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569C" w14:textId="77777777" w:rsidR="00862D81" w:rsidRPr="00862D81" w:rsidRDefault="00862D81" w:rsidP="00862D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2D81">
        <w:rPr>
          <w:rFonts w:ascii="Times New Roman" w:hAnsi="Times New Roman" w:cs="Times New Roman"/>
          <w:b/>
          <w:bCs/>
          <w:sz w:val="36"/>
          <w:szCs w:val="36"/>
        </w:rPr>
        <w:t>Emerald ash borer Michigan project – Hypotheses, methods, and results</w:t>
      </w:r>
    </w:p>
    <w:p w14:paraId="17112480" w14:textId="17D00BB1" w:rsidR="00712D79" w:rsidRPr="00862D81" w:rsidRDefault="007856AD">
      <w:pPr>
        <w:rPr>
          <w:rFonts w:ascii="Times New Roman" w:hAnsi="Times New Roman" w:cs="Times New Roman"/>
        </w:rPr>
      </w:pPr>
      <w:r w:rsidRPr="00862D81">
        <w:rPr>
          <w:rFonts w:ascii="Times New Roman" w:hAnsi="Times New Roman" w:cs="Times New Roman"/>
        </w:rPr>
        <w:t>Nov. 11, 2024</w:t>
      </w:r>
    </w:p>
    <w:p w14:paraId="4E8DEB78" w14:textId="1EC3A970" w:rsidR="007856AD" w:rsidRPr="00862D81" w:rsidRDefault="007856AD">
      <w:pPr>
        <w:rPr>
          <w:rFonts w:ascii="Times New Roman" w:hAnsi="Times New Roman" w:cs="Times New Roman"/>
        </w:rPr>
      </w:pPr>
      <w:r w:rsidRPr="00862D81">
        <w:rPr>
          <w:rFonts w:ascii="Times New Roman" w:hAnsi="Times New Roman" w:cs="Times New Roman"/>
        </w:rPr>
        <w:t>Aaron Tayal</w:t>
      </w:r>
    </w:p>
    <w:p w14:paraId="5BC1907C" w14:textId="77777777" w:rsidR="00862D81" w:rsidRPr="00862D81" w:rsidRDefault="00862D81">
      <w:pPr>
        <w:rPr>
          <w:rFonts w:ascii="Times New Roman" w:hAnsi="Times New Roman" w:cs="Times New Roman"/>
        </w:rPr>
      </w:pPr>
    </w:p>
    <w:p w14:paraId="2413440D" w14:textId="0FD86E14" w:rsidR="00920A95" w:rsidRPr="004E54C2" w:rsidRDefault="00920A95" w:rsidP="00920A95">
      <w:pPr>
        <w:rPr>
          <w:b/>
          <w:bCs/>
        </w:rPr>
      </w:pPr>
      <w:r w:rsidRPr="004E54C2">
        <w:rPr>
          <w:b/>
          <w:bCs/>
        </w:rPr>
        <w:t>Questions:</w:t>
      </w:r>
    </w:p>
    <w:p w14:paraId="486031CC" w14:textId="5C60289B" w:rsidR="00D30D65" w:rsidRPr="00CB2642" w:rsidRDefault="00D30D65" w:rsidP="00D30D65">
      <w:pPr>
        <w:pStyle w:val="ListParagraph"/>
        <w:numPr>
          <w:ilvl w:val="0"/>
          <w:numId w:val="2"/>
        </w:numPr>
        <w:rPr>
          <w:color w:val="074F6A" w:themeColor="accent4" w:themeShade="80"/>
        </w:rPr>
      </w:pPr>
      <w:r w:rsidRPr="00CB2642">
        <w:rPr>
          <w:color w:val="074F6A" w:themeColor="accent4" w:themeShade="80"/>
        </w:rPr>
        <w:t xml:space="preserve">Where are ash seedlings, saplings, and trees most abundant? Does this vary by hydrology of a transect? </w:t>
      </w:r>
    </w:p>
    <w:p w14:paraId="2D476E2B" w14:textId="77777777" w:rsidR="00D30D65" w:rsidRDefault="00D30D65" w:rsidP="00D30D65">
      <w:pPr>
        <w:pStyle w:val="ListParagraph"/>
      </w:pPr>
    </w:p>
    <w:p w14:paraId="67DA401B" w14:textId="2500A672" w:rsidR="00920A95" w:rsidRDefault="00920A95" w:rsidP="00920A95">
      <w:pPr>
        <w:pStyle w:val="ListParagraph"/>
        <w:numPr>
          <w:ilvl w:val="0"/>
          <w:numId w:val="2"/>
        </w:numPr>
      </w:pPr>
      <w:r w:rsidRPr="00875279">
        <w:rPr>
          <w:color w:val="80340D" w:themeColor="accent2" w:themeShade="80"/>
        </w:rPr>
        <w:t xml:space="preserve">Which species of ash </w:t>
      </w:r>
      <w:r w:rsidR="001B1513" w:rsidRPr="00875279">
        <w:rPr>
          <w:color w:val="80340D" w:themeColor="accent2" w:themeShade="80"/>
        </w:rPr>
        <w:t xml:space="preserve">seedlings, saplings, </w:t>
      </w:r>
      <w:r w:rsidR="00E93316" w:rsidRPr="00875279">
        <w:rPr>
          <w:color w:val="80340D" w:themeColor="accent2" w:themeShade="80"/>
        </w:rPr>
        <w:t xml:space="preserve">small trees, and trees </w:t>
      </w:r>
      <w:r w:rsidRPr="00875279">
        <w:rPr>
          <w:color w:val="80340D" w:themeColor="accent2" w:themeShade="80"/>
        </w:rPr>
        <w:t>are found at each plot?</w:t>
      </w:r>
    </w:p>
    <w:p w14:paraId="71DA34AA" w14:textId="77777777" w:rsidR="00536114" w:rsidRDefault="00536114" w:rsidP="00536114"/>
    <w:p w14:paraId="4F8232D4" w14:textId="25B824BF" w:rsidR="00F17A9C" w:rsidRPr="00B064A9" w:rsidRDefault="00F17A9C" w:rsidP="00F17A9C">
      <w:pPr>
        <w:pStyle w:val="ListParagraph"/>
        <w:numPr>
          <w:ilvl w:val="0"/>
          <w:numId w:val="2"/>
        </w:numPr>
        <w:rPr>
          <w:color w:val="3A7C22" w:themeColor="accent6" w:themeShade="BF"/>
        </w:rPr>
      </w:pPr>
      <w:r w:rsidRPr="00B064A9">
        <w:rPr>
          <w:color w:val="3A7C22" w:themeColor="accent6" w:themeShade="BF"/>
        </w:rPr>
        <w:t xml:space="preserve">What percentage of </w:t>
      </w:r>
      <w:r w:rsidR="00E022A4" w:rsidRPr="00B064A9">
        <w:rPr>
          <w:color w:val="3A7C22" w:themeColor="accent6" w:themeShade="BF"/>
        </w:rPr>
        <w:t xml:space="preserve">ash saplings, small trees, and trees have </w:t>
      </w:r>
      <w:r w:rsidR="00787241" w:rsidRPr="00B064A9">
        <w:rPr>
          <w:color w:val="3A7C22" w:themeColor="accent6" w:themeShade="BF"/>
        </w:rPr>
        <w:t>signs and symptoms of EAB attack?</w:t>
      </w:r>
      <w:r w:rsidR="005D364A" w:rsidRPr="00B064A9">
        <w:rPr>
          <w:color w:val="3A7C22" w:themeColor="accent6" w:themeShade="BF"/>
        </w:rPr>
        <w:t xml:space="preserve"> What minimum diameter of ash is EAB </w:t>
      </w:r>
      <w:r w:rsidR="00E16958" w:rsidRPr="00B064A9">
        <w:rPr>
          <w:color w:val="3A7C22" w:themeColor="accent6" w:themeShade="BF"/>
        </w:rPr>
        <w:t xml:space="preserve">attacking? Does this vary by ash species? </w:t>
      </w:r>
      <w:r w:rsidR="00D30943" w:rsidRPr="00B064A9">
        <w:rPr>
          <w:color w:val="3A7C22" w:themeColor="accent6" w:themeShade="BF"/>
        </w:rPr>
        <w:t>Are black ash or green/white/pumpkin ash dying at smaller sizes?</w:t>
      </w:r>
    </w:p>
    <w:p w14:paraId="28836CFD" w14:textId="77777777" w:rsidR="00E16958" w:rsidRDefault="00E16958" w:rsidP="00E16958">
      <w:pPr>
        <w:pStyle w:val="ListParagraph"/>
      </w:pPr>
    </w:p>
    <w:p w14:paraId="353D81BB" w14:textId="0676C9EF" w:rsidR="00E874E0" w:rsidRDefault="00D81565" w:rsidP="00E874E0">
      <w:pPr>
        <w:pStyle w:val="ListParagraph"/>
        <w:numPr>
          <w:ilvl w:val="0"/>
          <w:numId w:val="2"/>
        </w:numPr>
      </w:pPr>
      <w:r>
        <w:t xml:space="preserve">How fast are </w:t>
      </w:r>
      <w:r w:rsidR="00E874E0">
        <w:t>ash saplings growing?</w:t>
      </w:r>
    </w:p>
    <w:p w14:paraId="338E975E" w14:textId="77777777" w:rsidR="00E874E0" w:rsidRDefault="00E874E0" w:rsidP="00E874E0">
      <w:pPr>
        <w:pStyle w:val="ListParagraph"/>
      </w:pPr>
    </w:p>
    <w:p w14:paraId="631FE4C4" w14:textId="7BA79C10" w:rsidR="00E874E0" w:rsidRDefault="00E874E0" w:rsidP="004E54C2">
      <w:pPr>
        <w:pStyle w:val="ListParagraph"/>
        <w:numPr>
          <w:ilvl w:val="0"/>
          <w:numId w:val="2"/>
        </w:numPr>
      </w:pPr>
      <w:r>
        <w:t>What size of tree is required to produce seeds?</w:t>
      </w:r>
    </w:p>
    <w:p w14:paraId="0729A15B" w14:textId="77777777" w:rsidR="00E874E0" w:rsidRDefault="00E874E0" w:rsidP="00E874E0"/>
    <w:p w14:paraId="39503157" w14:textId="420DBCDD" w:rsidR="00B021AB" w:rsidRDefault="00B021AB" w:rsidP="00920A95">
      <w:pPr>
        <w:rPr>
          <w:b/>
          <w:bCs/>
        </w:rPr>
      </w:pPr>
      <w:r w:rsidRPr="004E54C2">
        <w:rPr>
          <w:b/>
          <w:bCs/>
        </w:rPr>
        <w:t xml:space="preserve">Hypotheses </w:t>
      </w:r>
    </w:p>
    <w:p w14:paraId="3C38C77F" w14:textId="5E23B33F" w:rsidR="00D30D65" w:rsidRPr="00CB2642" w:rsidRDefault="004B1118" w:rsidP="00D30D65">
      <w:pPr>
        <w:pStyle w:val="ListParagraph"/>
        <w:numPr>
          <w:ilvl w:val="0"/>
          <w:numId w:val="8"/>
        </w:numPr>
        <w:rPr>
          <w:color w:val="074F6A" w:themeColor="accent4" w:themeShade="80"/>
        </w:rPr>
      </w:pPr>
      <w:commentRangeStart w:id="0"/>
      <w:r w:rsidRPr="00CB2642">
        <w:rPr>
          <w:color w:val="074F6A" w:themeColor="accent4" w:themeShade="80"/>
        </w:rPr>
        <w:t xml:space="preserve">The abundance </w:t>
      </w:r>
      <w:r w:rsidR="000F1999" w:rsidRPr="00CB2642">
        <w:rPr>
          <w:color w:val="074F6A" w:themeColor="accent4" w:themeShade="80"/>
        </w:rPr>
        <w:t>of ash at a given location could depend o</w:t>
      </w:r>
      <w:r w:rsidR="005764D5" w:rsidRPr="00CB2642">
        <w:rPr>
          <w:color w:val="074F6A" w:themeColor="accent4" w:themeShade="80"/>
        </w:rPr>
        <w:t xml:space="preserve">n multiple factors. These </w:t>
      </w:r>
      <w:r w:rsidR="00055688" w:rsidRPr="00CB2642">
        <w:rPr>
          <w:color w:val="074F6A" w:themeColor="accent4" w:themeShade="80"/>
        </w:rPr>
        <w:t>include</w:t>
      </w:r>
      <w:r w:rsidR="005764D5" w:rsidRPr="00CB2642">
        <w:rPr>
          <w:color w:val="074F6A" w:themeColor="accent4" w:themeShade="80"/>
        </w:rPr>
        <w:t xml:space="preserve"> propagule pressure</w:t>
      </w:r>
      <w:r w:rsidR="00A15181">
        <w:rPr>
          <w:color w:val="074F6A" w:themeColor="accent4" w:themeShade="80"/>
        </w:rPr>
        <w:t xml:space="preserve"> and advanced regeneration</w:t>
      </w:r>
      <w:r w:rsidR="005764D5" w:rsidRPr="00CB2642">
        <w:rPr>
          <w:color w:val="074F6A" w:themeColor="accent4" w:themeShade="80"/>
        </w:rPr>
        <w:t xml:space="preserve">, </w:t>
      </w:r>
      <w:r w:rsidR="0015066C" w:rsidRPr="00CB2642">
        <w:rPr>
          <w:color w:val="074F6A" w:themeColor="accent4" w:themeShade="80"/>
        </w:rPr>
        <w:t>competition with other plants for sun, water, and/or nutrients</w:t>
      </w:r>
      <w:r w:rsidR="00AD7A50" w:rsidRPr="00CB2642">
        <w:rPr>
          <w:color w:val="074F6A" w:themeColor="accent4" w:themeShade="80"/>
        </w:rPr>
        <w:t xml:space="preserve">, </w:t>
      </w:r>
      <w:r w:rsidR="005D2566" w:rsidRPr="00CB2642">
        <w:rPr>
          <w:color w:val="074F6A" w:themeColor="accent4" w:themeShade="80"/>
        </w:rPr>
        <w:t xml:space="preserve">and </w:t>
      </w:r>
      <w:r w:rsidR="001A18C4" w:rsidRPr="00CB2642">
        <w:rPr>
          <w:color w:val="074F6A" w:themeColor="accent4" w:themeShade="80"/>
        </w:rPr>
        <w:t>mortality d</w:t>
      </w:r>
      <w:r w:rsidR="00004890" w:rsidRPr="00CB2642">
        <w:rPr>
          <w:color w:val="074F6A" w:themeColor="accent4" w:themeShade="80"/>
        </w:rPr>
        <w:t>ue to emerald ash borer</w:t>
      </w:r>
      <w:commentRangeEnd w:id="0"/>
      <w:r w:rsidR="00D43AD6">
        <w:rPr>
          <w:rStyle w:val="CommentReference"/>
        </w:rPr>
        <w:commentReference w:id="0"/>
      </w:r>
      <w:r w:rsidR="00004890" w:rsidRPr="00CB2642">
        <w:rPr>
          <w:color w:val="074F6A" w:themeColor="accent4" w:themeShade="80"/>
        </w:rPr>
        <w:t>.</w:t>
      </w:r>
      <w:r w:rsidR="002211C3" w:rsidRPr="00CB2642">
        <w:rPr>
          <w:color w:val="074F6A" w:themeColor="accent4" w:themeShade="80"/>
        </w:rPr>
        <w:t xml:space="preserve"> </w:t>
      </w:r>
      <w:r w:rsidR="00C03FEB">
        <w:rPr>
          <w:color w:val="074F6A" w:themeColor="accent4" w:themeShade="80"/>
        </w:rPr>
        <w:t xml:space="preserve">(I have more written about </w:t>
      </w:r>
      <w:proofErr w:type="gramStart"/>
      <w:r w:rsidR="00C03FEB">
        <w:rPr>
          <w:color w:val="074F6A" w:themeColor="accent4" w:themeShade="80"/>
        </w:rPr>
        <w:t>this</w:t>
      </w:r>
      <w:proofErr w:type="gramEnd"/>
      <w:r w:rsidR="00C03FEB">
        <w:rPr>
          <w:color w:val="074F6A" w:themeColor="accent4" w:themeShade="80"/>
        </w:rPr>
        <w:t xml:space="preserve"> but it is disorganized).</w:t>
      </w:r>
    </w:p>
    <w:p w14:paraId="114656B7" w14:textId="77777777" w:rsidR="003E7173" w:rsidRDefault="003E7173" w:rsidP="004E54C2"/>
    <w:p w14:paraId="0B331B6E" w14:textId="6B76BC0C" w:rsidR="00B021AB" w:rsidRPr="004E54C2" w:rsidRDefault="00B021AB">
      <w:pPr>
        <w:rPr>
          <w:b/>
          <w:bCs/>
        </w:rPr>
      </w:pPr>
      <w:r w:rsidRPr="004E54C2">
        <w:rPr>
          <w:b/>
          <w:bCs/>
        </w:rPr>
        <w:t>Methods</w:t>
      </w:r>
    </w:p>
    <w:p w14:paraId="6A2FD357" w14:textId="39304784" w:rsidR="00B021AB" w:rsidRDefault="00936410" w:rsidP="00C310AB">
      <w:pPr>
        <w:pStyle w:val="ListParagraph"/>
        <w:numPr>
          <w:ilvl w:val="0"/>
          <w:numId w:val="11"/>
        </w:numPr>
        <w:rPr>
          <w:color w:val="156082" w:themeColor="accent1"/>
        </w:rPr>
      </w:pPr>
      <w:r>
        <w:rPr>
          <w:color w:val="156082" w:themeColor="accent1"/>
        </w:rPr>
        <w:t xml:space="preserve">To </w:t>
      </w:r>
      <w:r w:rsidR="00E773D5">
        <w:rPr>
          <w:color w:val="156082" w:themeColor="accent1"/>
        </w:rPr>
        <w:t>assess the abundance</w:t>
      </w:r>
      <w:r w:rsidR="0074246B">
        <w:rPr>
          <w:color w:val="156082" w:themeColor="accent1"/>
        </w:rPr>
        <w:t xml:space="preserve"> and health</w:t>
      </w:r>
      <w:r w:rsidR="00E773D5">
        <w:rPr>
          <w:color w:val="156082" w:themeColor="accent1"/>
        </w:rPr>
        <w:t xml:space="preserve"> of ash in different size classes, we </w:t>
      </w:r>
      <w:r w:rsidR="003F6C95">
        <w:rPr>
          <w:color w:val="156082" w:themeColor="accent1"/>
        </w:rPr>
        <w:t xml:space="preserve">surveyed </w:t>
      </w:r>
      <w:r w:rsidR="00686B45">
        <w:rPr>
          <w:color w:val="156082" w:themeColor="accent1"/>
        </w:rPr>
        <w:t xml:space="preserve">the 37 transects described in the previous paragraph. </w:t>
      </w:r>
      <w:r w:rsidR="00855F22">
        <w:rPr>
          <w:color w:val="156082" w:themeColor="accent1"/>
        </w:rPr>
        <w:t>We surveyed ash trees (&gt;10 cm DBH) within 18 m radius main plots,</w:t>
      </w:r>
      <w:r w:rsidR="00557921">
        <w:rPr>
          <w:color w:val="156082" w:themeColor="accent1"/>
        </w:rPr>
        <w:t xml:space="preserve"> small ash trees (</w:t>
      </w:r>
      <w:r w:rsidR="001678AC">
        <w:rPr>
          <w:color w:val="156082" w:themeColor="accent1"/>
        </w:rPr>
        <w:t xml:space="preserve">between 2.5-10 cm DBH) </w:t>
      </w:r>
      <w:r w:rsidR="00057F18">
        <w:rPr>
          <w:color w:val="156082" w:themeColor="accent1"/>
        </w:rPr>
        <w:t>and saplings (</w:t>
      </w:r>
      <w:r w:rsidR="00DC1440" w:rsidRPr="00DC1440">
        <w:rPr>
          <w:color w:val="156082" w:themeColor="accent1"/>
        </w:rPr>
        <w:t>≥</w:t>
      </w:r>
      <w:r w:rsidR="00057F18">
        <w:rPr>
          <w:color w:val="156082" w:themeColor="accent1"/>
        </w:rPr>
        <w:t>137 cm in height but &lt;2.5 cm</w:t>
      </w:r>
      <w:r w:rsidR="00B42268">
        <w:rPr>
          <w:color w:val="156082" w:themeColor="accent1"/>
        </w:rPr>
        <w:t xml:space="preserve"> DBH) </w:t>
      </w:r>
      <w:r w:rsidR="001678AC">
        <w:rPr>
          <w:color w:val="156082" w:themeColor="accent1"/>
        </w:rPr>
        <w:t xml:space="preserve">within 8 m radius nested subplots, </w:t>
      </w:r>
      <w:r w:rsidR="00B42268">
        <w:rPr>
          <w:color w:val="156082" w:themeColor="accent1"/>
        </w:rPr>
        <w:t>and ash seedlings (&lt;</w:t>
      </w:r>
      <w:r w:rsidR="00BA70E8">
        <w:rPr>
          <w:color w:val="156082" w:themeColor="accent1"/>
        </w:rPr>
        <w:t xml:space="preserve">137 cm in height) within </w:t>
      </w:r>
      <w:r w:rsidR="00052FB7">
        <w:rPr>
          <w:color w:val="156082" w:themeColor="accent1"/>
        </w:rPr>
        <w:t>4 m</w:t>
      </w:r>
      <w:r w:rsidR="00052FB7">
        <w:rPr>
          <w:color w:val="156082" w:themeColor="accent1"/>
          <w:vertAlign w:val="superscript"/>
        </w:rPr>
        <w:t>2</w:t>
      </w:r>
      <w:r w:rsidR="00052FB7">
        <w:rPr>
          <w:color w:val="156082" w:themeColor="accent1"/>
        </w:rPr>
        <w:t xml:space="preserve"> area mic</w:t>
      </w:r>
      <w:r w:rsidR="001A50DA">
        <w:rPr>
          <w:color w:val="156082" w:themeColor="accent1"/>
        </w:rPr>
        <w:t>roplots located at cardinal directions from the plot center.</w:t>
      </w:r>
      <w:r w:rsidR="00126CDE">
        <w:rPr>
          <w:color w:val="156082" w:themeColor="accent1"/>
        </w:rPr>
        <w:t xml:space="preserve"> </w:t>
      </w:r>
      <w:r w:rsidR="00353957">
        <w:rPr>
          <w:color w:val="156082" w:themeColor="accent1"/>
        </w:rPr>
        <w:t xml:space="preserve">For ash trees and small trees, we also recorded the DBH of each </w:t>
      </w:r>
      <w:r w:rsidR="00F63CC1">
        <w:rPr>
          <w:color w:val="156082" w:themeColor="accent1"/>
        </w:rPr>
        <w:t xml:space="preserve">individual </w:t>
      </w:r>
      <w:r w:rsidR="00353957">
        <w:rPr>
          <w:color w:val="156082" w:themeColor="accent1"/>
        </w:rPr>
        <w:t xml:space="preserve">tree, </w:t>
      </w:r>
      <w:r w:rsidR="00A14FCE">
        <w:rPr>
          <w:color w:val="156082" w:themeColor="accent1"/>
        </w:rPr>
        <w:t xml:space="preserve">the species of </w:t>
      </w:r>
      <w:proofErr w:type="gramStart"/>
      <w:r w:rsidR="00A14FCE">
        <w:rPr>
          <w:color w:val="156082" w:themeColor="accent1"/>
        </w:rPr>
        <w:t>ash</w:t>
      </w:r>
      <w:proofErr w:type="gramEnd"/>
      <w:r w:rsidR="00A14FCE">
        <w:rPr>
          <w:color w:val="156082" w:themeColor="accent1"/>
        </w:rPr>
        <w:t xml:space="preserve"> if possible, </w:t>
      </w:r>
      <w:r w:rsidR="00353957">
        <w:rPr>
          <w:color w:val="156082" w:themeColor="accent1"/>
        </w:rPr>
        <w:t>the canopy condition</w:t>
      </w:r>
      <w:r w:rsidR="00371481">
        <w:rPr>
          <w:color w:val="156082" w:themeColor="accent1"/>
        </w:rPr>
        <w:t xml:space="preserve"> (on a 1-5 scale used by Smith 2006), and the presence or absence of </w:t>
      </w:r>
      <w:r w:rsidR="0074246B">
        <w:rPr>
          <w:color w:val="156082" w:themeColor="accent1"/>
        </w:rPr>
        <w:t>signs and symptoms of EAB.</w:t>
      </w:r>
      <w:r w:rsidR="00A14FCE">
        <w:rPr>
          <w:color w:val="156082" w:themeColor="accent1"/>
        </w:rPr>
        <w:t xml:space="preserve"> </w:t>
      </w:r>
      <w:r w:rsidR="00A14FCE" w:rsidRPr="00C310AB">
        <w:rPr>
          <w:color w:val="156082" w:themeColor="accent1"/>
        </w:rPr>
        <w:t>For ash saplings, w</w:t>
      </w:r>
      <w:r w:rsidR="000A08D5">
        <w:rPr>
          <w:color w:val="156082" w:themeColor="accent1"/>
        </w:rPr>
        <w:t>e recorded the</w:t>
      </w:r>
      <w:r w:rsidR="000E257D">
        <w:rPr>
          <w:color w:val="156082" w:themeColor="accent1"/>
        </w:rPr>
        <w:t xml:space="preserve"> ash </w:t>
      </w:r>
      <w:r w:rsidR="00013E7E">
        <w:rPr>
          <w:color w:val="156082" w:themeColor="accent1"/>
        </w:rPr>
        <w:t xml:space="preserve">sapling </w:t>
      </w:r>
      <w:r w:rsidR="000E257D">
        <w:rPr>
          <w:color w:val="156082" w:themeColor="accent1"/>
        </w:rPr>
        <w:t xml:space="preserve">species and </w:t>
      </w:r>
      <w:r w:rsidR="00013E7E">
        <w:rPr>
          <w:color w:val="156082" w:themeColor="accent1"/>
        </w:rPr>
        <w:t>presence of EAB signs or symptoms at th</w:t>
      </w:r>
      <w:r w:rsidR="00F63CC1">
        <w:rPr>
          <w:color w:val="156082" w:themeColor="accent1"/>
        </w:rPr>
        <w:t>e plot level rather than for individual saplings.</w:t>
      </w:r>
      <w:r w:rsidR="00DF6233">
        <w:rPr>
          <w:color w:val="156082" w:themeColor="accent1"/>
        </w:rPr>
        <w:t xml:space="preserve"> For ash seedlings, we counted number of stems in two height categories, &lt;</w:t>
      </w:r>
      <w:r w:rsidR="00DC7D57">
        <w:rPr>
          <w:color w:val="156082" w:themeColor="accent1"/>
        </w:rPr>
        <w:t xml:space="preserve">25 cm and &gt;25 cm, and we also </w:t>
      </w:r>
      <w:r w:rsidR="001260F1">
        <w:rPr>
          <w:color w:val="156082" w:themeColor="accent1"/>
        </w:rPr>
        <w:t>estimated the percent</w:t>
      </w:r>
      <w:ins w:id="1" w:author="Perry, Kayla" w:date="2025-01-07T11:00:00Z" w16du:dateUtc="2025-01-07T16:00:00Z">
        <w:r w:rsidR="00BA32A6">
          <w:rPr>
            <w:color w:val="156082" w:themeColor="accent1"/>
          </w:rPr>
          <w:t>age</w:t>
        </w:r>
      </w:ins>
      <w:r w:rsidR="001260F1">
        <w:rPr>
          <w:color w:val="156082" w:themeColor="accent1"/>
        </w:rPr>
        <w:t xml:space="preserve"> cover of ash seedlings</w:t>
      </w:r>
      <w:r w:rsidR="008A7899">
        <w:rPr>
          <w:color w:val="156082" w:themeColor="accent1"/>
        </w:rPr>
        <w:t xml:space="preserve"> using the options </w:t>
      </w:r>
      <w:r w:rsidR="008A7899" w:rsidRPr="008A7899">
        <w:rPr>
          <w:color w:val="156082" w:themeColor="accent1"/>
        </w:rPr>
        <w:t xml:space="preserve">&lt;1%, 1%, 2-5%, 6-10%, 11-20%, 21-30%, </w:t>
      </w:r>
      <w:r w:rsidR="008A7899">
        <w:rPr>
          <w:color w:val="156082" w:themeColor="accent1"/>
        </w:rPr>
        <w:t>31-40%, etc.</w:t>
      </w:r>
      <w:r w:rsidR="009A34EA">
        <w:rPr>
          <w:color w:val="156082" w:themeColor="accent1"/>
        </w:rPr>
        <w:t xml:space="preserve"> </w:t>
      </w:r>
    </w:p>
    <w:p w14:paraId="0A21B63F" w14:textId="77777777" w:rsidR="00AA766E" w:rsidRDefault="00AA766E" w:rsidP="00AA766E">
      <w:pPr>
        <w:pStyle w:val="ListParagraph"/>
        <w:rPr>
          <w:color w:val="156082" w:themeColor="accent1"/>
        </w:rPr>
      </w:pPr>
    </w:p>
    <w:p w14:paraId="5AEF7701" w14:textId="121CAEA9" w:rsidR="00AA766E" w:rsidRDefault="00AA766E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To analyze the data, we </w:t>
      </w:r>
      <w:r w:rsidR="00991626">
        <w:rPr>
          <w:color w:val="156082" w:themeColor="accent1"/>
        </w:rPr>
        <w:t xml:space="preserve">reported the </w:t>
      </w:r>
      <w:r w:rsidR="00F24CE8">
        <w:rPr>
          <w:color w:val="156082" w:themeColor="accent1"/>
        </w:rPr>
        <w:t xml:space="preserve">abundance of ash </w:t>
      </w:r>
      <w:r w:rsidR="006B5A00">
        <w:rPr>
          <w:color w:val="156082" w:themeColor="accent1"/>
        </w:rPr>
        <w:t xml:space="preserve">at the transect level </w:t>
      </w:r>
      <w:r w:rsidR="00F24CE8">
        <w:rPr>
          <w:color w:val="156082" w:themeColor="accent1"/>
        </w:rPr>
        <w:t xml:space="preserve">using two metrics: stem density and basal area. Stem density was calculated as the number of </w:t>
      </w:r>
      <w:r w:rsidR="00F178C7" w:rsidRPr="00012C7F">
        <w:rPr>
          <w:i/>
          <w:iCs/>
          <w:color w:val="156082" w:themeColor="accent1"/>
        </w:rPr>
        <w:t>living</w:t>
      </w:r>
      <w:r w:rsidR="00F178C7">
        <w:rPr>
          <w:color w:val="156082" w:themeColor="accent1"/>
        </w:rPr>
        <w:t xml:space="preserve"> </w:t>
      </w:r>
      <w:r w:rsidR="00762948">
        <w:rPr>
          <w:color w:val="156082" w:themeColor="accent1"/>
        </w:rPr>
        <w:t>(</w:t>
      </w:r>
      <w:r w:rsidR="002815B5">
        <w:rPr>
          <w:color w:val="156082" w:themeColor="accent1"/>
        </w:rPr>
        <w:t xml:space="preserve">canopy condition </w:t>
      </w:r>
      <w:r w:rsidR="00D42FBA" w:rsidRPr="00D42FBA">
        <w:rPr>
          <w:color w:val="156082" w:themeColor="accent1"/>
        </w:rPr>
        <w:t>≠</w:t>
      </w:r>
      <w:r w:rsidR="002815B5">
        <w:rPr>
          <w:color w:val="156082" w:themeColor="accent1"/>
        </w:rPr>
        <w:t xml:space="preserve"> </w:t>
      </w:r>
      <w:r w:rsidR="00D42FBA">
        <w:rPr>
          <w:color w:val="156082" w:themeColor="accent1"/>
        </w:rPr>
        <w:t>5</w:t>
      </w:r>
      <w:r w:rsidR="00762948">
        <w:rPr>
          <w:color w:val="156082" w:themeColor="accent1"/>
        </w:rPr>
        <w:t xml:space="preserve">) </w:t>
      </w:r>
      <w:r w:rsidR="00F178C7">
        <w:rPr>
          <w:color w:val="156082" w:themeColor="accent1"/>
        </w:rPr>
        <w:t>ash per hectare (=</w:t>
      </w:r>
      <w:r w:rsidR="003B4AC7">
        <w:rPr>
          <w:color w:val="156082" w:themeColor="accent1"/>
        </w:rPr>
        <w:t>10,000 m</w:t>
      </w:r>
      <w:r w:rsidR="003B4AC7">
        <w:rPr>
          <w:color w:val="156082" w:themeColor="accent1"/>
          <w:vertAlign w:val="superscript"/>
        </w:rPr>
        <w:t>2</w:t>
      </w:r>
      <w:r w:rsidR="003B4AC7">
        <w:rPr>
          <w:color w:val="156082" w:themeColor="accent1"/>
        </w:rPr>
        <w:t>) for ash</w:t>
      </w:r>
      <w:r w:rsidR="000C136F">
        <w:rPr>
          <w:color w:val="156082" w:themeColor="accent1"/>
        </w:rPr>
        <w:t xml:space="preserve"> trees and small trees, </w:t>
      </w:r>
      <w:r w:rsidR="000C136F">
        <w:rPr>
          <w:color w:val="156082" w:themeColor="accent1"/>
        </w:rPr>
        <w:lastRenderedPageBreak/>
        <w:t>or per m</w:t>
      </w:r>
      <w:r w:rsidR="000C136F">
        <w:rPr>
          <w:color w:val="156082" w:themeColor="accent1"/>
          <w:vertAlign w:val="superscript"/>
        </w:rPr>
        <w:t>2</w:t>
      </w:r>
      <w:r w:rsidR="000C136F">
        <w:rPr>
          <w:color w:val="156082" w:themeColor="accent1"/>
        </w:rPr>
        <w:t xml:space="preserve"> for ash saplings and seedlings. </w:t>
      </w:r>
      <w:r w:rsidR="00D60921">
        <w:rPr>
          <w:color w:val="156082" w:themeColor="accent1"/>
        </w:rPr>
        <w:t xml:space="preserve">Basal area </w:t>
      </w:r>
      <w:r w:rsidR="00C10E4D">
        <w:rPr>
          <w:color w:val="156082" w:themeColor="accent1"/>
        </w:rPr>
        <w:t xml:space="preserve">of </w:t>
      </w:r>
      <w:r w:rsidR="00A25AF2">
        <w:rPr>
          <w:color w:val="156082" w:themeColor="accent1"/>
        </w:rPr>
        <w:t xml:space="preserve">living </w:t>
      </w:r>
      <w:r w:rsidR="00C10E4D">
        <w:rPr>
          <w:color w:val="156082" w:themeColor="accent1"/>
        </w:rPr>
        <w:t xml:space="preserve">small trees and trees was calculated by using the formula </w:t>
      </w:r>
      <w:r w:rsidR="00AF599E" w:rsidRPr="00AF599E">
        <w:rPr>
          <w:color w:val="156082" w:themeColor="accent1"/>
        </w:rPr>
        <w:t>Σ</w:t>
      </w:r>
      <w:r w:rsidR="00AF599E">
        <w:rPr>
          <w:color w:val="156082" w:themeColor="accent1"/>
        </w:rPr>
        <w:t>(</w:t>
      </w:r>
      <w:r w:rsidR="00AF599E" w:rsidRPr="00AF599E">
        <w:rPr>
          <w:color w:val="156082" w:themeColor="accent1"/>
        </w:rPr>
        <w:t>π</w:t>
      </w:r>
      <w:r w:rsidR="00CA531D">
        <w:rPr>
          <w:color w:val="156082" w:themeColor="accent1"/>
        </w:rPr>
        <w:t>(d/2)</w:t>
      </w:r>
      <w:r w:rsidR="00CA531D">
        <w:rPr>
          <w:color w:val="156082" w:themeColor="accent1"/>
          <w:vertAlign w:val="superscript"/>
        </w:rPr>
        <w:t>2</w:t>
      </w:r>
      <w:r w:rsidR="00CA531D">
        <w:rPr>
          <w:color w:val="156082" w:themeColor="accent1"/>
        </w:rPr>
        <w:t>), where d is the DBH.</w:t>
      </w:r>
      <w:r w:rsidR="001E0F76">
        <w:rPr>
          <w:color w:val="156082" w:themeColor="accent1"/>
        </w:rPr>
        <w:t xml:space="preserve"> </w:t>
      </w:r>
      <w:r w:rsidR="00A25AF2">
        <w:rPr>
          <w:color w:val="156082" w:themeColor="accent1"/>
        </w:rPr>
        <w:t xml:space="preserve">Basal area was reported </w:t>
      </w:r>
      <w:r w:rsidR="00D2423D">
        <w:rPr>
          <w:color w:val="156082" w:themeColor="accent1"/>
        </w:rPr>
        <w:t>in units of m</w:t>
      </w:r>
      <w:r w:rsidR="00D2423D">
        <w:rPr>
          <w:color w:val="156082" w:themeColor="accent1"/>
          <w:vertAlign w:val="superscript"/>
        </w:rPr>
        <w:t>2</w:t>
      </w:r>
      <w:r w:rsidR="00D2423D">
        <w:rPr>
          <w:color w:val="156082" w:themeColor="accent1"/>
        </w:rPr>
        <w:t>/hectare.</w:t>
      </w:r>
    </w:p>
    <w:p w14:paraId="5A1AF82A" w14:textId="77777777" w:rsidR="008D62C2" w:rsidRDefault="008D62C2" w:rsidP="00AA766E">
      <w:pPr>
        <w:pStyle w:val="ListParagraph"/>
        <w:rPr>
          <w:color w:val="156082" w:themeColor="accent1"/>
        </w:rPr>
      </w:pPr>
    </w:p>
    <w:p w14:paraId="7865FE26" w14:textId="5CA3C455" w:rsidR="008D62C2" w:rsidRDefault="008D62C2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We </w:t>
      </w:r>
      <w:r w:rsidR="00844757">
        <w:rPr>
          <w:color w:val="156082" w:themeColor="accent1"/>
        </w:rPr>
        <w:t xml:space="preserve">used the </w:t>
      </w:r>
      <w:r w:rsidR="002D1C97">
        <w:rPr>
          <w:color w:val="156082" w:themeColor="accent1"/>
        </w:rPr>
        <w:t xml:space="preserve">existing </w:t>
      </w:r>
      <w:r w:rsidR="00844757">
        <w:rPr>
          <w:color w:val="156082" w:themeColor="accent1"/>
        </w:rPr>
        <w:t xml:space="preserve">categorization of transects </w:t>
      </w:r>
      <w:commentRangeStart w:id="2"/>
      <w:r w:rsidR="00B129E5">
        <w:rPr>
          <w:color w:val="156082" w:themeColor="accent1"/>
        </w:rPr>
        <w:t>(n=</w:t>
      </w:r>
      <w:r w:rsidR="00BE3614">
        <w:rPr>
          <w:color w:val="156082" w:themeColor="accent1"/>
        </w:rPr>
        <w:t xml:space="preserve">30) </w:t>
      </w:r>
      <w:commentRangeEnd w:id="2"/>
      <w:r w:rsidR="00BE3614">
        <w:rPr>
          <w:rStyle w:val="CommentReference"/>
        </w:rPr>
        <w:commentReference w:id="2"/>
      </w:r>
      <w:r w:rsidR="00844757">
        <w:rPr>
          <w:color w:val="156082" w:themeColor="accent1"/>
        </w:rPr>
        <w:t xml:space="preserve">by hydrological class </w:t>
      </w:r>
      <w:r w:rsidR="0016183A">
        <w:rPr>
          <w:color w:val="156082" w:themeColor="accent1"/>
        </w:rPr>
        <w:t>(xeric</w:t>
      </w:r>
      <w:r w:rsidR="00BE3614">
        <w:rPr>
          <w:color w:val="156082" w:themeColor="accent1"/>
        </w:rPr>
        <w:t xml:space="preserve"> (</w:t>
      </w:r>
      <w:commentRangeStart w:id="3"/>
      <w:r w:rsidR="00BE3614">
        <w:rPr>
          <w:color w:val="156082" w:themeColor="accent1"/>
        </w:rPr>
        <w:t>18</w:t>
      </w:r>
      <w:r w:rsidR="00A72409">
        <w:rPr>
          <w:color w:val="156082" w:themeColor="accent1"/>
        </w:rPr>
        <w:t xml:space="preserve"> transects</w:t>
      </w:r>
      <w:commentRangeEnd w:id="3"/>
      <w:r w:rsidR="002D2EA3">
        <w:rPr>
          <w:rStyle w:val="CommentReference"/>
        </w:rPr>
        <w:commentReference w:id="3"/>
      </w:r>
      <w:r w:rsidR="00BE3614">
        <w:rPr>
          <w:color w:val="156082" w:themeColor="accent1"/>
        </w:rPr>
        <w:t>)</w:t>
      </w:r>
      <w:r w:rsidR="0016183A">
        <w:rPr>
          <w:color w:val="156082" w:themeColor="accent1"/>
        </w:rPr>
        <w:t>, mesic</w:t>
      </w:r>
      <w:r w:rsidR="00A72409">
        <w:rPr>
          <w:color w:val="156082" w:themeColor="accent1"/>
        </w:rPr>
        <w:t xml:space="preserve"> (7 transects)</w:t>
      </w:r>
      <w:r w:rsidR="0016183A">
        <w:rPr>
          <w:color w:val="156082" w:themeColor="accent1"/>
        </w:rPr>
        <w:t>, and hydric</w:t>
      </w:r>
      <w:r w:rsidR="00A72409">
        <w:rPr>
          <w:color w:val="156082" w:themeColor="accent1"/>
        </w:rPr>
        <w:t xml:space="preserve"> (5 transects)</w:t>
      </w:r>
      <w:r w:rsidR="0016183A">
        <w:rPr>
          <w:color w:val="156082" w:themeColor="accent1"/>
        </w:rPr>
        <w:t>) to test whether the abundance</w:t>
      </w:r>
      <w:r w:rsidR="002D1C97">
        <w:rPr>
          <w:color w:val="156082" w:themeColor="accent1"/>
        </w:rPr>
        <w:t xml:space="preserve"> of</w:t>
      </w:r>
      <w:r w:rsidR="0016183A">
        <w:rPr>
          <w:color w:val="156082" w:themeColor="accent1"/>
        </w:rPr>
        <w:t xml:space="preserve"> </w:t>
      </w:r>
      <w:r w:rsidR="00326336">
        <w:rPr>
          <w:color w:val="156082" w:themeColor="accent1"/>
        </w:rPr>
        <w:t>ash differs</w:t>
      </w:r>
      <w:r w:rsidR="0007449F">
        <w:rPr>
          <w:color w:val="156082" w:themeColor="accent1"/>
        </w:rPr>
        <w:t xml:space="preserve"> based on soil moisture level. </w:t>
      </w:r>
      <w:r w:rsidR="00282E54">
        <w:rPr>
          <w:color w:val="156082" w:themeColor="accent1"/>
        </w:rPr>
        <w:t xml:space="preserve">Our response variables were </w:t>
      </w:r>
      <w:r w:rsidR="00702AA9">
        <w:rPr>
          <w:b/>
          <w:bCs/>
          <w:color w:val="156082" w:themeColor="accent1"/>
        </w:rPr>
        <w:t>number of</w:t>
      </w:r>
      <w:r w:rsidR="00282E54" w:rsidRPr="000176FC">
        <w:rPr>
          <w:b/>
          <w:bCs/>
          <w:color w:val="156082" w:themeColor="accent1"/>
        </w:rPr>
        <w:t xml:space="preserve"> short </w:t>
      </w:r>
      <w:r w:rsidR="00702AA9">
        <w:rPr>
          <w:b/>
          <w:bCs/>
          <w:color w:val="156082" w:themeColor="accent1"/>
        </w:rPr>
        <w:t xml:space="preserve">ash </w:t>
      </w:r>
      <w:r w:rsidR="00282E54" w:rsidRPr="000176FC">
        <w:rPr>
          <w:b/>
          <w:bCs/>
          <w:color w:val="156082" w:themeColor="accent1"/>
        </w:rPr>
        <w:t>seedlings</w:t>
      </w:r>
      <w:r w:rsidR="00A72409">
        <w:rPr>
          <w:b/>
          <w:bCs/>
          <w:color w:val="156082" w:themeColor="accent1"/>
        </w:rPr>
        <w:t xml:space="preserve"> in </w:t>
      </w:r>
      <w:r w:rsidR="00123421">
        <w:rPr>
          <w:b/>
          <w:bCs/>
          <w:color w:val="156082" w:themeColor="accent1"/>
        </w:rPr>
        <w:t xml:space="preserve">12 </w:t>
      </w:r>
      <w:r w:rsidR="00A72409">
        <w:rPr>
          <w:b/>
          <w:bCs/>
          <w:color w:val="156082" w:themeColor="accent1"/>
        </w:rPr>
        <w:t>microplots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282E54">
        <w:rPr>
          <w:color w:val="156082" w:themeColor="accent1"/>
        </w:rPr>
        <w:t xml:space="preserve">, </w:t>
      </w:r>
      <w:r w:rsidR="00702AA9">
        <w:rPr>
          <w:b/>
          <w:bCs/>
          <w:color w:val="156082" w:themeColor="accent1"/>
        </w:rPr>
        <w:t>number</w:t>
      </w:r>
      <w:r w:rsidR="00282E54" w:rsidRPr="000176FC">
        <w:rPr>
          <w:b/>
          <w:bCs/>
          <w:color w:val="156082" w:themeColor="accent1"/>
        </w:rPr>
        <w:t xml:space="preserve"> of tall </w:t>
      </w:r>
      <w:r w:rsidR="00702AA9">
        <w:rPr>
          <w:b/>
          <w:bCs/>
          <w:color w:val="156082" w:themeColor="accent1"/>
        </w:rPr>
        <w:t xml:space="preserve">ash </w:t>
      </w:r>
      <w:r w:rsidR="00282E54" w:rsidRPr="000176FC">
        <w:rPr>
          <w:b/>
          <w:bCs/>
          <w:color w:val="156082" w:themeColor="accent1"/>
        </w:rPr>
        <w:t>seedlings</w:t>
      </w:r>
      <w:r w:rsidR="00123421">
        <w:rPr>
          <w:b/>
          <w:bCs/>
          <w:color w:val="156082" w:themeColor="accent1"/>
        </w:rPr>
        <w:t xml:space="preserve"> in 12 microplots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282E54">
        <w:rPr>
          <w:color w:val="156082" w:themeColor="accent1"/>
        </w:rPr>
        <w:t xml:space="preserve">, </w:t>
      </w:r>
      <w:r w:rsidR="009A5202" w:rsidRPr="009A5202">
        <w:rPr>
          <w:b/>
          <w:bCs/>
          <w:color w:val="156082" w:themeColor="accent1"/>
        </w:rPr>
        <w:t xml:space="preserve">mean </w:t>
      </w:r>
      <w:r w:rsidR="00BA23D8" w:rsidRPr="000176FC">
        <w:rPr>
          <w:b/>
          <w:bCs/>
          <w:color w:val="156082" w:themeColor="accent1"/>
        </w:rPr>
        <w:t>percent</w:t>
      </w:r>
      <w:ins w:id="4" w:author="Perry, Kayla" w:date="2025-01-07T11:02:00Z" w16du:dateUtc="2025-01-07T16:02:00Z">
        <w:r w:rsidR="004B50C2">
          <w:rPr>
            <w:b/>
            <w:bCs/>
            <w:color w:val="156082" w:themeColor="accent1"/>
          </w:rPr>
          <w:t>age</w:t>
        </w:r>
      </w:ins>
      <w:r w:rsidR="00BA23D8" w:rsidRPr="000176FC">
        <w:rPr>
          <w:b/>
          <w:bCs/>
          <w:color w:val="156082" w:themeColor="accent1"/>
        </w:rPr>
        <w:t xml:space="preserve"> cover of ash seedlings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</w:t>
      </w:r>
      <w:r w:rsidR="009A5202">
        <w:rPr>
          <w:color w:val="156082" w:themeColor="accent1"/>
        </w:rPr>
        <w:t>continuous</w:t>
      </w:r>
      <w:r w:rsidR="009A5202" w:rsidRPr="009A5202">
        <w:rPr>
          <w:color w:val="156082" w:themeColor="accent1"/>
        </w:rPr>
        <w:t>)</w:t>
      </w:r>
      <w:r w:rsidR="00BA23D8">
        <w:rPr>
          <w:color w:val="156082" w:themeColor="accent1"/>
        </w:rPr>
        <w:t xml:space="preserve">, </w:t>
      </w:r>
      <w:r w:rsidR="00702AA9">
        <w:rPr>
          <w:b/>
          <w:bCs/>
          <w:color w:val="156082" w:themeColor="accent1"/>
        </w:rPr>
        <w:t>number</w:t>
      </w:r>
      <w:r w:rsidR="00BA23D8" w:rsidRPr="000176FC">
        <w:rPr>
          <w:b/>
          <w:bCs/>
          <w:color w:val="156082" w:themeColor="accent1"/>
        </w:rPr>
        <w:t xml:space="preserve"> of ash saplings</w:t>
      </w:r>
      <w:r w:rsidR="00123421">
        <w:rPr>
          <w:b/>
          <w:bCs/>
          <w:color w:val="156082" w:themeColor="accent1"/>
        </w:rPr>
        <w:t xml:space="preserve"> in 3 subplots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BA23D8">
        <w:rPr>
          <w:color w:val="156082" w:themeColor="accent1"/>
        </w:rPr>
        <w:t xml:space="preserve">, </w:t>
      </w:r>
      <w:r w:rsidR="00734CC5">
        <w:rPr>
          <w:color w:val="156082" w:themeColor="accent1"/>
        </w:rPr>
        <w:t xml:space="preserve">and </w:t>
      </w:r>
      <w:r w:rsidR="00702AA9">
        <w:rPr>
          <w:b/>
          <w:bCs/>
          <w:color w:val="156082" w:themeColor="accent1"/>
        </w:rPr>
        <w:t>number</w:t>
      </w:r>
      <w:r w:rsidR="00A105DD" w:rsidRPr="000176FC">
        <w:rPr>
          <w:b/>
          <w:bCs/>
          <w:color w:val="156082" w:themeColor="accent1"/>
        </w:rPr>
        <w:t xml:space="preserve"> of </w:t>
      </w:r>
      <w:r w:rsidR="00B6148C">
        <w:rPr>
          <w:b/>
          <w:bCs/>
          <w:color w:val="156082" w:themeColor="accent1"/>
        </w:rPr>
        <w:t xml:space="preserve">living </w:t>
      </w:r>
      <w:r w:rsidR="00702AA9">
        <w:rPr>
          <w:b/>
          <w:bCs/>
          <w:color w:val="156082" w:themeColor="accent1"/>
        </w:rPr>
        <w:t xml:space="preserve">small </w:t>
      </w:r>
      <w:r w:rsidR="00A105DD" w:rsidRPr="000176FC">
        <w:rPr>
          <w:b/>
          <w:bCs/>
          <w:color w:val="156082" w:themeColor="accent1"/>
        </w:rPr>
        <w:t xml:space="preserve">ash </w:t>
      </w:r>
      <w:r w:rsidR="00012C7F" w:rsidRPr="000176FC">
        <w:rPr>
          <w:b/>
          <w:bCs/>
          <w:color w:val="156082" w:themeColor="accent1"/>
        </w:rPr>
        <w:t>trees</w:t>
      </w:r>
      <w:r w:rsidR="00123421">
        <w:rPr>
          <w:b/>
          <w:bCs/>
          <w:color w:val="156082" w:themeColor="accent1"/>
        </w:rPr>
        <w:t xml:space="preserve"> in 3 subplots</w:t>
      </w:r>
      <w:r w:rsidR="00012C7F">
        <w:rPr>
          <w:color w:val="156082" w:themeColor="accent1"/>
        </w:rPr>
        <w:t xml:space="preserve"> (</w:t>
      </w:r>
      <w:r w:rsidR="00A72409">
        <w:rPr>
          <w:color w:val="156082" w:themeColor="accent1"/>
        </w:rPr>
        <w:t>count</w:t>
      </w:r>
      <w:r w:rsidR="006D40B2">
        <w:rPr>
          <w:color w:val="156082" w:themeColor="accent1"/>
        </w:rPr>
        <w:t>)</w:t>
      </w:r>
      <w:r w:rsidR="00B56B39">
        <w:rPr>
          <w:color w:val="156082" w:themeColor="accent1"/>
        </w:rPr>
        <w:t>.</w:t>
      </w:r>
      <w:r w:rsidR="00502465">
        <w:rPr>
          <w:color w:val="156082" w:themeColor="accent1"/>
        </w:rPr>
        <w:t xml:space="preserve"> </w:t>
      </w:r>
      <w:r w:rsidR="00152A8B">
        <w:rPr>
          <w:color w:val="156082" w:themeColor="accent1"/>
        </w:rPr>
        <w:t>We created</w:t>
      </w:r>
      <w:r w:rsidR="006D40B2">
        <w:rPr>
          <w:color w:val="156082" w:themeColor="accent1"/>
        </w:rPr>
        <w:t xml:space="preserve"> separate</w:t>
      </w:r>
      <w:r w:rsidR="00152A8B">
        <w:rPr>
          <w:color w:val="156082" w:themeColor="accent1"/>
        </w:rPr>
        <w:t xml:space="preserve"> </w:t>
      </w:r>
      <w:r w:rsidR="006D40B2">
        <w:rPr>
          <w:color w:val="156082" w:themeColor="accent1"/>
        </w:rPr>
        <w:t xml:space="preserve">models for </w:t>
      </w:r>
      <w:r w:rsidR="00ED6918">
        <w:rPr>
          <w:color w:val="156082" w:themeColor="accent1"/>
        </w:rPr>
        <w:t>each response variable. H</w:t>
      </w:r>
      <w:r w:rsidR="00744040">
        <w:rPr>
          <w:color w:val="156082" w:themeColor="accent1"/>
        </w:rPr>
        <w:t xml:space="preserve">ydrological class (xeric, mesic, or hydric) </w:t>
      </w:r>
      <w:r w:rsidR="00ED6918">
        <w:rPr>
          <w:color w:val="156082" w:themeColor="accent1"/>
        </w:rPr>
        <w:t>was treated as</w:t>
      </w:r>
      <w:r w:rsidR="00744040">
        <w:rPr>
          <w:color w:val="156082" w:themeColor="accent1"/>
        </w:rPr>
        <w:t xml:space="preserve"> the fixed effect</w:t>
      </w:r>
      <w:r w:rsidR="00C91A55">
        <w:rPr>
          <w:color w:val="156082" w:themeColor="accent1"/>
        </w:rPr>
        <w:t xml:space="preserve"> and park as a random effect to account for the</w:t>
      </w:r>
      <w:r w:rsidR="002A4107">
        <w:rPr>
          <w:color w:val="156082" w:themeColor="accent1"/>
        </w:rPr>
        <w:t xml:space="preserve"> unique site conditions at each of the seven parks</w:t>
      </w:r>
      <w:r w:rsidR="00353782">
        <w:rPr>
          <w:color w:val="156082" w:themeColor="accent1"/>
        </w:rPr>
        <w:t>.</w:t>
      </w:r>
      <w:r w:rsidR="00865238">
        <w:rPr>
          <w:color w:val="156082" w:themeColor="accent1"/>
        </w:rPr>
        <w:t xml:space="preserve"> </w:t>
      </w:r>
      <w:r w:rsidR="007453C0">
        <w:rPr>
          <w:color w:val="156082" w:themeColor="accent1"/>
        </w:rPr>
        <w:t xml:space="preserve">For </w:t>
      </w:r>
      <w:r w:rsidR="00D11CC6">
        <w:rPr>
          <w:color w:val="156082" w:themeColor="accent1"/>
        </w:rPr>
        <w:t xml:space="preserve">every </w:t>
      </w:r>
      <w:r w:rsidR="007453C0">
        <w:rPr>
          <w:color w:val="156082" w:themeColor="accent1"/>
        </w:rPr>
        <w:t>response variable</w:t>
      </w:r>
      <w:r w:rsidR="00326D3A">
        <w:rPr>
          <w:color w:val="156082" w:themeColor="accent1"/>
        </w:rPr>
        <w:t xml:space="preserve"> which </w:t>
      </w:r>
      <w:r w:rsidR="00D11CC6">
        <w:rPr>
          <w:color w:val="156082" w:themeColor="accent1"/>
        </w:rPr>
        <w:t>is</w:t>
      </w:r>
      <w:r w:rsidR="00326D3A">
        <w:rPr>
          <w:color w:val="156082" w:themeColor="accent1"/>
        </w:rPr>
        <w:t xml:space="preserve"> count data, </w:t>
      </w:r>
      <w:r w:rsidR="00BA6429">
        <w:rPr>
          <w:color w:val="156082" w:themeColor="accent1"/>
        </w:rPr>
        <w:t xml:space="preserve">we </w:t>
      </w:r>
      <w:r w:rsidR="00D11CC6">
        <w:rPr>
          <w:color w:val="156082" w:themeColor="accent1"/>
        </w:rPr>
        <w:t xml:space="preserve">noticed that the </w:t>
      </w:r>
      <w:r w:rsidR="00465C03">
        <w:rPr>
          <w:color w:val="156082" w:themeColor="accent1"/>
        </w:rPr>
        <w:t>variances were</w:t>
      </w:r>
      <w:r w:rsidR="00FB795D">
        <w:rPr>
          <w:color w:val="156082" w:themeColor="accent1"/>
        </w:rPr>
        <w:t xml:space="preserve"> (with only one exception)</w:t>
      </w:r>
      <w:r w:rsidR="00465C03">
        <w:rPr>
          <w:color w:val="156082" w:themeColor="accent1"/>
        </w:rPr>
        <w:t xml:space="preserve"> </w:t>
      </w:r>
      <w:r w:rsidR="00FB795D">
        <w:rPr>
          <w:color w:val="156082" w:themeColor="accent1"/>
        </w:rPr>
        <w:t>more than 10 times</w:t>
      </w:r>
      <w:r w:rsidR="00465C03">
        <w:rPr>
          <w:color w:val="156082" w:themeColor="accent1"/>
        </w:rPr>
        <w:t xml:space="preserve"> </w:t>
      </w:r>
      <w:r w:rsidR="00FB795D">
        <w:rPr>
          <w:color w:val="156082" w:themeColor="accent1"/>
        </w:rPr>
        <w:t xml:space="preserve">the </w:t>
      </w:r>
      <w:r w:rsidR="00465C03">
        <w:rPr>
          <w:color w:val="156082" w:themeColor="accent1"/>
        </w:rPr>
        <w:t>mean,</w:t>
      </w:r>
      <w:r w:rsidR="00896FAD">
        <w:rPr>
          <w:color w:val="156082" w:themeColor="accent1"/>
        </w:rPr>
        <w:t xml:space="preserve"> indicating that a </w:t>
      </w:r>
      <w:commentRangeStart w:id="5"/>
      <w:r w:rsidR="00896FAD">
        <w:rPr>
          <w:color w:val="156082" w:themeColor="accent1"/>
        </w:rPr>
        <w:t>Poisson error structure</w:t>
      </w:r>
      <w:commentRangeEnd w:id="5"/>
      <w:r w:rsidR="003F299F">
        <w:rPr>
          <w:rStyle w:val="CommentReference"/>
        </w:rPr>
        <w:commentReference w:id="5"/>
      </w:r>
      <w:r w:rsidR="00896FAD">
        <w:rPr>
          <w:color w:val="156082" w:themeColor="accent1"/>
        </w:rPr>
        <w:t xml:space="preserve"> would not fit our data well.</w:t>
      </w:r>
      <w:r w:rsidR="008F38C7">
        <w:rPr>
          <w:color w:val="156082" w:themeColor="accent1"/>
        </w:rPr>
        <w:t xml:space="preserve"> Instead, we chose to model our data using negative binomial generalized linear mixed-effects models</w:t>
      </w:r>
      <w:r w:rsidR="00365040">
        <w:rPr>
          <w:color w:val="156082" w:themeColor="accent1"/>
        </w:rPr>
        <w:t xml:space="preserve">, implemented using the lme4 and MASS packages in R. </w:t>
      </w:r>
      <w:r w:rsidR="002A4107">
        <w:rPr>
          <w:color w:val="156082" w:themeColor="accent1"/>
        </w:rPr>
        <w:t xml:space="preserve">However, </w:t>
      </w:r>
      <w:r w:rsidR="005551AD">
        <w:rPr>
          <w:color w:val="156082" w:themeColor="accent1"/>
        </w:rPr>
        <w:t xml:space="preserve">the models for number of saplings and number of small trees </w:t>
      </w:r>
      <w:r w:rsidR="00285252">
        <w:rPr>
          <w:color w:val="156082" w:themeColor="accent1"/>
        </w:rPr>
        <w:t xml:space="preserve">were a singular fit </w:t>
      </w:r>
      <w:r w:rsidR="00641C38">
        <w:rPr>
          <w:color w:val="156082" w:themeColor="accent1"/>
        </w:rPr>
        <w:t xml:space="preserve">or did not converge, so we dropped the random effect. Thus, the number of saplings and number of small trees </w:t>
      </w:r>
      <w:r w:rsidR="00077A00">
        <w:rPr>
          <w:color w:val="156082" w:themeColor="accent1"/>
        </w:rPr>
        <w:t xml:space="preserve">were modelled using a </w:t>
      </w:r>
      <w:r w:rsidR="00591FFC">
        <w:rPr>
          <w:color w:val="156082" w:themeColor="accent1"/>
        </w:rPr>
        <w:t xml:space="preserve">negative binomial </w:t>
      </w:r>
      <w:r w:rsidR="00077A00">
        <w:rPr>
          <w:color w:val="156082" w:themeColor="accent1"/>
        </w:rPr>
        <w:t>generalized linear model with hydrological class as the</w:t>
      </w:r>
      <w:commentRangeStart w:id="6"/>
      <w:r w:rsidR="00591FFC">
        <w:rPr>
          <w:color w:val="156082" w:themeColor="accent1"/>
        </w:rPr>
        <w:t xml:space="preserve"> predictor.</w:t>
      </w:r>
      <w:commentRangeEnd w:id="6"/>
      <w:r w:rsidR="003F299F">
        <w:rPr>
          <w:rStyle w:val="CommentReference"/>
        </w:rPr>
        <w:commentReference w:id="6"/>
      </w:r>
    </w:p>
    <w:p w14:paraId="2420A5E5" w14:textId="77777777" w:rsidR="00DC5243" w:rsidRDefault="00DC5243" w:rsidP="00AA766E">
      <w:pPr>
        <w:pStyle w:val="ListParagraph"/>
        <w:rPr>
          <w:color w:val="156082" w:themeColor="accent1"/>
        </w:rPr>
      </w:pP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5"/>
        <w:gridCol w:w="1356"/>
        <w:gridCol w:w="1359"/>
        <w:gridCol w:w="1357"/>
        <w:gridCol w:w="1359"/>
        <w:gridCol w:w="1353"/>
        <w:gridCol w:w="1359"/>
        <w:gridCol w:w="1353"/>
        <w:gridCol w:w="1359"/>
      </w:tblGrid>
      <w:tr w:rsidR="00950AB5" w14:paraId="0BEED24C" w14:textId="77777777" w:rsidTr="007874E2">
        <w:tc>
          <w:tcPr>
            <w:tcW w:w="1438" w:type="dxa"/>
          </w:tcPr>
          <w:p w14:paraId="700EC74F" w14:textId="54FA2D6D" w:rsidR="007874E2" w:rsidRPr="007874E2" w:rsidRDefault="007874E2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proofErr w:type="spellStart"/>
            <w:r w:rsidRPr="007874E2">
              <w:rPr>
                <w:b/>
                <w:bCs/>
                <w:sz w:val="22"/>
              </w:rPr>
              <w:t>Hydroclass</w:t>
            </w:r>
            <w:proofErr w:type="spellEnd"/>
          </w:p>
        </w:tc>
        <w:tc>
          <w:tcPr>
            <w:tcW w:w="1439" w:type="dxa"/>
          </w:tcPr>
          <w:p w14:paraId="020121E8" w14:textId="6DB314E7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 number of short seedlings</w:t>
            </w:r>
          </w:p>
        </w:tc>
        <w:tc>
          <w:tcPr>
            <w:tcW w:w="1439" w:type="dxa"/>
          </w:tcPr>
          <w:p w14:paraId="007E6CAB" w14:textId="5C8C0967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short seedlings</w:t>
            </w:r>
          </w:p>
        </w:tc>
        <w:tc>
          <w:tcPr>
            <w:tcW w:w="1439" w:type="dxa"/>
          </w:tcPr>
          <w:p w14:paraId="0D1B961F" w14:textId="318150B5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number of tall seedlings</w:t>
            </w:r>
          </w:p>
        </w:tc>
        <w:tc>
          <w:tcPr>
            <w:tcW w:w="1439" w:type="dxa"/>
          </w:tcPr>
          <w:p w14:paraId="765ADDFF" w14:textId="2FFDAA14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tall seedlings</w:t>
            </w:r>
          </w:p>
        </w:tc>
        <w:tc>
          <w:tcPr>
            <w:tcW w:w="1439" w:type="dxa"/>
          </w:tcPr>
          <w:p w14:paraId="17037C4D" w14:textId="64AA1379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number of saplings</w:t>
            </w:r>
          </w:p>
        </w:tc>
        <w:tc>
          <w:tcPr>
            <w:tcW w:w="1439" w:type="dxa"/>
          </w:tcPr>
          <w:p w14:paraId="7BC45AFA" w14:textId="2D3F0E94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saplings</w:t>
            </w:r>
          </w:p>
        </w:tc>
        <w:tc>
          <w:tcPr>
            <w:tcW w:w="1439" w:type="dxa"/>
          </w:tcPr>
          <w:p w14:paraId="36E33430" w14:textId="6B398F98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Mean of number of </w:t>
            </w:r>
            <w:r w:rsidR="00950AB5">
              <w:rPr>
                <w:b/>
                <w:bCs/>
                <w:sz w:val="22"/>
              </w:rPr>
              <w:t xml:space="preserve">living </w:t>
            </w:r>
            <w:r>
              <w:rPr>
                <w:b/>
                <w:bCs/>
                <w:sz w:val="22"/>
              </w:rPr>
              <w:t>small trees</w:t>
            </w:r>
          </w:p>
        </w:tc>
        <w:tc>
          <w:tcPr>
            <w:tcW w:w="1439" w:type="dxa"/>
          </w:tcPr>
          <w:p w14:paraId="4555E995" w14:textId="5CE61A6C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Variance of number of </w:t>
            </w:r>
            <w:r w:rsidR="00950AB5">
              <w:rPr>
                <w:b/>
                <w:bCs/>
                <w:sz w:val="22"/>
              </w:rPr>
              <w:t xml:space="preserve">living </w:t>
            </w:r>
            <w:r>
              <w:rPr>
                <w:b/>
                <w:bCs/>
                <w:sz w:val="22"/>
              </w:rPr>
              <w:t>small trees</w:t>
            </w:r>
          </w:p>
        </w:tc>
      </w:tr>
      <w:tr w:rsidR="00950AB5" w14:paraId="1E4B1994" w14:textId="77777777" w:rsidTr="007874E2">
        <w:tc>
          <w:tcPr>
            <w:tcW w:w="1438" w:type="dxa"/>
          </w:tcPr>
          <w:p w14:paraId="640666ED" w14:textId="62634E5D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Hydric</w:t>
            </w:r>
          </w:p>
        </w:tc>
        <w:tc>
          <w:tcPr>
            <w:tcW w:w="1439" w:type="dxa"/>
          </w:tcPr>
          <w:p w14:paraId="64A79093" w14:textId="6456308E" w:rsidR="007874E2" w:rsidRPr="007874E2" w:rsidRDefault="00024CC4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10.0</w:t>
            </w:r>
          </w:p>
        </w:tc>
        <w:tc>
          <w:tcPr>
            <w:tcW w:w="1439" w:type="dxa"/>
          </w:tcPr>
          <w:p w14:paraId="0B62489F" w14:textId="4C1B0256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439" w:type="dxa"/>
          </w:tcPr>
          <w:p w14:paraId="5488C0D8" w14:textId="55C4F2D8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12.6</w:t>
            </w:r>
          </w:p>
        </w:tc>
        <w:tc>
          <w:tcPr>
            <w:tcW w:w="1439" w:type="dxa"/>
          </w:tcPr>
          <w:p w14:paraId="1D5B0A71" w14:textId="65A3F12D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439" w:type="dxa"/>
          </w:tcPr>
          <w:p w14:paraId="48AC6113" w14:textId="0B26DB6B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16.8</w:t>
            </w:r>
          </w:p>
        </w:tc>
        <w:tc>
          <w:tcPr>
            <w:tcW w:w="1439" w:type="dxa"/>
          </w:tcPr>
          <w:p w14:paraId="1814EF72" w14:textId="77AC0577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274.7</w:t>
            </w:r>
          </w:p>
        </w:tc>
        <w:tc>
          <w:tcPr>
            <w:tcW w:w="1439" w:type="dxa"/>
          </w:tcPr>
          <w:p w14:paraId="76329E36" w14:textId="72A35604" w:rsidR="007874E2" w:rsidRPr="007874E2" w:rsidRDefault="00950AB5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23.0</w:t>
            </w:r>
          </w:p>
        </w:tc>
        <w:tc>
          <w:tcPr>
            <w:tcW w:w="1439" w:type="dxa"/>
          </w:tcPr>
          <w:p w14:paraId="0EEC677F" w14:textId="79712E8B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</w:tr>
      <w:tr w:rsidR="00950AB5" w14:paraId="25C0B91C" w14:textId="77777777" w:rsidTr="007874E2">
        <w:tc>
          <w:tcPr>
            <w:tcW w:w="1438" w:type="dxa"/>
          </w:tcPr>
          <w:p w14:paraId="4220FD36" w14:textId="0D59745C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Mesic</w:t>
            </w:r>
          </w:p>
        </w:tc>
        <w:tc>
          <w:tcPr>
            <w:tcW w:w="1439" w:type="dxa"/>
          </w:tcPr>
          <w:p w14:paraId="069ECE2C" w14:textId="0B21E766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86.4</w:t>
            </w:r>
          </w:p>
        </w:tc>
        <w:tc>
          <w:tcPr>
            <w:tcW w:w="1439" w:type="dxa"/>
          </w:tcPr>
          <w:p w14:paraId="15582163" w14:textId="61E473E0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439" w:type="dxa"/>
          </w:tcPr>
          <w:p w14:paraId="71059DAA" w14:textId="4691C6A1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67.6</w:t>
            </w:r>
          </w:p>
        </w:tc>
        <w:tc>
          <w:tcPr>
            <w:tcW w:w="1439" w:type="dxa"/>
          </w:tcPr>
          <w:p w14:paraId="7F7E86A1" w14:textId="4A41725F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439" w:type="dxa"/>
          </w:tcPr>
          <w:p w14:paraId="33FFC2B4" w14:textId="77E8E571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31.7</w:t>
            </w:r>
          </w:p>
        </w:tc>
        <w:tc>
          <w:tcPr>
            <w:tcW w:w="1439" w:type="dxa"/>
          </w:tcPr>
          <w:p w14:paraId="75DD42BD" w14:textId="5C60976F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439" w:type="dxa"/>
          </w:tcPr>
          <w:p w14:paraId="44563436" w14:textId="33B1F180" w:rsidR="007874E2" w:rsidRPr="007874E2" w:rsidRDefault="00495538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2.</w:t>
            </w:r>
            <w:r w:rsidR="00950AB5">
              <w:rPr>
                <w:sz w:val="22"/>
              </w:rPr>
              <w:t>6</w:t>
            </w:r>
          </w:p>
        </w:tc>
        <w:tc>
          <w:tcPr>
            <w:tcW w:w="1439" w:type="dxa"/>
          </w:tcPr>
          <w:p w14:paraId="3A1DD6A8" w14:textId="358654BE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</w:tr>
      <w:tr w:rsidR="00950AB5" w14:paraId="04C48B3B" w14:textId="77777777" w:rsidTr="007874E2">
        <w:tc>
          <w:tcPr>
            <w:tcW w:w="1438" w:type="dxa"/>
          </w:tcPr>
          <w:p w14:paraId="6D8A24FC" w14:textId="3D822CC5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Xeric</w:t>
            </w:r>
          </w:p>
        </w:tc>
        <w:tc>
          <w:tcPr>
            <w:tcW w:w="1439" w:type="dxa"/>
          </w:tcPr>
          <w:p w14:paraId="67B9D221" w14:textId="56427864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51.0</w:t>
            </w:r>
          </w:p>
        </w:tc>
        <w:tc>
          <w:tcPr>
            <w:tcW w:w="1439" w:type="dxa"/>
          </w:tcPr>
          <w:p w14:paraId="5EBF1C1F" w14:textId="55FA78D9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439" w:type="dxa"/>
          </w:tcPr>
          <w:p w14:paraId="64A6ACD2" w14:textId="01F2FD81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39.8</w:t>
            </w:r>
          </w:p>
        </w:tc>
        <w:tc>
          <w:tcPr>
            <w:tcW w:w="1439" w:type="dxa"/>
          </w:tcPr>
          <w:p w14:paraId="6940F324" w14:textId="4D3CDB36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439" w:type="dxa"/>
          </w:tcPr>
          <w:p w14:paraId="7BBC99C5" w14:textId="1DB38EBA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32.8</w:t>
            </w:r>
          </w:p>
        </w:tc>
        <w:tc>
          <w:tcPr>
            <w:tcW w:w="1439" w:type="dxa"/>
          </w:tcPr>
          <w:p w14:paraId="0D6417C6" w14:textId="2E78F6B8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5910</w:t>
            </w:r>
          </w:p>
        </w:tc>
        <w:tc>
          <w:tcPr>
            <w:tcW w:w="1439" w:type="dxa"/>
          </w:tcPr>
          <w:p w14:paraId="53F0CE7C" w14:textId="6CE7AD02" w:rsidR="007874E2" w:rsidRPr="007874E2" w:rsidRDefault="00950AB5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0.9</w:t>
            </w:r>
          </w:p>
        </w:tc>
        <w:tc>
          <w:tcPr>
            <w:tcW w:w="1439" w:type="dxa"/>
          </w:tcPr>
          <w:p w14:paraId="582E56CB" w14:textId="7D6DCE18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</w:tbl>
    <w:p w14:paraId="735BEE07" w14:textId="77777777" w:rsidR="00F37E8E" w:rsidRDefault="00F37E8E" w:rsidP="00A3796E">
      <w:pPr>
        <w:pStyle w:val="ListParagraph"/>
        <w:rPr>
          <w:color w:val="156082" w:themeColor="accent1"/>
        </w:rPr>
      </w:pPr>
    </w:p>
    <w:p w14:paraId="095166BD" w14:textId="3D665765" w:rsidR="00F37E8E" w:rsidRDefault="00F37E8E" w:rsidP="00A3796E">
      <w:pPr>
        <w:pStyle w:val="ListParagraph"/>
        <w:rPr>
          <w:color w:val="156082" w:themeColor="accent1"/>
        </w:rPr>
      </w:pPr>
      <w:commentRangeStart w:id="7"/>
      <w:r>
        <w:rPr>
          <w:color w:val="156082" w:themeColor="accent1"/>
        </w:rPr>
        <w:t>For the mean percent cover of ash seedlings</w:t>
      </w:r>
      <w:commentRangeEnd w:id="7"/>
      <w:r w:rsidR="009123B4">
        <w:rPr>
          <w:rStyle w:val="CommentReference"/>
        </w:rPr>
        <w:commentReference w:id="7"/>
      </w:r>
      <w:r>
        <w:rPr>
          <w:color w:val="156082" w:themeColor="accent1"/>
        </w:rPr>
        <w:t xml:space="preserve">, </w:t>
      </w:r>
      <w:r w:rsidR="003668B1">
        <w:rPr>
          <w:color w:val="156082" w:themeColor="accent1"/>
        </w:rPr>
        <w:t xml:space="preserve">each data point was the average cover of ash seedlings across the 12 microplots in a transect, so we treated this variable as continuous. </w:t>
      </w:r>
      <w:r w:rsidR="00C9272B">
        <w:rPr>
          <w:color w:val="156082" w:themeColor="accent1"/>
        </w:rPr>
        <w:t xml:space="preserve">To determine if differences existed in ash seedling percent cover among </w:t>
      </w:r>
      <w:r w:rsidR="00F628A0">
        <w:rPr>
          <w:color w:val="156082" w:themeColor="accent1"/>
        </w:rPr>
        <w:t>transects of different hydrological class, w</w:t>
      </w:r>
      <w:r w:rsidR="00DB5741">
        <w:rPr>
          <w:color w:val="156082" w:themeColor="accent1"/>
        </w:rPr>
        <w:t xml:space="preserve">e tried a linear mixed-effects model with </w:t>
      </w:r>
      <w:r w:rsidR="00D166E2">
        <w:rPr>
          <w:color w:val="156082" w:themeColor="accent1"/>
        </w:rPr>
        <w:t>normally distributed residuals. However, the model violated the assumption of homoscedasticity</w:t>
      </w:r>
      <w:r w:rsidR="00F628A0">
        <w:rPr>
          <w:color w:val="156082" w:themeColor="accent1"/>
        </w:rPr>
        <w:t xml:space="preserve"> of residuals. In response, we transformed the </w:t>
      </w:r>
      <w:r w:rsidR="008173E9">
        <w:rPr>
          <w:color w:val="156082" w:themeColor="accent1"/>
        </w:rPr>
        <w:t>response variable using the formula y’ = ln(</w:t>
      </w:r>
      <w:r w:rsidR="009E38AC">
        <w:rPr>
          <w:color w:val="156082" w:themeColor="accent1"/>
        </w:rPr>
        <w:t>y + 1), where y is the mean percent cover.</w:t>
      </w:r>
      <w:r w:rsidR="00195323">
        <w:rPr>
          <w:color w:val="156082" w:themeColor="accent1"/>
        </w:rPr>
        <w:t xml:space="preserve"> We then ran a new linear mixed-effects model using the transformed percent cover. This new model satisfied homoscedasticity of residuals</w:t>
      </w:r>
      <w:r w:rsidR="008269F1">
        <w:rPr>
          <w:color w:val="156082" w:themeColor="accent1"/>
        </w:rPr>
        <w:t xml:space="preserve"> and</w:t>
      </w:r>
      <w:r w:rsidR="00190609">
        <w:rPr>
          <w:color w:val="156082" w:themeColor="accent1"/>
        </w:rPr>
        <w:t xml:space="preserve"> approximate normality of the residuals, and </w:t>
      </w:r>
      <w:r w:rsidR="008269F1">
        <w:rPr>
          <w:color w:val="156082" w:themeColor="accent1"/>
        </w:rPr>
        <w:t xml:space="preserve">the random intercepts for each </w:t>
      </w:r>
      <w:proofErr w:type="gramStart"/>
      <w:r w:rsidR="008269F1">
        <w:rPr>
          <w:color w:val="156082" w:themeColor="accent1"/>
        </w:rPr>
        <w:t>Park</w:t>
      </w:r>
      <w:proofErr w:type="gramEnd"/>
      <w:r w:rsidR="00B113FE">
        <w:rPr>
          <w:color w:val="156082" w:themeColor="accent1"/>
        </w:rPr>
        <w:t xml:space="preserve"> were clustered together </w:t>
      </w:r>
      <w:r w:rsidR="005661F6">
        <w:rPr>
          <w:color w:val="156082" w:themeColor="accent1"/>
        </w:rPr>
        <w:t>more than in the original model</w:t>
      </w:r>
      <w:r w:rsidR="00B113FE">
        <w:rPr>
          <w:color w:val="156082" w:themeColor="accent1"/>
        </w:rPr>
        <w:t>, showing an approximate normal distribution. The graph is presented using the un-transformed mean percent cover in the y-axis.</w:t>
      </w:r>
    </w:p>
    <w:p w14:paraId="4E1A7100" w14:textId="77777777" w:rsidR="00CC1077" w:rsidRPr="005D21CF" w:rsidRDefault="00CC1077" w:rsidP="00A3796E">
      <w:pPr>
        <w:pStyle w:val="ListParagraph"/>
        <w:rPr>
          <w:color w:val="156082" w:themeColor="accent1"/>
        </w:rPr>
      </w:pPr>
    </w:p>
    <w:p w14:paraId="4C59D94B" w14:textId="227936D6" w:rsidR="00CC1077" w:rsidRDefault="00CC1077" w:rsidP="00CC1077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We performed an </w:t>
      </w:r>
      <w:r w:rsidRPr="008F79EF">
        <w:rPr>
          <w:color w:val="156082" w:themeColor="accent1"/>
        </w:rPr>
        <w:t xml:space="preserve">Analysis of Deviance (Type III Wald </w:t>
      </w:r>
      <w:r>
        <w:rPr>
          <w:color w:val="156082" w:themeColor="accent1"/>
        </w:rPr>
        <w:t>C</w:t>
      </w:r>
      <w:r w:rsidRPr="008F79EF">
        <w:rPr>
          <w:color w:val="156082" w:themeColor="accent1"/>
        </w:rPr>
        <w:t>hi</w:t>
      </w:r>
      <w:r>
        <w:rPr>
          <w:color w:val="156082" w:themeColor="accent1"/>
        </w:rPr>
        <w:t xml:space="preserve"> S</w:t>
      </w:r>
      <w:r w:rsidRPr="008F79EF">
        <w:rPr>
          <w:color w:val="156082" w:themeColor="accent1"/>
        </w:rPr>
        <w:t>quare tests)</w:t>
      </w:r>
      <w:r>
        <w:rPr>
          <w:color w:val="156082" w:themeColor="accent1"/>
        </w:rPr>
        <w:t xml:space="preserve">, using the R package “car” to test for differences in the response variables among hydrological classes. We followed up with pairwise comparisons using a </w:t>
      </w:r>
      <w:r w:rsidRPr="00A3796E">
        <w:rPr>
          <w:color w:val="156082" w:themeColor="accent1"/>
        </w:rPr>
        <w:t>p</w:t>
      </w:r>
      <w:r>
        <w:rPr>
          <w:color w:val="156082" w:themeColor="accent1"/>
        </w:rPr>
        <w:t>-</w:t>
      </w:r>
      <w:r w:rsidRPr="00A3796E">
        <w:rPr>
          <w:color w:val="156082" w:themeColor="accent1"/>
        </w:rPr>
        <w:t>value adjustment based on the Tukey</w:t>
      </w:r>
      <w:r>
        <w:rPr>
          <w:color w:val="156082" w:themeColor="accent1"/>
        </w:rPr>
        <w:t xml:space="preserve"> </w:t>
      </w:r>
      <w:r w:rsidRPr="00A3796E">
        <w:rPr>
          <w:color w:val="156082" w:themeColor="accent1"/>
        </w:rPr>
        <w:t>method for comparing a family of 3 estimates</w:t>
      </w:r>
      <w:r>
        <w:rPr>
          <w:color w:val="156082" w:themeColor="accent1"/>
        </w:rPr>
        <w:t>, implemented using the R package “</w:t>
      </w:r>
      <w:proofErr w:type="spellStart"/>
      <w:r>
        <w:rPr>
          <w:color w:val="156082" w:themeColor="accent1"/>
        </w:rPr>
        <w:t>emmeans</w:t>
      </w:r>
      <w:proofErr w:type="spellEnd"/>
      <w:r>
        <w:rPr>
          <w:color w:val="156082" w:themeColor="accent1"/>
        </w:rPr>
        <w:t xml:space="preserve">”. We presented figures with </w:t>
      </w:r>
      <w:r>
        <w:rPr>
          <w:color w:val="156082" w:themeColor="accent1"/>
        </w:rPr>
        <w:lastRenderedPageBreak/>
        <w:t xml:space="preserve">the response variables written as densities (counts of ash divided by area over which they were counted) even though we conducted analyses using the raw count </w:t>
      </w:r>
      <w:r w:rsidR="00F14BDF">
        <w:rPr>
          <w:color w:val="156082" w:themeColor="accent1"/>
        </w:rPr>
        <w:t xml:space="preserve">(natural number) </w:t>
      </w:r>
      <w:r>
        <w:rPr>
          <w:color w:val="156082" w:themeColor="accent1"/>
        </w:rPr>
        <w:t xml:space="preserve">data. </w:t>
      </w:r>
    </w:p>
    <w:p w14:paraId="40509B7D" w14:textId="77777777" w:rsidR="006D40B2" w:rsidRPr="00D2423D" w:rsidRDefault="006D40B2" w:rsidP="00AA766E">
      <w:pPr>
        <w:pStyle w:val="ListParagraph"/>
        <w:rPr>
          <w:color w:val="156082" w:themeColor="accent1"/>
        </w:rPr>
      </w:pPr>
    </w:p>
    <w:p w14:paraId="788C7E82" w14:textId="4910B7CC" w:rsidR="008E1D53" w:rsidRDefault="008E1D53" w:rsidP="002E6375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To investigate </w:t>
      </w:r>
      <w:r w:rsidR="00D9777D">
        <w:rPr>
          <w:color w:val="156082" w:themeColor="accent1"/>
        </w:rPr>
        <w:t>the number of living big ash trees</w:t>
      </w:r>
      <w:r w:rsidR="00AA5E76">
        <w:rPr>
          <w:color w:val="156082" w:themeColor="accent1"/>
        </w:rPr>
        <w:t xml:space="preserve"> (</w:t>
      </w:r>
      <w:r w:rsidR="00AA5E76" w:rsidRPr="00DC1440">
        <w:rPr>
          <w:color w:val="156082" w:themeColor="accent1"/>
        </w:rPr>
        <w:t>≥</w:t>
      </w:r>
      <w:r w:rsidR="00AA5E76">
        <w:rPr>
          <w:color w:val="156082" w:themeColor="accent1"/>
        </w:rPr>
        <w:t>10 cm</w:t>
      </w:r>
      <w:r w:rsidR="00D9777D">
        <w:rPr>
          <w:color w:val="156082" w:themeColor="accent1"/>
        </w:rPr>
        <w:t>) in transects, we presented these results graphically.</w:t>
      </w:r>
      <w:r w:rsidR="00017EF1">
        <w:rPr>
          <w:color w:val="156082" w:themeColor="accent1"/>
        </w:rPr>
        <w:t xml:space="preserve"> This is because </w:t>
      </w:r>
      <w:r w:rsidR="0070584A">
        <w:rPr>
          <w:color w:val="156082" w:themeColor="accent1"/>
        </w:rPr>
        <w:t>only two transects (</w:t>
      </w:r>
      <w:r w:rsidR="00F1073F">
        <w:rPr>
          <w:color w:val="156082" w:themeColor="accent1"/>
        </w:rPr>
        <w:t xml:space="preserve">transect </w:t>
      </w:r>
      <w:proofErr w:type="spellStart"/>
      <w:r w:rsidR="00F1073F">
        <w:rPr>
          <w:color w:val="156082" w:themeColor="accent1"/>
        </w:rPr>
        <w:t>H at</w:t>
      </w:r>
      <w:proofErr w:type="spellEnd"/>
      <w:r w:rsidR="00F1073F">
        <w:rPr>
          <w:color w:val="156082" w:themeColor="accent1"/>
        </w:rPr>
        <w:t xml:space="preserve"> Proud Lake and </w:t>
      </w:r>
      <w:r w:rsidR="00AD5246">
        <w:rPr>
          <w:color w:val="156082" w:themeColor="accent1"/>
        </w:rPr>
        <w:t>transect S at Indian Springs</w:t>
      </w:r>
      <w:r w:rsidR="00AA5E76">
        <w:rPr>
          <w:color w:val="156082" w:themeColor="accent1"/>
        </w:rPr>
        <w:t xml:space="preserve">, both hydric transects) had nonzero numbers of ash trees </w:t>
      </w:r>
      <w:r w:rsidR="00AA5E76" w:rsidRPr="00DC1440">
        <w:rPr>
          <w:color w:val="156082" w:themeColor="accent1"/>
        </w:rPr>
        <w:t>≥</w:t>
      </w:r>
      <w:r w:rsidR="00AA5E76">
        <w:rPr>
          <w:color w:val="156082" w:themeColor="accent1"/>
        </w:rPr>
        <w:t>10 cm in the</w:t>
      </w:r>
      <w:r w:rsidR="00BE4132">
        <w:rPr>
          <w:color w:val="156082" w:themeColor="accent1"/>
        </w:rPr>
        <w:t xml:space="preserve">ir plots. </w:t>
      </w:r>
    </w:p>
    <w:p w14:paraId="20D9A8F5" w14:textId="77777777" w:rsidR="00C03FEB" w:rsidRDefault="00C03FEB" w:rsidP="00255B94">
      <w:pPr>
        <w:rPr>
          <w:b/>
          <w:bCs/>
        </w:rPr>
      </w:pPr>
    </w:p>
    <w:p w14:paraId="0F43078C" w14:textId="77777777" w:rsidR="00F7001D" w:rsidRDefault="00F7001D" w:rsidP="00255B94">
      <w:pPr>
        <w:rPr>
          <w:b/>
          <w:bCs/>
        </w:rPr>
      </w:pPr>
    </w:p>
    <w:p w14:paraId="28C15539" w14:textId="77777777" w:rsidR="00F7001D" w:rsidRDefault="00F7001D" w:rsidP="00255B94">
      <w:pPr>
        <w:rPr>
          <w:b/>
          <w:bCs/>
        </w:rPr>
      </w:pPr>
    </w:p>
    <w:p w14:paraId="4426AAB9" w14:textId="77777777" w:rsidR="00F7001D" w:rsidRDefault="00F7001D" w:rsidP="00255B94">
      <w:pPr>
        <w:rPr>
          <w:b/>
          <w:bCs/>
        </w:rPr>
      </w:pPr>
    </w:p>
    <w:p w14:paraId="622B02A7" w14:textId="77777777" w:rsidR="00F7001D" w:rsidRDefault="00F7001D" w:rsidP="00255B94">
      <w:pPr>
        <w:rPr>
          <w:b/>
          <w:bCs/>
        </w:rPr>
      </w:pPr>
    </w:p>
    <w:p w14:paraId="695B7F28" w14:textId="77777777" w:rsidR="00F7001D" w:rsidRDefault="00F7001D" w:rsidP="00255B94">
      <w:pPr>
        <w:rPr>
          <w:b/>
          <w:bCs/>
        </w:rPr>
      </w:pPr>
    </w:p>
    <w:p w14:paraId="44C82FBC" w14:textId="77777777" w:rsidR="00F7001D" w:rsidRDefault="00F7001D" w:rsidP="00255B94">
      <w:pPr>
        <w:rPr>
          <w:b/>
          <w:bCs/>
        </w:rPr>
      </w:pPr>
    </w:p>
    <w:p w14:paraId="6BB4B148" w14:textId="77777777" w:rsidR="00F7001D" w:rsidRDefault="00F7001D" w:rsidP="00255B94">
      <w:pPr>
        <w:rPr>
          <w:b/>
          <w:bCs/>
        </w:rPr>
      </w:pPr>
    </w:p>
    <w:p w14:paraId="00893EB5" w14:textId="77777777" w:rsidR="00F7001D" w:rsidRDefault="00F7001D" w:rsidP="00255B94">
      <w:pPr>
        <w:rPr>
          <w:b/>
          <w:bCs/>
        </w:rPr>
      </w:pPr>
    </w:p>
    <w:p w14:paraId="63E54CE8" w14:textId="77777777" w:rsidR="00F7001D" w:rsidRDefault="00F7001D" w:rsidP="00255B94">
      <w:pPr>
        <w:rPr>
          <w:b/>
          <w:bCs/>
        </w:rPr>
      </w:pPr>
    </w:p>
    <w:p w14:paraId="78F7F8D4" w14:textId="77777777" w:rsidR="00F7001D" w:rsidRDefault="00F7001D" w:rsidP="00255B94">
      <w:pPr>
        <w:rPr>
          <w:b/>
          <w:bCs/>
        </w:rPr>
      </w:pPr>
    </w:p>
    <w:p w14:paraId="337A8970" w14:textId="77777777" w:rsidR="00F7001D" w:rsidRDefault="00F7001D" w:rsidP="00255B94">
      <w:pPr>
        <w:rPr>
          <w:b/>
          <w:bCs/>
        </w:rPr>
      </w:pPr>
    </w:p>
    <w:p w14:paraId="72EFA75C" w14:textId="77777777" w:rsidR="00F7001D" w:rsidRDefault="00F7001D" w:rsidP="00255B94">
      <w:pPr>
        <w:rPr>
          <w:b/>
          <w:bCs/>
        </w:rPr>
      </w:pPr>
    </w:p>
    <w:p w14:paraId="3319B0A6" w14:textId="77777777" w:rsidR="00F7001D" w:rsidRDefault="00F7001D" w:rsidP="00255B94">
      <w:pPr>
        <w:rPr>
          <w:b/>
          <w:bCs/>
        </w:rPr>
      </w:pPr>
    </w:p>
    <w:p w14:paraId="766FEB44" w14:textId="77777777" w:rsidR="00F7001D" w:rsidRDefault="00F7001D" w:rsidP="00255B94">
      <w:pPr>
        <w:rPr>
          <w:b/>
          <w:bCs/>
        </w:rPr>
      </w:pPr>
    </w:p>
    <w:p w14:paraId="57990356" w14:textId="77777777" w:rsidR="00F7001D" w:rsidRDefault="00F7001D" w:rsidP="00255B94">
      <w:pPr>
        <w:rPr>
          <w:b/>
          <w:bCs/>
        </w:rPr>
      </w:pPr>
    </w:p>
    <w:p w14:paraId="435E7DF2" w14:textId="77777777" w:rsidR="00F7001D" w:rsidRDefault="00F7001D" w:rsidP="00255B94">
      <w:pPr>
        <w:rPr>
          <w:b/>
          <w:bCs/>
        </w:rPr>
      </w:pPr>
    </w:p>
    <w:p w14:paraId="2E80E60A" w14:textId="77777777" w:rsidR="00F7001D" w:rsidRDefault="00F7001D" w:rsidP="00255B94">
      <w:pPr>
        <w:rPr>
          <w:b/>
          <w:bCs/>
        </w:rPr>
      </w:pPr>
    </w:p>
    <w:p w14:paraId="56600C35" w14:textId="77777777" w:rsidR="00F7001D" w:rsidRDefault="00F7001D" w:rsidP="00255B94">
      <w:pPr>
        <w:rPr>
          <w:b/>
          <w:bCs/>
        </w:rPr>
      </w:pPr>
    </w:p>
    <w:p w14:paraId="378F63AC" w14:textId="77777777" w:rsidR="00F7001D" w:rsidRDefault="00F7001D" w:rsidP="00255B94">
      <w:pPr>
        <w:rPr>
          <w:b/>
          <w:bCs/>
        </w:rPr>
      </w:pPr>
    </w:p>
    <w:p w14:paraId="0E1CAADA" w14:textId="77777777" w:rsidR="00F7001D" w:rsidRDefault="00F7001D" w:rsidP="00255B94">
      <w:pPr>
        <w:rPr>
          <w:b/>
          <w:bCs/>
        </w:rPr>
      </w:pPr>
    </w:p>
    <w:p w14:paraId="4AEC9468" w14:textId="77777777" w:rsidR="00F7001D" w:rsidRDefault="00F7001D" w:rsidP="00255B94">
      <w:pPr>
        <w:rPr>
          <w:b/>
          <w:bCs/>
        </w:rPr>
      </w:pPr>
    </w:p>
    <w:p w14:paraId="153F34B7" w14:textId="77777777" w:rsidR="00F7001D" w:rsidRDefault="00F7001D" w:rsidP="00255B94">
      <w:pPr>
        <w:rPr>
          <w:b/>
          <w:bCs/>
        </w:rPr>
      </w:pPr>
    </w:p>
    <w:p w14:paraId="109F2879" w14:textId="77777777" w:rsidR="00F7001D" w:rsidRDefault="00F7001D" w:rsidP="00255B94">
      <w:pPr>
        <w:rPr>
          <w:b/>
          <w:bCs/>
        </w:rPr>
      </w:pPr>
    </w:p>
    <w:p w14:paraId="701C6998" w14:textId="77777777" w:rsidR="00F7001D" w:rsidRDefault="00F7001D" w:rsidP="00255B94">
      <w:pPr>
        <w:rPr>
          <w:b/>
          <w:bCs/>
        </w:rPr>
      </w:pPr>
    </w:p>
    <w:p w14:paraId="1CC1C543" w14:textId="77777777" w:rsidR="00F7001D" w:rsidRDefault="00F7001D" w:rsidP="00255B94">
      <w:pPr>
        <w:rPr>
          <w:b/>
          <w:bCs/>
        </w:rPr>
      </w:pPr>
    </w:p>
    <w:p w14:paraId="7053969F" w14:textId="77777777" w:rsidR="00F7001D" w:rsidRDefault="00F7001D" w:rsidP="00255B94">
      <w:pPr>
        <w:rPr>
          <w:b/>
          <w:bCs/>
        </w:rPr>
      </w:pPr>
    </w:p>
    <w:p w14:paraId="3D7D4259" w14:textId="77777777" w:rsidR="00F7001D" w:rsidRDefault="00F7001D" w:rsidP="00255B94">
      <w:pPr>
        <w:rPr>
          <w:b/>
          <w:bCs/>
        </w:rPr>
      </w:pPr>
    </w:p>
    <w:p w14:paraId="6D28B4B3" w14:textId="5907F1F2" w:rsidR="00210B87" w:rsidRPr="00C03FEB" w:rsidRDefault="00B021AB" w:rsidP="00255B94">
      <w:pPr>
        <w:rPr>
          <w:b/>
          <w:bCs/>
        </w:rPr>
      </w:pPr>
      <w:r w:rsidRPr="004E54C2">
        <w:rPr>
          <w:b/>
          <w:bCs/>
        </w:rPr>
        <w:lastRenderedPageBreak/>
        <w:t>Results</w:t>
      </w:r>
    </w:p>
    <w:p w14:paraId="06D630A2" w14:textId="5EB39DAB" w:rsidR="00280ED2" w:rsidRDefault="005C6354" w:rsidP="00280ED2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02228C35" wp14:editId="2F565A90">
            <wp:extent cx="2218907" cy="1875396"/>
            <wp:effectExtent l="0" t="0" r="0" b="0"/>
            <wp:docPr id="2145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040" cy="188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5B72F9C0" wp14:editId="690F1935">
            <wp:extent cx="2205154" cy="1863772"/>
            <wp:effectExtent l="0" t="0" r="5080" b="3175"/>
            <wp:docPr id="1944591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97" cy="187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A0F3" w14:textId="1C7A54B6" w:rsidR="005C6354" w:rsidRDefault="004C4898" w:rsidP="00280ED2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1DA54F55" wp14:editId="5B598FE7">
            <wp:extent cx="2233914" cy="1888079"/>
            <wp:effectExtent l="0" t="0" r="0" b="0"/>
            <wp:docPr id="108852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379" cy="189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0F494114" wp14:editId="017834DF">
            <wp:extent cx="2219249" cy="1875686"/>
            <wp:effectExtent l="0" t="0" r="0" b="0"/>
            <wp:docPr id="25860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172" cy="190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0C56" w14:textId="1909DE1D" w:rsidR="005D12EA" w:rsidRPr="00C03FEB" w:rsidRDefault="00BC0449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6D28E92F" wp14:editId="5BE20B60">
            <wp:extent cx="2338086" cy="1976126"/>
            <wp:effectExtent l="0" t="0" r="5080" b="5080"/>
            <wp:docPr id="1531850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752" cy="199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15BF09D6" wp14:editId="42FAC755">
            <wp:extent cx="2343471" cy="1980677"/>
            <wp:effectExtent l="0" t="0" r="0" b="635"/>
            <wp:docPr id="776021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374" cy="200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2EA" w:rsidRPr="00C03FEB" w:rsidSect="007856AD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erry, Kayla" w:date="2025-01-07T10:59:00Z" w:initials="KP">
    <w:p w14:paraId="0E44FF71" w14:textId="77777777" w:rsidR="00D43AD6" w:rsidRDefault="00D43AD6" w:rsidP="00D43AD6">
      <w:pPr>
        <w:pStyle w:val="CommentText"/>
      </w:pPr>
      <w:r>
        <w:rPr>
          <w:rStyle w:val="CommentReference"/>
        </w:rPr>
        <w:annotationRef/>
      </w:r>
      <w:r>
        <w:t>Yes, this is true, but you are not testing all of these.</w:t>
      </w:r>
    </w:p>
  </w:comment>
  <w:comment w:id="2" w:author="Aaron Tayal" w:date="2024-12-27T11:45:00Z" w:initials="AT">
    <w:p w14:paraId="24D2CADA" w14:textId="692D55A0" w:rsidR="00BE3614" w:rsidRDefault="00BE3614" w:rsidP="00BE3614">
      <w:pPr>
        <w:pStyle w:val="CommentText"/>
      </w:pPr>
      <w:r>
        <w:rPr>
          <w:rStyle w:val="CommentReference"/>
        </w:rPr>
        <w:annotationRef/>
      </w:r>
      <w:r>
        <w:t>This will be n=37 after summer 2025</w:t>
      </w:r>
    </w:p>
  </w:comment>
  <w:comment w:id="3" w:author="Perry, Kayla" w:date="2025-01-07T11:14:00Z" w:initials="KP">
    <w:p w14:paraId="693F294A" w14:textId="77777777" w:rsidR="002D2EA3" w:rsidRDefault="002D2EA3" w:rsidP="002D2EA3">
      <w:pPr>
        <w:pStyle w:val="CommentText"/>
      </w:pPr>
      <w:r>
        <w:rPr>
          <w:rStyle w:val="CommentReference"/>
        </w:rPr>
        <w:annotationRef/>
      </w:r>
      <w:r>
        <w:t>There are a lot more xeric transects. Are the additional 7 mesic and hydric?</w:t>
      </w:r>
    </w:p>
  </w:comment>
  <w:comment w:id="5" w:author="Perry, Kayla" w:date="2025-01-07T12:07:00Z" w:initials="KP">
    <w:p w14:paraId="77368F83" w14:textId="77777777" w:rsidR="003F299F" w:rsidRDefault="003F299F" w:rsidP="003F299F">
      <w:pPr>
        <w:pStyle w:val="CommentText"/>
      </w:pPr>
      <w:r>
        <w:rPr>
          <w:rStyle w:val="CommentReference"/>
        </w:rPr>
        <w:annotationRef/>
      </w:r>
      <w:r>
        <w:t xml:space="preserve">For each model, use the poisson distribution first, then pick an overdispersion parameter to check (like Bolker’s), then negbionomial if it is appropriate. I would check each model the same way for consistency. </w:t>
      </w:r>
    </w:p>
  </w:comment>
  <w:comment w:id="6" w:author="Perry, Kayla" w:date="2025-01-07T12:08:00Z" w:initials="KP">
    <w:p w14:paraId="1C45A24B" w14:textId="77777777" w:rsidR="003F299F" w:rsidRDefault="003F299F" w:rsidP="003F299F">
      <w:pPr>
        <w:pStyle w:val="CommentText"/>
      </w:pPr>
      <w:r>
        <w:rPr>
          <w:rStyle w:val="CommentReference"/>
        </w:rPr>
        <w:annotationRef/>
      </w:r>
      <w:r>
        <w:t>I added some comments and code in the r script. Let me know if you have additional questions as you continue analyzing data.</w:t>
      </w:r>
    </w:p>
  </w:comment>
  <w:comment w:id="7" w:author="Perry, Kayla" w:date="2025-01-07T11:08:00Z" w:initials="KP">
    <w:p w14:paraId="731B5D0B" w14:textId="3E15560B" w:rsidR="009123B4" w:rsidRDefault="009123B4" w:rsidP="009123B4">
      <w:pPr>
        <w:pStyle w:val="CommentText"/>
      </w:pPr>
      <w:r>
        <w:rPr>
          <w:rStyle w:val="CommentReference"/>
        </w:rPr>
        <w:annotationRef/>
      </w:r>
      <w:r>
        <w:t>Looks like this analysis provides similar information as the seedling density analyses.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E44FF71" w15:done="0"/>
  <w15:commentEx w15:paraId="24D2CADA" w15:done="0"/>
  <w15:commentEx w15:paraId="693F294A" w15:done="0"/>
  <w15:commentEx w15:paraId="77368F83" w15:done="0"/>
  <w15:commentEx w15:paraId="1C45A24B" w15:done="0"/>
  <w15:commentEx w15:paraId="731B5D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6FD4F80" w16cex:dateUtc="2025-01-07T15:59:00Z"/>
  <w16cex:commentExtensible w16cex:durableId="103CB07C" w16cex:dateUtc="2024-12-27T16:45:00Z"/>
  <w16cex:commentExtensible w16cex:durableId="0722F07D" w16cex:dateUtc="2025-01-07T16:14:00Z"/>
  <w16cex:commentExtensible w16cex:durableId="3020EADB" w16cex:dateUtc="2025-01-07T17:07:00Z"/>
  <w16cex:commentExtensible w16cex:durableId="61732C3E" w16cex:dateUtc="2025-01-07T17:08:00Z"/>
  <w16cex:commentExtensible w16cex:durableId="51225322" w16cex:dateUtc="2025-01-07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E44FF71" w16cid:durableId="66FD4F80"/>
  <w16cid:commentId w16cid:paraId="24D2CADA" w16cid:durableId="103CB07C"/>
  <w16cid:commentId w16cid:paraId="693F294A" w16cid:durableId="0722F07D"/>
  <w16cid:commentId w16cid:paraId="77368F83" w16cid:durableId="3020EADB"/>
  <w16cid:commentId w16cid:paraId="1C45A24B" w16cid:durableId="61732C3E"/>
  <w16cid:commentId w16cid:paraId="731B5D0B" w16cid:durableId="512253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5919"/>
    <w:multiLevelType w:val="hybridMultilevel"/>
    <w:tmpl w:val="777A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0454F"/>
    <w:multiLevelType w:val="hybridMultilevel"/>
    <w:tmpl w:val="CE46D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4523"/>
    <w:multiLevelType w:val="hybridMultilevel"/>
    <w:tmpl w:val="4EA8ECC6"/>
    <w:lvl w:ilvl="0" w:tplc="2CBA6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267FE3"/>
    <w:multiLevelType w:val="hybridMultilevel"/>
    <w:tmpl w:val="F2C8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C6167"/>
    <w:multiLevelType w:val="hybridMultilevel"/>
    <w:tmpl w:val="3A52D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5D1C"/>
    <w:multiLevelType w:val="hybridMultilevel"/>
    <w:tmpl w:val="D85AA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57460"/>
    <w:multiLevelType w:val="hybridMultilevel"/>
    <w:tmpl w:val="1FA6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E6DA0"/>
    <w:multiLevelType w:val="hybridMultilevel"/>
    <w:tmpl w:val="AC22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7368C"/>
    <w:multiLevelType w:val="hybridMultilevel"/>
    <w:tmpl w:val="8F6E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33B53"/>
    <w:multiLevelType w:val="hybridMultilevel"/>
    <w:tmpl w:val="5CD02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96617"/>
    <w:multiLevelType w:val="hybridMultilevel"/>
    <w:tmpl w:val="A2E4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03A0B"/>
    <w:multiLevelType w:val="hybridMultilevel"/>
    <w:tmpl w:val="5BB2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176412">
    <w:abstractNumId w:val="11"/>
  </w:num>
  <w:num w:numId="2" w16cid:durableId="605239178">
    <w:abstractNumId w:val="1"/>
  </w:num>
  <w:num w:numId="3" w16cid:durableId="822350154">
    <w:abstractNumId w:val="3"/>
  </w:num>
  <w:num w:numId="4" w16cid:durableId="429934872">
    <w:abstractNumId w:val="10"/>
  </w:num>
  <w:num w:numId="5" w16cid:durableId="701369680">
    <w:abstractNumId w:val="7"/>
  </w:num>
  <w:num w:numId="6" w16cid:durableId="991829867">
    <w:abstractNumId w:val="2"/>
  </w:num>
  <w:num w:numId="7" w16cid:durableId="1553231025">
    <w:abstractNumId w:val="6"/>
  </w:num>
  <w:num w:numId="8" w16cid:durableId="890072811">
    <w:abstractNumId w:val="4"/>
  </w:num>
  <w:num w:numId="9" w16cid:durableId="2011641127">
    <w:abstractNumId w:val="8"/>
  </w:num>
  <w:num w:numId="10" w16cid:durableId="96683965">
    <w:abstractNumId w:val="5"/>
  </w:num>
  <w:num w:numId="11" w16cid:durableId="221985440">
    <w:abstractNumId w:val="0"/>
  </w:num>
  <w:num w:numId="12" w16cid:durableId="55208443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erry, Kayla">
    <w15:presenceInfo w15:providerId="AD" w15:userId="S::perry.1864@osu.edu::abdcef40-c999-4136-8b23-bb8d2cd56ae7"/>
  </w15:person>
  <w15:person w15:author="Aaron Tayal">
    <w15:presenceInfo w15:providerId="Windows Live" w15:userId="32f02f1096a931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23"/>
    <w:rsid w:val="00003A2F"/>
    <w:rsid w:val="00004890"/>
    <w:rsid w:val="00006944"/>
    <w:rsid w:val="00012C7F"/>
    <w:rsid w:val="00013E7E"/>
    <w:rsid w:val="000140D0"/>
    <w:rsid w:val="000176FC"/>
    <w:rsid w:val="00017EF1"/>
    <w:rsid w:val="00023EB7"/>
    <w:rsid w:val="00024928"/>
    <w:rsid w:val="00024CC4"/>
    <w:rsid w:val="00027B4B"/>
    <w:rsid w:val="00027C20"/>
    <w:rsid w:val="00031698"/>
    <w:rsid w:val="000328BB"/>
    <w:rsid w:val="0004020D"/>
    <w:rsid w:val="00041A77"/>
    <w:rsid w:val="000427AB"/>
    <w:rsid w:val="00052FB7"/>
    <w:rsid w:val="00055688"/>
    <w:rsid w:val="00057F18"/>
    <w:rsid w:val="000650AD"/>
    <w:rsid w:val="0007449F"/>
    <w:rsid w:val="0007795F"/>
    <w:rsid w:val="00077A00"/>
    <w:rsid w:val="000845EA"/>
    <w:rsid w:val="0009482E"/>
    <w:rsid w:val="00096AED"/>
    <w:rsid w:val="000A08D5"/>
    <w:rsid w:val="000A19B7"/>
    <w:rsid w:val="000A53D5"/>
    <w:rsid w:val="000B4BA2"/>
    <w:rsid w:val="000B506B"/>
    <w:rsid w:val="000C0B29"/>
    <w:rsid w:val="000C0D33"/>
    <w:rsid w:val="000C136F"/>
    <w:rsid w:val="000C1FA1"/>
    <w:rsid w:val="000C4D6B"/>
    <w:rsid w:val="000D44EB"/>
    <w:rsid w:val="000E0C9C"/>
    <w:rsid w:val="000E257D"/>
    <w:rsid w:val="000E34F6"/>
    <w:rsid w:val="000E668C"/>
    <w:rsid w:val="000F1999"/>
    <w:rsid w:val="000F335E"/>
    <w:rsid w:val="000F7BCD"/>
    <w:rsid w:val="00101E97"/>
    <w:rsid w:val="001029DB"/>
    <w:rsid w:val="0010393E"/>
    <w:rsid w:val="00112768"/>
    <w:rsid w:val="00123421"/>
    <w:rsid w:val="001238A4"/>
    <w:rsid w:val="00125FCB"/>
    <w:rsid w:val="001260F1"/>
    <w:rsid w:val="00126A2C"/>
    <w:rsid w:val="00126CDE"/>
    <w:rsid w:val="00130F5A"/>
    <w:rsid w:val="0013187E"/>
    <w:rsid w:val="0013702B"/>
    <w:rsid w:val="00142D97"/>
    <w:rsid w:val="001433B8"/>
    <w:rsid w:val="00145395"/>
    <w:rsid w:val="00146FFF"/>
    <w:rsid w:val="0015066C"/>
    <w:rsid w:val="00150A81"/>
    <w:rsid w:val="00152314"/>
    <w:rsid w:val="00152A8B"/>
    <w:rsid w:val="00153608"/>
    <w:rsid w:val="001555FF"/>
    <w:rsid w:val="00157349"/>
    <w:rsid w:val="0016183A"/>
    <w:rsid w:val="001620B2"/>
    <w:rsid w:val="0016452A"/>
    <w:rsid w:val="00165BE2"/>
    <w:rsid w:val="001678AC"/>
    <w:rsid w:val="00170265"/>
    <w:rsid w:val="00186306"/>
    <w:rsid w:val="00190609"/>
    <w:rsid w:val="00190806"/>
    <w:rsid w:val="00193715"/>
    <w:rsid w:val="00195323"/>
    <w:rsid w:val="001A0471"/>
    <w:rsid w:val="001A18C4"/>
    <w:rsid w:val="001A3B5D"/>
    <w:rsid w:val="001A50DA"/>
    <w:rsid w:val="001B1513"/>
    <w:rsid w:val="001B16AD"/>
    <w:rsid w:val="001B2145"/>
    <w:rsid w:val="001B6786"/>
    <w:rsid w:val="001C1522"/>
    <w:rsid w:val="001C15A8"/>
    <w:rsid w:val="001C2DD3"/>
    <w:rsid w:val="001C5A75"/>
    <w:rsid w:val="001C5B9C"/>
    <w:rsid w:val="001C633E"/>
    <w:rsid w:val="001C646E"/>
    <w:rsid w:val="001C6D0C"/>
    <w:rsid w:val="001D2A7A"/>
    <w:rsid w:val="001D3488"/>
    <w:rsid w:val="001D7178"/>
    <w:rsid w:val="001E0827"/>
    <w:rsid w:val="001E0F76"/>
    <w:rsid w:val="001E20C3"/>
    <w:rsid w:val="001E21C5"/>
    <w:rsid w:val="001F37D6"/>
    <w:rsid w:val="001F4339"/>
    <w:rsid w:val="002010BF"/>
    <w:rsid w:val="00204084"/>
    <w:rsid w:val="00210B87"/>
    <w:rsid w:val="002201FA"/>
    <w:rsid w:val="002211C3"/>
    <w:rsid w:val="0022569F"/>
    <w:rsid w:val="00231A47"/>
    <w:rsid w:val="002323E7"/>
    <w:rsid w:val="00232C64"/>
    <w:rsid w:val="00244DBD"/>
    <w:rsid w:val="00246DBC"/>
    <w:rsid w:val="00252842"/>
    <w:rsid w:val="00255B94"/>
    <w:rsid w:val="00256C01"/>
    <w:rsid w:val="00263580"/>
    <w:rsid w:val="00267ED0"/>
    <w:rsid w:val="00270C5D"/>
    <w:rsid w:val="00274B69"/>
    <w:rsid w:val="002756CB"/>
    <w:rsid w:val="00280899"/>
    <w:rsid w:val="00280ED2"/>
    <w:rsid w:val="002815B5"/>
    <w:rsid w:val="00282E54"/>
    <w:rsid w:val="002845BF"/>
    <w:rsid w:val="00285252"/>
    <w:rsid w:val="0029036F"/>
    <w:rsid w:val="002951A6"/>
    <w:rsid w:val="00296DB0"/>
    <w:rsid w:val="002A3D4D"/>
    <w:rsid w:val="002A4107"/>
    <w:rsid w:val="002A436D"/>
    <w:rsid w:val="002A5B04"/>
    <w:rsid w:val="002A66F4"/>
    <w:rsid w:val="002B31BF"/>
    <w:rsid w:val="002B4686"/>
    <w:rsid w:val="002B5271"/>
    <w:rsid w:val="002C0853"/>
    <w:rsid w:val="002C60CE"/>
    <w:rsid w:val="002C6BF3"/>
    <w:rsid w:val="002C793F"/>
    <w:rsid w:val="002D17B3"/>
    <w:rsid w:val="002D1C97"/>
    <w:rsid w:val="002D2EA3"/>
    <w:rsid w:val="002E2562"/>
    <w:rsid w:val="002E457E"/>
    <w:rsid w:val="002E6375"/>
    <w:rsid w:val="002F058C"/>
    <w:rsid w:val="002F0861"/>
    <w:rsid w:val="002F240F"/>
    <w:rsid w:val="002F3C50"/>
    <w:rsid w:val="002F696C"/>
    <w:rsid w:val="00316498"/>
    <w:rsid w:val="0032176C"/>
    <w:rsid w:val="00321FD9"/>
    <w:rsid w:val="00322B5B"/>
    <w:rsid w:val="00322EC7"/>
    <w:rsid w:val="00326336"/>
    <w:rsid w:val="00326D3A"/>
    <w:rsid w:val="00330748"/>
    <w:rsid w:val="00333978"/>
    <w:rsid w:val="00333EBC"/>
    <w:rsid w:val="00334425"/>
    <w:rsid w:val="00336B85"/>
    <w:rsid w:val="00345359"/>
    <w:rsid w:val="00346136"/>
    <w:rsid w:val="0034768A"/>
    <w:rsid w:val="00347775"/>
    <w:rsid w:val="00347EA9"/>
    <w:rsid w:val="00351146"/>
    <w:rsid w:val="00353782"/>
    <w:rsid w:val="003538DC"/>
    <w:rsid w:val="00353957"/>
    <w:rsid w:val="00355433"/>
    <w:rsid w:val="003558CB"/>
    <w:rsid w:val="00356789"/>
    <w:rsid w:val="0036071E"/>
    <w:rsid w:val="0036329A"/>
    <w:rsid w:val="00365040"/>
    <w:rsid w:val="003668B1"/>
    <w:rsid w:val="00371481"/>
    <w:rsid w:val="00374102"/>
    <w:rsid w:val="00386431"/>
    <w:rsid w:val="003900C5"/>
    <w:rsid w:val="00390B26"/>
    <w:rsid w:val="0039406C"/>
    <w:rsid w:val="0039452F"/>
    <w:rsid w:val="00394E8D"/>
    <w:rsid w:val="003A001B"/>
    <w:rsid w:val="003A5E4C"/>
    <w:rsid w:val="003A79D2"/>
    <w:rsid w:val="003B0B13"/>
    <w:rsid w:val="003B0C7B"/>
    <w:rsid w:val="003B227B"/>
    <w:rsid w:val="003B3492"/>
    <w:rsid w:val="003B4AC7"/>
    <w:rsid w:val="003C5D23"/>
    <w:rsid w:val="003C62F1"/>
    <w:rsid w:val="003C6E3A"/>
    <w:rsid w:val="003D0330"/>
    <w:rsid w:val="003D439A"/>
    <w:rsid w:val="003D7392"/>
    <w:rsid w:val="003E4885"/>
    <w:rsid w:val="003E6824"/>
    <w:rsid w:val="003E7173"/>
    <w:rsid w:val="003F11AB"/>
    <w:rsid w:val="003F1F85"/>
    <w:rsid w:val="003F299F"/>
    <w:rsid w:val="003F3989"/>
    <w:rsid w:val="003F5410"/>
    <w:rsid w:val="003F5F8F"/>
    <w:rsid w:val="003F6978"/>
    <w:rsid w:val="003F6C95"/>
    <w:rsid w:val="00402FAE"/>
    <w:rsid w:val="004115A1"/>
    <w:rsid w:val="0041356B"/>
    <w:rsid w:val="00413D7C"/>
    <w:rsid w:val="0041508B"/>
    <w:rsid w:val="0042646D"/>
    <w:rsid w:val="00432AF2"/>
    <w:rsid w:val="00435F16"/>
    <w:rsid w:val="004421D7"/>
    <w:rsid w:val="00443FB7"/>
    <w:rsid w:val="00450A5A"/>
    <w:rsid w:val="00452166"/>
    <w:rsid w:val="0045614E"/>
    <w:rsid w:val="00463327"/>
    <w:rsid w:val="004656F6"/>
    <w:rsid w:val="00465C03"/>
    <w:rsid w:val="00475AC0"/>
    <w:rsid w:val="0049477D"/>
    <w:rsid w:val="00495538"/>
    <w:rsid w:val="004A2208"/>
    <w:rsid w:val="004A5653"/>
    <w:rsid w:val="004B0E88"/>
    <w:rsid w:val="004B1118"/>
    <w:rsid w:val="004B22FF"/>
    <w:rsid w:val="004B2561"/>
    <w:rsid w:val="004B32D6"/>
    <w:rsid w:val="004B50C2"/>
    <w:rsid w:val="004B6603"/>
    <w:rsid w:val="004C4898"/>
    <w:rsid w:val="004C76DF"/>
    <w:rsid w:val="004D366F"/>
    <w:rsid w:val="004D5E4D"/>
    <w:rsid w:val="004E01E1"/>
    <w:rsid w:val="004E0C35"/>
    <w:rsid w:val="004E46D6"/>
    <w:rsid w:val="004E54C2"/>
    <w:rsid w:val="004F2C8E"/>
    <w:rsid w:val="00502465"/>
    <w:rsid w:val="005052D8"/>
    <w:rsid w:val="00510044"/>
    <w:rsid w:val="00520240"/>
    <w:rsid w:val="00523317"/>
    <w:rsid w:val="00530F48"/>
    <w:rsid w:val="00534A34"/>
    <w:rsid w:val="00536114"/>
    <w:rsid w:val="00540F9E"/>
    <w:rsid w:val="00541D47"/>
    <w:rsid w:val="00543B8B"/>
    <w:rsid w:val="005446FD"/>
    <w:rsid w:val="00544F02"/>
    <w:rsid w:val="00546670"/>
    <w:rsid w:val="00554AA2"/>
    <w:rsid w:val="005551AD"/>
    <w:rsid w:val="00557921"/>
    <w:rsid w:val="0056027B"/>
    <w:rsid w:val="00562F64"/>
    <w:rsid w:val="0056470F"/>
    <w:rsid w:val="00565988"/>
    <w:rsid w:val="005661F6"/>
    <w:rsid w:val="00571236"/>
    <w:rsid w:val="005764D5"/>
    <w:rsid w:val="00576623"/>
    <w:rsid w:val="00580AF5"/>
    <w:rsid w:val="00581FA9"/>
    <w:rsid w:val="00584145"/>
    <w:rsid w:val="00584499"/>
    <w:rsid w:val="00584868"/>
    <w:rsid w:val="0058646F"/>
    <w:rsid w:val="00587E95"/>
    <w:rsid w:val="00591FFC"/>
    <w:rsid w:val="005A05A3"/>
    <w:rsid w:val="005C3F64"/>
    <w:rsid w:val="005C6354"/>
    <w:rsid w:val="005C6C8A"/>
    <w:rsid w:val="005D10E5"/>
    <w:rsid w:val="005D12EA"/>
    <w:rsid w:val="005D21CF"/>
    <w:rsid w:val="005D2566"/>
    <w:rsid w:val="005D364A"/>
    <w:rsid w:val="005D5474"/>
    <w:rsid w:val="005D5B0B"/>
    <w:rsid w:val="005D7BD5"/>
    <w:rsid w:val="005E1219"/>
    <w:rsid w:val="005E5DC1"/>
    <w:rsid w:val="005F5704"/>
    <w:rsid w:val="00605BBF"/>
    <w:rsid w:val="00610C64"/>
    <w:rsid w:val="006136D3"/>
    <w:rsid w:val="00613EBA"/>
    <w:rsid w:val="00622A69"/>
    <w:rsid w:val="00641C38"/>
    <w:rsid w:val="00642FF6"/>
    <w:rsid w:val="00646A03"/>
    <w:rsid w:val="0066113B"/>
    <w:rsid w:val="00663E7F"/>
    <w:rsid w:val="00664589"/>
    <w:rsid w:val="00664ECB"/>
    <w:rsid w:val="00686B45"/>
    <w:rsid w:val="00691B71"/>
    <w:rsid w:val="006955E0"/>
    <w:rsid w:val="006979F1"/>
    <w:rsid w:val="006A1337"/>
    <w:rsid w:val="006A74A2"/>
    <w:rsid w:val="006B35D7"/>
    <w:rsid w:val="006B5A00"/>
    <w:rsid w:val="006B76B2"/>
    <w:rsid w:val="006C4E88"/>
    <w:rsid w:val="006D1D9E"/>
    <w:rsid w:val="006D40B2"/>
    <w:rsid w:val="006F0F16"/>
    <w:rsid w:val="00702AA9"/>
    <w:rsid w:val="00703EB3"/>
    <w:rsid w:val="0070584A"/>
    <w:rsid w:val="00712D79"/>
    <w:rsid w:val="007158C5"/>
    <w:rsid w:val="00720E5D"/>
    <w:rsid w:val="00723C89"/>
    <w:rsid w:val="00734CC5"/>
    <w:rsid w:val="00740FEC"/>
    <w:rsid w:val="0074246B"/>
    <w:rsid w:val="0074347D"/>
    <w:rsid w:val="00744040"/>
    <w:rsid w:val="007453C0"/>
    <w:rsid w:val="00762948"/>
    <w:rsid w:val="00762EFF"/>
    <w:rsid w:val="00764AA1"/>
    <w:rsid w:val="007856AD"/>
    <w:rsid w:val="00787241"/>
    <w:rsid w:val="007874E2"/>
    <w:rsid w:val="00791B59"/>
    <w:rsid w:val="00797F57"/>
    <w:rsid w:val="007A2A8A"/>
    <w:rsid w:val="007A7079"/>
    <w:rsid w:val="007A729F"/>
    <w:rsid w:val="007B45A0"/>
    <w:rsid w:val="007B73D0"/>
    <w:rsid w:val="007C007D"/>
    <w:rsid w:val="007D2E3C"/>
    <w:rsid w:val="007D519D"/>
    <w:rsid w:val="007D6EEB"/>
    <w:rsid w:val="007E3625"/>
    <w:rsid w:val="007E3BC5"/>
    <w:rsid w:val="007F0DD0"/>
    <w:rsid w:val="007F42F7"/>
    <w:rsid w:val="007F4687"/>
    <w:rsid w:val="00807FE7"/>
    <w:rsid w:val="00815059"/>
    <w:rsid w:val="008164E1"/>
    <w:rsid w:val="00816BF2"/>
    <w:rsid w:val="008173E9"/>
    <w:rsid w:val="008216CF"/>
    <w:rsid w:val="00822AF4"/>
    <w:rsid w:val="0082607B"/>
    <w:rsid w:val="008269F1"/>
    <w:rsid w:val="00826F6B"/>
    <w:rsid w:val="00827425"/>
    <w:rsid w:val="008349CD"/>
    <w:rsid w:val="00840022"/>
    <w:rsid w:val="008405B8"/>
    <w:rsid w:val="00844757"/>
    <w:rsid w:val="0085130C"/>
    <w:rsid w:val="00855F22"/>
    <w:rsid w:val="00861FA0"/>
    <w:rsid w:val="00862D81"/>
    <w:rsid w:val="008633FD"/>
    <w:rsid w:val="00865238"/>
    <w:rsid w:val="00865479"/>
    <w:rsid w:val="00875279"/>
    <w:rsid w:val="00875369"/>
    <w:rsid w:val="008761EE"/>
    <w:rsid w:val="0088011C"/>
    <w:rsid w:val="0088135D"/>
    <w:rsid w:val="008863B8"/>
    <w:rsid w:val="008911DE"/>
    <w:rsid w:val="008917F4"/>
    <w:rsid w:val="00896B19"/>
    <w:rsid w:val="00896FAD"/>
    <w:rsid w:val="008A7899"/>
    <w:rsid w:val="008B4546"/>
    <w:rsid w:val="008B5C4E"/>
    <w:rsid w:val="008B6F82"/>
    <w:rsid w:val="008D5B19"/>
    <w:rsid w:val="008D5B42"/>
    <w:rsid w:val="008D62C2"/>
    <w:rsid w:val="008E10E4"/>
    <w:rsid w:val="008E1D53"/>
    <w:rsid w:val="008E5BCC"/>
    <w:rsid w:val="008F38C7"/>
    <w:rsid w:val="008F4443"/>
    <w:rsid w:val="008F79EF"/>
    <w:rsid w:val="00905857"/>
    <w:rsid w:val="009123B4"/>
    <w:rsid w:val="0091243E"/>
    <w:rsid w:val="00920A95"/>
    <w:rsid w:val="00925EBA"/>
    <w:rsid w:val="009310EF"/>
    <w:rsid w:val="00936410"/>
    <w:rsid w:val="00941492"/>
    <w:rsid w:val="009502A2"/>
    <w:rsid w:val="00950AB5"/>
    <w:rsid w:val="00950FCB"/>
    <w:rsid w:val="00952977"/>
    <w:rsid w:val="009552F6"/>
    <w:rsid w:val="00976B4C"/>
    <w:rsid w:val="00980B38"/>
    <w:rsid w:val="00982604"/>
    <w:rsid w:val="00984D9F"/>
    <w:rsid w:val="0098592C"/>
    <w:rsid w:val="00991626"/>
    <w:rsid w:val="00992274"/>
    <w:rsid w:val="009A2EDE"/>
    <w:rsid w:val="009A34EA"/>
    <w:rsid w:val="009A3D7F"/>
    <w:rsid w:val="009A492E"/>
    <w:rsid w:val="009A5202"/>
    <w:rsid w:val="009B5427"/>
    <w:rsid w:val="009C32B8"/>
    <w:rsid w:val="009C5A3E"/>
    <w:rsid w:val="009C60E0"/>
    <w:rsid w:val="009D2882"/>
    <w:rsid w:val="009D491B"/>
    <w:rsid w:val="009E1233"/>
    <w:rsid w:val="009E241D"/>
    <w:rsid w:val="009E31DF"/>
    <w:rsid w:val="009E38AC"/>
    <w:rsid w:val="009E6702"/>
    <w:rsid w:val="009E7B15"/>
    <w:rsid w:val="009F196F"/>
    <w:rsid w:val="009F66EE"/>
    <w:rsid w:val="00A00376"/>
    <w:rsid w:val="00A01F1F"/>
    <w:rsid w:val="00A04E2C"/>
    <w:rsid w:val="00A105DD"/>
    <w:rsid w:val="00A14016"/>
    <w:rsid w:val="00A14FCE"/>
    <w:rsid w:val="00A15181"/>
    <w:rsid w:val="00A21144"/>
    <w:rsid w:val="00A25AF2"/>
    <w:rsid w:val="00A26A83"/>
    <w:rsid w:val="00A27D21"/>
    <w:rsid w:val="00A31FE0"/>
    <w:rsid w:val="00A350A5"/>
    <w:rsid w:val="00A3796E"/>
    <w:rsid w:val="00A40DAF"/>
    <w:rsid w:val="00A42D5C"/>
    <w:rsid w:val="00A506FF"/>
    <w:rsid w:val="00A53BDF"/>
    <w:rsid w:val="00A5524E"/>
    <w:rsid w:val="00A65A96"/>
    <w:rsid w:val="00A72409"/>
    <w:rsid w:val="00A83776"/>
    <w:rsid w:val="00A90439"/>
    <w:rsid w:val="00A91BF6"/>
    <w:rsid w:val="00AA5E76"/>
    <w:rsid w:val="00AA766E"/>
    <w:rsid w:val="00AB3424"/>
    <w:rsid w:val="00AC52AE"/>
    <w:rsid w:val="00AC56A8"/>
    <w:rsid w:val="00AC776B"/>
    <w:rsid w:val="00AD1112"/>
    <w:rsid w:val="00AD111C"/>
    <w:rsid w:val="00AD5246"/>
    <w:rsid w:val="00AD7A50"/>
    <w:rsid w:val="00AE21F5"/>
    <w:rsid w:val="00AE7268"/>
    <w:rsid w:val="00AF34AC"/>
    <w:rsid w:val="00AF49E5"/>
    <w:rsid w:val="00AF599E"/>
    <w:rsid w:val="00B021AB"/>
    <w:rsid w:val="00B04906"/>
    <w:rsid w:val="00B064A9"/>
    <w:rsid w:val="00B113FE"/>
    <w:rsid w:val="00B129E5"/>
    <w:rsid w:val="00B15423"/>
    <w:rsid w:val="00B236C7"/>
    <w:rsid w:val="00B26E2D"/>
    <w:rsid w:val="00B27C1C"/>
    <w:rsid w:val="00B3307F"/>
    <w:rsid w:val="00B33B05"/>
    <w:rsid w:val="00B34F57"/>
    <w:rsid w:val="00B35CFA"/>
    <w:rsid w:val="00B367EE"/>
    <w:rsid w:val="00B41794"/>
    <w:rsid w:val="00B42268"/>
    <w:rsid w:val="00B42DA7"/>
    <w:rsid w:val="00B44458"/>
    <w:rsid w:val="00B458B9"/>
    <w:rsid w:val="00B46048"/>
    <w:rsid w:val="00B5245E"/>
    <w:rsid w:val="00B55D62"/>
    <w:rsid w:val="00B56B39"/>
    <w:rsid w:val="00B6148C"/>
    <w:rsid w:val="00B63AB8"/>
    <w:rsid w:val="00B6516E"/>
    <w:rsid w:val="00B738DF"/>
    <w:rsid w:val="00B82381"/>
    <w:rsid w:val="00BA23D8"/>
    <w:rsid w:val="00BA32A6"/>
    <w:rsid w:val="00BA4388"/>
    <w:rsid w:val="00BA6429"/>
    <w:rsid w:val="00BA70E8"/>
    <w:rsid w:val="00BB3FCC"/>
    <w:rsid w:val="00BB5DA5"/>
    <w:rsid w:val="00BB6C42"/>
    <w:rsid w:val="00BC0449"/>
    <w:rsid w:val="00BC47A3"/>
    <w:rsid w:val="00BD4690"/>
    <w:rsid w:val="00BD58AA"/>
    <w:rsid w:val="00BE3614"/>
    <w:rsid w:val="00BE4132"/>
    <w:rsid w:val="00BE678F"/>
    <w:rsid w:val="00C0273D"/>
    <w:rsid w:val="00C03FEB"/>
    <w:rsid w:val="00C05C81"/>
    <w:rsid w:val="00C0758A"/>
    <w:rsid w:val="00C10E4D"/>
    <w:rsid w:val="00C11600"/>
    <w:rsid w:val="00C1318A"/>
    <w:rsid w:val="00C13F80"/>
    <w:rsid w:val="00C17733"/>
    <w:rsid w:val="00C206CA"/>
    <w:rsid w:val="00C310A6"/>
    <w:rsid w:val="00C310AB"/>
    <w:rsid w:val="00C33527"/>
    <w:rsid w:val="00C4319D"/>
    <w:rsid w:val="00C52DD0"/>
    <w:rsid w:val="00C537B6"/>
    <w:rsid w:val="00C5494B"/>
    <w:rsid w:val="00C550AC"/>
    <w:rsid w:val="00C614B5"/>
    <w:rsid w:val="00C63210"/>
    <w:rsid w:val="00C64D95"/>
    <w:rsid w:val="00C7141D"/>
    <w:rsid w:val="00C722DE"/>
    <w:rsid w:val="00C8074A"/>
    <w:rsid w:val="00C81910"/>
    <w:rsid w:val="00C8520C"/>
    <w:rsid w:val="00C87F72"/>
    <w:rsid w:val="00C90573"/>
    <w:rsid w:val="00C91A55"/>
    <w:rsid w:val="00C9272B"/>
    <w:rsid w:val="00C95EFC"/>
    <w:rsid w:val="00CA1F3A"/>
    <w:rsid w:val="00CA4FB1"/>
    <w:rsid w:val="00CA531D"/>
    <w:rsid w:val="00CA7854"/>
    <w:rsid w:val="00CB0570"/>
    <w:rsid w:val="00CB08B8"/>
    <w:rsid w:val="00CB0A9F"/>
    <w:rsid w:val="00CB2642"/>
    <w:rsid w:val="00CC1077"/>
    <w:rsid w:val="00CC16C0"/>
    <w:rsid w:val="00CC339E"/>
    <w:rsid w:val="00CC5622"/>
    <w:rsid w:val="00CC6124"/>
    <w:rsid w:val="00CD2D72"/>
    <w:rsid w:val="00CD6DA9"/>
    <w:rsid w:val="00CE1918"/>
    <w:rsid w:val="00CE571F"/>
    <w:rsid w:val="00CE5E42"/>
    <w:rsid w:val="00CE72FB"/>
    <w:rsid w:val="00CE7D00"/>
    <w:rsid w:val="00CF6186"/>
    <w:rsid w:val="00CF634D"/>
    <w:rsid w:val="00D00D55"/>
    <w:rsid w:val="00D11CC6"/>
    <w:rsid w:val="00D12D1C"/>
    <w:rsid w:val="00D166E2"/>
    <w:rsid w:val="00D2423D"/>
    <w:rsid w:val="00D253CF"/>
    <w:rsid w:val="00D260E6"/>
    <w:rsid w:val="00D30943"/>
    <w:rsid w:val="00D30D65"/>
    <w:rsid w:val="00D365ED"/>
    <w:rsid w:val="00D42FBA"/>
    <w:rsid w:val="00D43AD6"/>
    <w:rsid w:val="00D4605E"/>
    <w:rsid w:val="00D47C80"/>
    <w:rsid w:val="00D51AFE"/>
    <w:rsid w:val="00D53199"/>
    <w:rsid w:val="00D542AD"/>
    <w:rsid w:val="00D55456"/>
    <w:rsid w:val="00D60921"/>
    <w:rsid w:val="00D65232"/>
    <w:rsid w:val="00D7692D"/>
    <w:rsid w:val="00D80117"/>
    <w:rsid w:val="00D81565"/>
    <w:rsid w:val="00D858F3"/>
    <w:rsid w:val="00D9777D"/>
    <w:rsid w:val="00DA4142"/>
    <w:rsid w:val="00DA5501"/>
    <w:rsid w:val="00DB3B92"/>
    <w:rsid w:val="00DB54AD"/>
    <w:rsid w:val="00DB5741"/>
    <w:rsid w:val="00DB7F47"/>
    <w:rsid w:val="00DC1440"/>
    <w:rsid w:val="00DC2160"/>
    <w:rsid w:val="00DC5243"/>
    <w:rsid w:val="00DC7D57"/>
    <w:rsid w:val="00DD5339"/>
    <w:rsid w:val="00DD5BEE"/>
    <w:rsid w:val="00DD6EF7"/>
    <w:rsid w:val="00DE1EDE"/>
    <w:rsid w:val="00DE34A7"/>
    <w:rsid w:val="00DF5B55"/>
    <w:rsid w:val="00DF6233"/>
    <w:rsid w:val="00DF628F"/>
    <w:rsid w:val="00DF642A"/>
    <w:rsid w:val="00E00BF5"/>
    <w:rsid w:val="00E022A4"/>
    <w:rsid w:val="00E02B1D"/>
    <w:rsid w:val="00E03B84"/>
    <w:rsid w:val="00E103A8"/>
    <w:rsid w:val="00E16958"/>
    <w:rsid w:val="00E261E3"/>
    <w:rsid w:val="00E316C6"/>
    <w:rsid w:val="00E41CDC"/>
    <w:rsid w:val="00E41FC4"/>
    <w:rsid w:val="00E4544D"/>
    <w:rsid w:val="00E46172"/>
    <w:rsid w:val="00E464F7"/>
    <w:rsid w:val="00E509C2"/>
    <w:rsid w:val="00E578E0"/>
    <w:rsid w:val="00E64722"/>
    <w:rsid w:val="00E67971"/>
    <w:rsid w:val="00E70362"/>
    <w:rsid w:val="00E708B1"/>
    <w:rsid w:val="00E773D5"/>
    <w:rsid w:val="00E8669D"/>
    <w:rsid w:val="00E874E0"/>
    <w:rsid w:val="00E90E57"/>
    <w:rsid w:val="00E91012"/>
    <w:rsid w:val="00E9228A"/>
    <w:rsid w:val="00E93316"/>
    <w:rsid w:val="00E963ED"/>
    <w:rsid w:val="00E968EB"/>
    <w:rsid w:val="00EA2130"/>
    <w:rsid w:val="00EA2B5F"/>
    <w:rsid w:val="00EB0DFE"/>
    <w:rsid w:val="00EC1888"/>
    <w:rsid w:val="00EC3608"/>
    <w:rsid w:val="00EC61AA"/>
    <w:rsid w:val="00ED6918"/>
    <w:rsid w:val="00ED75C1"/>
    <w:rsid w:val="00EE04FF"/>
    <w:rsid w:val="00EE6417"/>
    <w:rsid w:val="00F05F17"/>
    <w:rsid w:val="00F064A4"/>
    <w:rsid w:val="00F1010A"/>
    <w:rsid w:val="00F1073F"/>
    <w:rsid w:val="00F11B8E"/>
    <w:rsid w:val="00F13B26"/>
    <w:rsid w:val="00F145C0"/>
    <w:rsid w:val="00F14BDF"/>
    <w:rsid w:val="00F153F5"/>
    <w:rsid w:val="00F178C7"/>
    <w:rsid w:val="00F17A9C"/>
    <w:rsid w:val="00F17B45"/>
    <w:rsid w:val="00F24C0A"/>
    <w:rsid w:val="00F24CE8"/>
    <w:rsid w:val="00F25639"/>
    <w:rsid w:val="00F329B2"/>
    <w:rsid w:val="00F37E8E"/>
    <w:rsid w:val="00F439E8"/>
    <w:rsid w:val="00F53455"/>
    <w:rsid w:val="00F628A0"/>
    <w:rsid w:val="00F6293A"/>
    <w:rsid w:val="00F63CC1"/>
    <w:rsid w:val="00F6549E"/>
    <w:rsid w:val="00F7001D"/>
    <w:rsid w:val="00F80940"/>
    <w:rsid w:val="00F830A8"/>
    <w:rsid w:val="00F846D0"/>
    <w:rsid w:val="00F85A48"/>
    <w:rsid w:val="00F87EC9"/>
    <w:rsid w:val="00F90D0E"/>
    <w:rsid w:val="00F91BFC"/>
    <w:rsid w:val="00F927C5"/>
    <w:rsid w:val="00F97785"/>
    <w:rsid w:val="00FA2DEE"/>
    <w:rsid w:val="00FA3425"/>
    <w:rsid w:val="00FB2DA4"/>
    <w:rsid w:val="00FB359F"/>
    <w:rsid w:val="00FB6728"/>
    <w:rsid w:val="00FB795D"/>
    <w:rsid w:val="00FC1053"/>
    <w:rsid w:val="00FD354C"/>
    <w:rsid w:val="00FD515A"/>
    <w:rsid w:val="00FE197B"/>
    <w:rsid w:val="00FE60EC"/>
    <w:rsid w:val="00FF2A9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491B"/>
  <w15:chartTrackingRefBased/>
  <w15:docId w15:val="{BDA0C03E-5CDA-4D43-AB06-0A9108CE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aron's insect labels"/>
    <w:basedOn w:val="TableNormal"/>
    <w:uiPriority w:val="39"/>
    <w:rsid w:val="00003A2F"/>
    <w:rPr>
      <w:rFonts w:ascii="Times New Roman" w:hAnsi="Times New Roman"/>
      <w:spacing w:val="-20"/>
      <w:sz w:val="8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1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2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F1F85"/>
    <w:pPr>
      <w:tabs>
        <w:tab w:val="left" w:pos="264"/>
      </w:tabs>
      <w:spacing w:line="480" w:lineRule="auto"/>
      <w:ind w:left="264" w:hanging="264"/>
    </w:pPr>
  </w:style>
  <w:style w:type="character" w:styleId="CommentReference">
    <w:name w:val="annotation reference"/>
    <w:basedOn w:val="DefaultParagraphFont"/>
    <w:uiPriority w:val="99"/>
    <w:semiHidden/>
    <w:unhideWhenUsed/>
    <w:rsid w:val="00CB2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6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6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64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A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8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E2A1-DBED-4633-A1B7-69B7A8A4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4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Tayal</dc:creator>
  <cp:keywords/>
  <dc:description/>
  <cp:lastModifiedBy>Perry, Kayla</cp:lastModifiedBy>
  <cp:revision>8</cp:revision>
  <dcterms:created xsi:type="dcterms:W3CDTF">2025-01-07T15:59:00Z</dcterms:created>
  <dcterms:modified xsi:type="dcterms:W3CDTF">2025-01-07T17:08:00Z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id="pa4FeLWu"/&gt;&lt;style id="http://www.zotero.org/styles/nature" hasBibliography="1" bibliographyStyleHasBeenSet="1"/&gt;&lt;prefs&gt;&lt;pref name="fieldType" value="Field"/&gt;&lt;/prefs&gt;&lt;/data&gt;</vt:lpwstr>
  </property>
</Properties>
</file>