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BB3CC" w14:textId="7C66BD71" w:rsidR="006E0833" w:rsidRPr="006E0833" w:rsidRDefault="00EF5504" w:rsidP="006E0833">
      <w:pPr>
        <w:keepNext/>
        <w:keepLines/>
        <w:pageBreakBefore/>
        <w:numPr>
          <w:ilvl w:val="0"/>
          <w:numId w:val="14"/>
        </w:numPr>
        <w:spacing w:before="1440" w:after="480"/>
        <w:jc w:val="center"/>
        <w:outlineLvl w:val="0"/>
        <w:rPr>
          <w:rFonts w:eastAsia="Calibri"/>
          <w:b/>
          <w:bCs/>
          <w:kern w:val="0"/>
          <w:sz w:val="24"/>
          <w:szCs w:val="24"/>
          <w14:ligatures w14:val="none"/>
        </w:rPr>
      </w:pPr>
      <w:r>
        <w:rPr>
          <w:rFonts w:eastAsia="Calibri"/>
          <w:b/>
          <w:bCs/>
          <w:kern w:val="0"/>
          <w:sz w:val="24"/>
          <w:szCs w:val="24"/>
          <w14:ligatures w14:val="none"/>
        </w:rPr>
        <w:t xml:space="preserve">. </w:t>
      </w:r>
      <w:r w:rsidR="006E0833" w:rsidRPr="006E0833">
        <w:rPr>
          <w:rFonts w:eastAsia="Calibri"/>
          <w:b/>
          <w:bCs/>
          <w:kern w:val="0"/>
          <w:sz w:val="24"/>
          <w:szCs w:val="24"/>
          <w14:ligatures w14:val="none"/>
        </w:rPr>
        <w:t>The effects of a tornado and salvage-logging on ground beetles</w:t>
      </w:r>
    </w:p>
    <w:p w14:paraId="12538F22" w14:textId="5BAED354" w:rsidR="006E0833" w:rsidRDefault="006E0833" w:rsidP="00F804E1">
      <w:pPr>
        <w:spacing w:line="480" w:lineRule="auto"/>
        <w:rPr>
          <w:rFonts w:eastAsia="Calibri"/>
          <w:b/>
          <w:bCs/>
          <w:kern w:val="0"/>
          <w:sz w:val="24"/>
          <w:szCs w:val="24"/>
          <w14:ligatures w14:val="none"/>
        </w:rPr>
      </w:pPr>
      <w:r w:rsidRPr="006E0833">
        <w:rPr>
          <w:rFonts w:eastAsia="Calibri"/>
          <w:b/>
          <w:bCs/>
          <w:kern w:val="0"/>
          <w:sz w:val="24"/>
          <w:szCs w:val="24"/>
          <w14:ligatures w14:val="none"/>
        </w:rPr>
        <w:t>Abstract</w:t>
      </w:r>
    </w:p>
    <w:p w14:paraId="34479827" w14:textId="2277F232" w:rsidR="00F804E1" w:rsidRDefault="00F804E1" w:rsidP="00F804E1">
      <w:pPr>
        <w:spacing w:line="480" w:lineRule="auto"/>
        <w:rPr>
          <w:rFonts w:eastAsia="Calibri"/>
          <w:kern w:val="0"/>
          <w:sz w:val="24"/>
          <w:szCs w:val="24"/>
          <w14:ligatures w14:val="none"/>
        </w:rPr>
      </w:pPr>
      <w:r>
        <w:rPr>
          <w:rFonts w:eastAsia="Calibri"/>
          <w:kern w:val="0"/>
          <w:sz w:val="24"/>
          <w:szCs w:val="24"/>
          <w14:ligatures w14:val="none"/>
        </w:rPr>
        <w:tab/>
        <w:t>Forest ecosystems are periodically affected by natural disturbance such as windthrow, which opens the canopy and causes changes to vegetation and microclimat</w:t>
      </w:r>
      <w:r w:rsidR="001F7D8E">
        <w:rPr>
          <w:rFonts w:eastAsia="Calibri"/>
          <w:kern w:val="0"/>
          <w:sz w:val="24"/>
          <w:szCs w:val="24"/>
          <w14:ligatures w14:val="none"/>
        </w:rPr>
        <w:t>es</w:t>
      </w:r>
      <w:r>
        <w:rPr>
          <w:rFonts w:eastAsia="Calibri"/>
          <w:kern w:val="0"/>
          <w:sz w:val="24"/>
          <w:szCs w:val="24"/>
          <w14:ligatures w14:val="none"/>
        </w:rPr>
        <w:t xml:space="preserve">. Forest </w:t>
      </w:r>
      <w:r w:rsidR="00E945D4">
        <w:rPr>
          <w:rFonts w:eastAsia="Calibri"/>
          <w:kern w:val="0"/>
          <w:sz w:val="24"/>
          <w:szCs w:val="24"/>
          <w14:ligatures w14:val="none"/>
        </w:rPr>
        <w:t>managers</w:t>
      </w:r>
      <w:r>
        <w:rPr>
          <w:rFonts w:eastAsia="Calibri"/>
          <w:kern w:val="0"/>
          <w:sz w:val="24"/>
          <w:szCs w:val="24"/>
          <w14:ligatures w14:val="none"/>
        </w:rPr>
        <w:t xml:space="preserve"> often harvest fallen trees affected by windthrow in a process called salvage logging</w:t>
      </w:r>
      <w:r w:rsidR="001F7D8E">
        <w:rPr>
          <w:rFonts w:eastAsia="Calibri"/>
          <w:kern w:val="0"/>
          <w:sz w:val="24"/>
          <w:szCs w:val="24"/>
          <w14:ligatures w14:val="none"/>
        </w:rPr>
        <w:t xml:space="preserve">, but this practice </w:t>
      </w:r>
      <w:r w:rsidR="008F3DB5">
        <w:rPr>
          <w:rFonts w:eastAsia="Calibri"/>
          <w:kern w:val="0"/>
          <w:sz w:val="24"/>
          <w:szCs w:val="24"/>
          <w14:ligatures w14:val="none"/>
        </w:rPr>
        <w:t>may have</w:t>
      </w:r>
      <w:r w:rsidR="001F7D8E">
        <w:rPr>
          <w:rFonts w:eastAsia="Calibri"/>
          <w:kern w:val="0"/>
          <w:sz w:val="24"/>
          <w:szCs w:val="24"/>
          <w14:ligatures w14:val="none"/>
        </w:rPr>
        <w:t xml:space="preserve"> long-term effects on biodiversity</w:t>
      </w:r>
      <w:r>
        <w:rPr>
          <w:rFonts w:eastAsia="Calibri"/>
          <w:kern w:val="0"/>
          <w:sz w:val="24"/>
          <w:szCs w:val="24"/>
          <w14:ligatures w14:val="none"/>
        </w:rPr>
        <w:t xml:space="preserve">. We studied how </w:t>
      </w:r>
      <w:r w:rsidR="00E945D4">
        <w:rPr>
          <w:rFonts w:eastAsia="Calibri"/>
          <w:kern w:val="0"/>
          <w:sz w:val="24"/>
          <w:szCs w:val="24"/>
          <w14:ligatures w14:val="none"/>
        </w:rPr>
        <w:t>a tornado event</w:t>
      </w:r>
      <w:r w:rsidR="008F3DB5">
        <w:rPr>
          <w:rFonts w:eastAsia="Calibri"/>
          <w:kern w:val="0"/>
          <w:sz w:val="24"/>
          <w:szCs w:val="24"/>
          <w14:ligatures w14:val="none"/>
        </w:rPr>
        <w:t xml:space="preserve"> followed by salvage-logging affect</w:t>
      </w:r>
      <w:r w:rsidR="002E5ED9">
        <w:rPr>
          <w:rFonts w:eastAsia="Calibri"/>
          <w:kern w:val="0"/>
          <w:sz w:val="24"/>
          <w:szCs w:val="24"/>
          <w14:ligatures w14:val="none"/>
        </w:rPr>
        <w:t xml:space="preserve">ed </w:t>
      </w:r>
      <w:r w:rsidR="008F3DB5">
        <w:rPr>
          <w:rFonts w:eastAsia="Calibri"/>
          <w:kern w:val="0"/>
          <w:sz w:val="24"/>
          <w:szCs w:val="24"/>
          <w14:ligatures w14:val="none"/>
        </w:rPr>
        <w:t>forest</w:t>
      </w:r>
      <w:r>
        <w:rPr>
          <w:rFonts w:eastAsia="Calibri"/>
          <w:kern w:val="0"/>
          <w:sz w:val="24"/>
          <w:szCs w:val="24"/>
          <w14:ligatures w14:val="none"/>
        </w:rPr>
        <w:t xml:space="preserve"> health. To do this, we used ground beetles (Coleoptera: Carabidae) as indicators, due to their </w:t>
      </w:r>
      <w:r w:rsidR="001F7D8E">
        <w:rPr>
          <w:rFonts w:eastAsia="Calibri"/>
          <w:kern w:val="0"/>
          <w:sz w:val="24"/>
          <w:szCs w:val="24"/>
          <w14:ligatures w14:val="none"/>
        </w:rPr>
        <w:t xml:space="preserve">sensitivity to changes in microclimate, woody debris, and vegetation. We </w:t>
      </w:r>
      <w:r w:rsidR="002A479E">
        <w:rPr>
          <w:rFonts w:eastAsia="Calibri"/>
          <w:kern w:val="0"/>
          <w:sz w:val="24"/>
          <w:szCs w:val="24"/>
          <w14:ligatures w14:val="none"/>
        </w:rPr>
        <w:t xml:space="preserve">also </w:t>
      </w:r>
      <w:r w:rsidR="001F7D8E">
        <w:rPr>
          <w:rFonts w:eastAsia="Calibri"/>
          <w:kern w:val="0"/>
          <w:sz w:val="24"/>
          <w:szCs w:val="24"/>
          <w14:ligatures w14:val="none"/>
        </w:rPr>
        <w:t>investigated species-specific functional traits of ground beetles relating to sensory strategy</w:t>
      </w:r>
      <w:r w:rsidR="002A479E">
        <w:rPr>
          <w:rFonts w:eastAsia="Calibri"/>
          <w:kern w:val="0"/>
          <w:sz w:val="24"/>
          <w:szCs w:val="24"/>
          <w14:ligatures w14:val="none"/>
        </w:rPr>
        <w:t>,</w:t>
      </w:r>
      <w:r w:rsidR="001F7D8E">
        <w:rPr>
          <w:rFonts w:eastAsia="Calibri"/>
          <w:kern w:val="0"/>
          <w:sz w:val="24"/>
          <w:szCs w:val="24"/>
          <w14:ligatures w14:val="none"/>
        </w:rPr>
        <w:t xml:space="preserve"> locomotion</w:t>
      </w:r>
      <w:r w:rsidR="002A479E">
        <w:rPr>
          <w:rFonts w:eastAsia="Calibri"/>
          <w:kern w:val="0"/>
          <w:sz w:val="24"/>
          <w:szCs w:val="24"/>
          <w14:ligatures w14:val="none"/>
        </w:rPr>
        <w:t>, and microclimatic preferences</w:t>
      </w:r>
      <w:r w:rsidR="001F7D8E">
        <w:rPr>
          <w:rFonts w:eastAsia="Calibri"/>
          <w:kern w:val="0"/>
          <w:sz w:val="24"/>
          <w:szCs w:val="24"/>
          <w14:ligatures w14:val="none"/>
        </w:rPr>
        <w:t xml:space="preserve">, which could </w:t>
      </w:r>
      <w:r w:rsidR="002A479E">
        <w:rPr>
          <w:rFonts w:eastAsia="Calibri"/>
          <w:kern w:val="0"/>
          <w:sz w:val="24"/>
          <w:szCs w:val="24"/>
          <w14:ligatures w14:val="none"/>
        </w:rPr>
        <w:t>relate to</w:t>
      </w:r>
      <w:r w:rsidR="001F7D8E">
        <w:rPr>
          <w:rFonts w:eastAsia="Calibri"/>
          <w:kern w:val="0"/>
          <w:sz w:val="24"/>
          <w:szCs w:val="24"/>
          <w14:ligatures w14:val="none"/>
        </w:rPr>
        <w:t xml:space="preserve"> fitness within disturbed habitats. </w:t>
      </w:r>
      <w:r w:rsidR="001F7D8E" w:rsidRPr="001F7D8E">
        <w:rPr>
          <w:rFonts w:eastAsia="Calibri"/>
          <w:kern w:val="0"/>
          <w:sz w:val="24"/>
          <w:szCs w:val="24"/>
          <w14:ligatures w14:val="none"/>
        </w:rPr>
        <w:t xml:space="preserve">We hypothesized that alpha-diversity (both taxonomic and functional) would increase in windthrow and salvage-logged </w:t>
      </w:r>
      <w:r w:rsidR="003C2D53">
        <w:rPr>
          <w:rFonts w:eastAsia="Calibri"/>
          <w:kern w:val="0"/>
          <w:sz w:val="24"/>
          <w:szCs w:val="24"/>
          <w14:ligatures w14:val="none"/>
        </w:rPr>
        <w:t>forest</w:t>
      </w:r>
      <w:r w:rsidR="001F7D8E" w:rsidRPr="001F7D8E">
        <w:rPr>
          <w:rFonts w:eastAsia="Calibri"/>
          <w:kern w:val="0"/>
          <w:sz w:val="24"/>
          <w:szCs w:val="24"/>
          <w14:ligatures w14:val="none"/>
        </w:rPr>
        <w:t xml:space="preserve"> initially (3 years) after disturbance due to immigration of open-habitat species, but that salvage-logg</w:t>
      </w:r>
      <w:r w:rsidR="003C2D53">
        <w:rPr>
          <w:rFonts w:eastAsia="Calibri"/>
          <w:kern w:val="0"/>
          <w:sz w:val="24"/>
          <w:szCs w:val="24"/>
          <w14:ligatures w14:val="none"/>
        </w:rPr>
        <w:t>ing would result in a</w:t>
      </w:r>
      <w:r w:rsidR="001F7D8E" w:rsidRPr="001F7D8E">
        <w:rPr>
          <w:rFonts w:eastAsia="Calibri"/>
          <w:kern w:val="0"/>
          <w:sz w:val="24"/>
          <w:szCs w:val="24"/>
          <w14:ligatures w14:val="none"/>
        </w:rPr>
        <w:t xml:space="preserve"> decline in diversity by 10 years due to reduced woody-debris. We collected ground beetles in windthrow, salvaged, and forest plots at </w:t>
      </w:r>
      <w:proofErr w:type="spellStart"/>
      <w:r w:rsidR="001F7D8E" w:rsidRPr="001F7D8E">
        <w:rPr>
          <w:rFonts w:eastAsia="Calibri"/>
          <w:kern w:val="0"/>
          <w:sz w:val="24"/>
          <w:szCs w:val="24"/>
          <w14:ligatures w14:val="none"/>
        </w:rPr>
        <w:t>Powdermill</w:t>
      </w:r>
      <w:proofErr w:type="spellEnd"/>
      <w:r w:rsidR="001F7D8E" w:rsidRPr="001F7D8E">
        <w:rPr>
          <w:rFonts w:eastAsia="Calibri"/>
          <w:kern w:val="0"/>
          <w:sz w:val="24"/>
          <w:szCs w:val="24"/>
          <w14:ligatures w14:val="none"/>
        </w:rPr>
        <w:t xml:space="preserve"> Nature Reserve, Westmoreland County, Pennsylvania during the growing seasons of 2015 and 2022, identified </w:t>
      </w:r>
      <w:r w:rsidR="002A479E">
        <w:rPr>
          <w:rFonts w:eastAsia="Calibri"/>
          <w:kern w:val="0"/>
          <w:sz w:val="24"/>
          <w:szCs w:val="24"/>
          <w14:ligatures w14:val="none"/>
        </w:rPr>
        <w:t>ground beetles</w:t>
      </w:r>
      <w:r w:rsidR="001F7D8E" w:rsidRPr="001F7D8E">
        <w:rPr>
          <w:rFonts w:eastAsia="Calibri"/>
          <w:kern w:val="0"/>
          <w:sz w:val="24"/>
          <w:szCs w:val="24"/>
          <w14:ligatures w14:val="none"/>
        </w:rPr>
        <w:t xml:space="preserve"> to species, and measured 10 functional traits of each species. We found 47 species, most of which were either forest-specialists (20) or habitat generalists (24), and few which were open-habitat specialists (2). </w:t>
      </w:r>
      <w:r w:rsidR="003C2D53">
        <w:rPr>
          <w:rFonts w:eastAsia="Calibri"/>
          <w:kern w:val="0"/>
          <w:sz w:val="24"/>
          <w:szCs w:val="24"/>
          <w14:ligatures w14:val="none"/>
        </w:rPr>
        <w:t>Number of ground beetle individuals</w:t>
      </w:r>
      <w:r w:rsidR="001F7D8E" w:rsidRPr="001F7D8E">
        <w:rPr>
          <w:rFonts w:eastAsia="Calibri"/>
          <w:kern w:val="0"/>
          <w:sz w:val="24"/>
          <w:szCs w:val="24"/>
          <w14:ligatures w14:val="none"/>
        </w:rPr>
        <w:t xml:space="preserve"> spiked in salvaged</w:t>
      </w:r>
      <w:r w:rsidR="003C2D53">
        <w:rPr>
          <w:rFonts w:eastAsia="Calibri"/>
          <w:kern w:val="0"/>
          <w:sz w:val="24"/>
          <w:szCs w:val="24"/>
          <w14:ligatures w14:val="none"/>
        </w:rPr>
        <w:t xml:space="preserve"> areas</w:t>
      </w:r>
      <w:r w:rsidR="001F7D8E" w:rsidRPr="001F7D8E">
        <w:rPr>
          <w:rFonts w:eastAsia="Calibri"/>
          <w:kern w:val="0"/>
          <w:sz w:val="24"/>
          <w:szCs w:val="24"/>
          <w14:ligatures w14:val="none"/>
        </w:rPr>
        <w:t xml:space="preserve"> in 2015. </w:t>
      </w:r>
      <w:r w:rsidR="00E945D4">
        <w:rPr>
          <w:rFonts w:eastAsia="Calibri"/>
          <w:kern w:val="0"/>
          <w:sz w:val="24"/>
          <w:szCs w:val="24"/>
          <w14:ligatures w14:val="none"/>
        </w:rPr>
        <w:t xml:space="preserve">Species richness was higher in salvaged areas, but functional </w:t>
      </w:r>
      <w:r w:rsidR="00E945D4">
        <w:rPr>
          <w:rFonts w:eastAsia="Calibri"/>
          <w:kern w:val="0"/>
          <w:sz w:val="24"/>
          <w:szCs w:val="24"/>
          <w14:ligatures w14:val="none"/>
        </w:rPr>
        <w:lastRenderedPageBreak/>
        <w:t>alpha-diversity did not differ between forest management treatments.</w:t>
      </w:r>
      <w:r w:rsidR="002E5ED9">
        <w:rPr>
          <w:rFonts w:eastAsia="Calibri"/>
          <w:kern w:val="0"/>
          <w:sz w:val="24"/>
          <w:szCs w:val="24"/>
          <w14:ligatures w14:val="none"/>
        </w:rPr>
        <w:t xml:space="preserve"> However, ground beetle community composition </w:t>
      </w:r>
      <w:r w:rsidR="00CC5397">
        <w:rPr>
          <w:rFonts w:eastAsia="Calibri"/>
          <w:kern w:val="0"/>
          <w:sz w:val="24"/>
          <w:szCs w:val="24"/>
          <w14:ligatures w14:val="none"/>
        </w:rPr>
        <w:t>differed between salvage-logging, windthrow, and undisturbed forest</w:t>
      </w:r>
      <w:r w:rsidR="002E5ED9">
        <w:rPr>
          <w:rFonts w:eastAsia="Calibri"/>
          <w:kern w:val="0"/>
          <w:sz w:val="24"/>
          <w:szCs w:val="24"/>
          <w14:ligatures w14:val="none"/>
        </w:rPr>
        <w:t>.</w:t>
      </w:r>
      <w:r w:rsidR="001F7D8E" w:rsidRPr="001F7D8E">
        <w:rPr>
          <w:rFonts w:eastAsia="Calibri"/>
          <w:kern w:val="0"/>
          <w:sz w:val="24"/>
          <w:szCs w:val="24"/>
          <w14:ligatures w14:val="none"/>
        </w:rPr>
        <w:t xml:space="preserve"> </w:t>
      </w:r>
      <w:r w:rsidR="002E5ED9">
        <w:rPr>
          <w:rFonts w:eastAsia="Calibri"/>
          <w:kern w:val="0"/>
          <w:sz w:val="24"/>
          <w:szCs w:val="24"/>
          <w14:ligatures w14:val="none"/>
        </w:rPr>
        <w:t>Salvage-logging caused increases in species with larger eyes and</w:t>
      </w:r>
      <w:r w:rsidR="001F7D8E" w:rsidRPr="001F7D8E">
        <w:rPr>
          <w:rFonts w:eastAsia="Calibri"/>
          <w:kern w:val="0"/>
          <w:sz w:val="24"/>
          <w:szCs w:val="24"/>
          <w14:ligatures w14:val="none"/>
        </w:rPr>
        <w:t xml:space="preserve"> longer rear trochanters</w:t>
      </w:r>
      <w:r w:rsidR="002E5ED9">
        <w:rPr>
          <w:rFonts w:eastAsia="Calibri"/>
          <w:kern w:val="0"/>
          <w:sz w:val="24"/>
          <w:szCs w:val="24"/>
          <w14:ligatures w14:val="none"/>
        </w:rPr>
        <w:t xml:space="preserve"> relative to body length</w:t>
      </w:r>
      <w:r w:rsidR="0090096C">
        <w:rPr>
          <w:rFonts w:eastAsia="Calibri"/>
          <w:kern w:val="0"/>
          <w:sz w:val="24"/>
          <w:szCs w:val="24"/>
          <w14:ligatures w14:val="none"/>
        </w:rPr>
        <w:t>. Salvage-logging also caused a temporary increase in species with flight capability, which disappeared by 2022.</w:t>
      </w:r>
      <w:r w:rsidR="00CC5397">
        <w:rPr>
          <w:rFonts w:eastAsia="Calibri"/>
          <w:kern w:val="0"/>
          <w:sz w:val="24"/>
          <w:szCs w:val="24"/>
          <w14:ligatures w14:val="none"/>
        </w:rPr>
        <w:t xml:space="preserve"> </w:t>
      </w:r>
      <w:r w:rsidR="001F7D8E" w:rsidRPr="001F7D8E">
        <w:rPr>
          <w:rFonts w:eastAsia="Calibri"/>
          <w:kern w:val="0"/>
          <w:sz w:val="24"/>
          <w:szCs w:val="24"/>
          <w14:ligatures w14:val="none"/>
        </w:rPr>
        <w:t>Thus, short- and long-term impacts of salvage-logging following a tornado affected both the taxonomic and functional metrics of ground beetle biodiversity.</w:t>
      </w:r>
    </w:p>
    <w:p w14:paraId="21A899ED" w14:textId="77777777" w:rsidR="00CC5397" w:rsidRPr="006E0833" w:rsidRDefault="00CC5397" w:rsidP="00F804E1">
      <w:pPr>
        <w:spacing w:line="480" w:lineRule="auto"/>
        <w:rPr>
          <w:rFonts w:eastAsia="Calibri"/>
          <w:kern w:val="0"/>
          <w:sz w:val="24"/>
          <w:szCs w:val="24"/>
          <w14:ligatures w14:val="none"/>
        </w:rPr>
      </w:pPr>
    </w:p>
    <w:p w14:paraId="2AA6D66E" w14:textId="77777777" w:rsidR="006E0833" w:rsidRPr="006E0833" w:rsidRDefault="006E0833" w:rsidP="006E0833">
      <w:pPr>
        <w:spacing w:line="480" w:lineRule="auto"/>
        <w:rPr>
          <w:rFonts w:eastAsia="Calibri"/>
          <w:b/>
          <w:bCs/>
          <w:kern w:val="0"/>
          <w:sz w:val="24"/>
          <w:szCs w:val="24"/>
          <w14:ligatures w14:val="none"/>
        </w:rPr>
      </w:pPr>
      <w:r w:rsidRPr="006E0833">
        <w:rPr>
          <w:rFonts w:eastAsia="Calibri"/>
          <w:b/>
          <w:bCs/>
          <w:kern w:val="0"/>
          <w:sz w:val="24"/>
          <w:szCs w:val="24"/>
          <w14:ligatures w14:val="none"/>
        </w:rPr>
        <w:t>Introduction</w:t>
      </w:r>
    </w:p>
    <w:p w14:paraId="26D26418" w14:textId="3B71D0D5" w:rsidR="002C6F1C" w:rsidRDefault="006E0833" w:rsidP="006E0833">
      <w:pPr>
        <w:spacing w:line="480" w:lineRule="auto"/>
        <w:rPr>
          <w:rFonts w:eastAsia="Calibri"/>
          <w:kern w:val="0"/>
          <w:sz w:val="24"/>
          <w:szCs w:val="24"/>
          <w14:ligatures w14:val="none"/>
        </w:rPr>
      </w:pPr>
      <w:r w:rsidRPr="006E0833">
        <w:rPr>
          <w:rFonts w:eastAsia="Calibri"/>
          <w:b/>
          <w:bCs/>
          <w:kern w:val="0"/>
          <w:sz w:val="24"/>
          <w:szCs w:val="24"/>
          <w14:ligatures w14:val="none"/>
        </w:rPr>
        <w:tab/>
      </w:r>
      <w:r w:rsidRPr="006E0833">
        <w:rPr>
          <w:rFonts w:eastAsia="Calibri"/>
          <w:kern w:val="0"/>
          <w:sz w:val="24"/>
          <w:szCs w:val="24"/>
          <w14:ligatures w14:val="none"/>
        </w:rPr>
        <w:t xml:space="preserve">Natural disturbances, including fires, windstorms, floods, droughts, and insect outbreaks, have occurred in forests for millions of years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{"citationID":"zIdoxtYh","properties":{"formattedCitation":"(Lindenmayer et al. 2012)","plainCitation":"(Lindenmayer et al. 2012)","noteIndex":0},"citationItems":[{"id":520,"uris":["http://zotero.org/groups/5154252/items/EJLGRK3F"],"itemData":{"id":520,"type":"book","abstract":"Salvage logging-removing trees from a forested area in the wake of a catastrophic event such as a wildfire or hurricane-is highly controversial. Policymakers and those with an economic interest in harvesting trees typically argue that damaged areas should be logged so as to avoid \"wasting\" resources, while many forest ecologists contend that removing trees following a disturbance is harmful to a variety of forest species and can interfere with the natural process of ecosystem recovery. Salvage Logging and Its Ecological Consequences brings together three leading experts on forest ecology to explore a wide range of issues surrounding the practice of salvage logging. They gather and synthesize the latest research and information about its economic and ecological costs and benefits, and consider the impacts of salvage logging on ecosystem processes and biodiversity. The book examines: what salvage logging is and why it is controversial, natural and human disturbance regimes in forested ecosystems, differences between salvage harvesting and traditional timber harvesting, scientifically documented ecological impacts of salvage operations, the importance of land management objectives in determining appropriate post-disturbance interventions Brief case studies from around the world highlight a variety of projects, including operations that have followed wildfires, storms, volcanic eruptions, and insect infestations. In the final chapter, the authors discuss policy management implications and offer prescriptions for mitigating the impacts of future salvage harvesting efforts. Salvage Logging and Its Ecological Consequences is a \"must-read\" volume for policymakers, students, academics, practitioners, and professionals involved in all aspects of forest management, natural resource planning, and forest conservation","event-place":"United States","ISBN":"978-1-61091-146-7","language":"eng","note":"OCLC: 974256832","publisher":"Island Press","publisher-place":"United States","source":"Open WorldCat","title":"Salvage logging and its ecological consequences","author":[{"family":"Lindenmayer","given":"David"},{"family":"Burton","given":"Philip Joseph"},{"family":"Franklin","given":"Jerry F."}],"issued":{"date-parts":[["2012"]]}}}],"schema":"https://github.com/citation-style-language/schema/raw/master/csl-citation.json"}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(Lindenmayer et al. 2012)</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In forests of the eastern United States, wind from strong storms such as hurricanes, derechos (straight-line windstorms), and tornados is a dominant disturbance regime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{"citationID":"NZtD6ewu","properties":{"formattedCitation":"(Fischer et al. 2013)","plainCitation":"(Fischer et al. 2013)","noteIndex":0},"citationItems":[{"id":1165,"uris":["http://zotero.org/groups/5154252/items/TGIE52C3"],"itemData":{"id":1165,"type":"article-journal","container-title":"Biodiversity and Conservation","DOI":"10.1007/s10531-013-0525-1","ISSN":"0960-3115, 1572-9710","issue":"9","journalAbbreviation":"Biodivers Conserv","language":"en","license":"http://www.springer.com/tdm","page":"1863-1893","source":"DOI.org (Crossref)","title":"Disturbances in deciduous temperate forest ecosystems of the northern hemisphere: their effects on both recent and future forest development","title-short":"Disturbances in deciduous temperate forest ecosystems of the northern hemisphere","volume":"22","author":[{"family":"Fischer","given":"Anton"},{"family":"Marshall","given":"Philip"},{"family":"Camp","given":"Ann"}],"issued":{"date-parts":[["2013",8]]}}}],"schema":"https://github.com/citation-style-language/schema/raw/master/csl-citation.json"}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(Fischer et al. 2013)</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When windstorms knock down canopy trees, the increased sunlight reaching the understory and forest floor can induce environmental changes. Soil temperature extremes can increase, moisture can change depending on reduced evapotranspiration but increased summer temperature, </w:t>
      </w:r>
      <w:r w:rsidR="002C6F1C">
        <w:rPr>
          <w:rFonts w:eastAsia="Calibri"/>
          <w:kern w:val="0"/>
          <w:sz w:val="24"/>
          <w:szCs w:val="24"/>
          <w14:ligatures w14:val="none"/>
        </w:rPr>
        <w:t xml:space="preserve">and </w:t>
      </w:r>
      <w:r w:rsidRPr="006E0833">
        <w:rPr>
          <w:rFonts w:eastAsia="Calibri"/>
          <w:kern w:val="0"/>
          <w:sz w:val="24"/>
          <w:szCs w:val="24"/>
          <w14:ligatures w14:val="none"/>
        </w:rPr>
        <w:t>leaf litter depth can decrease due to faster decomposition</w:t>
      </w:r>
      <w:r w:rsidR="003C2D55">
        <w:rPr>
          <w:rFonts w:eastAsia="Calibri"/>
          <w:kern w:val="0"/>
          <w:sz w:val="24"/>
          <w:szCs w:val="24"/>
          <w14:ligatures w14:val="none"/>
        </w:rPr>
        <w:t xml:space="preserve"> </w:t>
      </w:r>
      <w:r w:rsidR="003C2D55">
        <w:rPr>
          <w:rFonts w:eastAsia="Calibri"/>
          <w:kern w:val="0"/>
          <w:sz w:val="24"/>
          <w:szCs w:val="24"/>
          <w14:ligatures w14:val="none"/>
        </w:rPr>
        <w:fldChar w:fldCharType="begin"/>
      </w:r>
      <w:r w:rsidR="003C2D55">
        <w:rPr>
          <w:rFonts w:eastAsia="Calibri"/>
          <w:kern w:val="0"/>
          <w:sz w:val="24"/>
          <w:szCs w:val="24"/>
          <w14:ligatures w14:val="none"/>
        </w:rPr>
        <w:instrText xml:space="preserve"> ADDIN ZOTERO_ITEM CSL_CITATION {"citationID":"FwRmaiRb","properties":{"formattedCitation":"(Greenberg and Forrest 2003, Urbanovicova et al. 2014)","plainCitation":"(Greenberg and Forrest 2003, Urbanovicova et al. 2014)","noteIndex":0},"citationItems":[{"id":338,"uris":["http://zotero.org/groups/5154252/items/4EGLHTTY"],"itemData":{"id":338,"type":"article-journal","container-title":"Southeastern Naturalist","DOI":"10.1656/1528-7092(2003)002[0591:SAOGMI]2.0.CO;2","ISSN":"1528-7092, 1938-5412","issue":"4","journalAbbreviation":"Southeastern Naturalist","language":"en","page":"591-608","source":"DOI.org (Crossref)","title":"Seasonal abundance of ground-occuring macroarthropods in forest and canopy gaps in the southern Appalachians","volume":"2","author":[{"family":"Greenberg","given":"Cathryn H."},{"family":"Forrest","given":"T. G."}],"issued":{"date-parts":[["2003",12]]}}},{"id":1204,"uris":["http://zotero.org/groups/5154252/items/A866T7Q9"],"itemData":{"id":1204,"type":"article-journal","abstract":"The response of epigeic arthropod communities to management practices was studied in spruce forest stands of the High Tatra Mts. three years after a windthrow event. Investigations were carried out in four management treatments: (1) an intact reference forest stand – REF, (2) a windthrown stand from which fallen wood had been extracted – EXT, (3) a windthrown stand from which fallen wood had been extracted and which had subsequently been affected by fire – FIR, and (4) a windthrown stand left to natural regeneration – NEX. Epigeic arthropods were collected by pitfall trapping in separate bouts in the summer of 2007 and the winter of 2007-2008. The study revealed significant differences in arthropod activity between windthrown forest stands under different treatment, as well as between summer and winter periods. Windthrown stands had greater activity of arthropod communities than intact forest stands in both periods, with springtails and mites being dominant groups. The highest arthropod activity in the summer period was recorded in the EXT stand, followed by NEX, FIR and REF stands, with a similar trend being observed in the winter period (EXT &gt; FIR &gt; NEX &gt; REF stands). Nonmetric multidimensional scaling evidenced the fact that the extraction of fallen wood had a strong effect on communities of epigeic arthropods with communities in EXT plots, being rather dissimilar to those of other treatments.","container-title":"North-western Journal of Zoology","issue":"2","language":"en","page":"337-345","source":"Zotero","title":"Activity of epigeic arthropods in differently managed windthrown forest stands in the High Tatra Mts.","volume":"10","author":[{"family":"Urbanovicova","given":"Veronika"},{"family":"Miklisová","given":"Dana"},{"family":"Mock","given":"Andrej"}],"issued":{"date-parts":[["2014"]]}}}],"schema":"https://github.com/citation-style-language/schema/raw/master/csl-citation.json"} </w:instrText>
      </w:r>
      <w:r w:rsidR="003C2D55">
        <w:rPr>
          <w:rFonts w:eastAsia="Calibri"/>
          <w:kern w:val="0"/>
          <w:sz w:val="24"/>
          <w:szCs w:val="24"/>
          <w14:ligatures w14:val="none"/>
        </w:rPr>
        <w:fldChar w:fldCharType="separate"/>
      </w:r>
      <w:r w:rsidR="003C2D55" w:rsidRPr="003C2D55">
        <w:rPr>
          <w:sz w:val="24"/>
        </w:rPr>
        <w:t>(Greenberg and Forrest 2003, Urbanovicova et al. 2014)</w:t>
      </w:r>
      <w:r w:rsidR="003C2D55">
        <w:rPr>
          <w:rFonts w:eastAsia="Calibri"/>
          <w:kern w:val="0"/>
          <w:sz w:val="24"/>
          <w:szCs w:val="24"/>
          <w14:ligatures w14:val="none"/>
        </w:rPr>
        <w:fldChar w:fldCharType="end"/>
      </w:r>
      <w:r w:rsidR="002C6F1C">
        <w:rPr>
          <w:rFonts w:eastAsia="Calibri"/>
          <w:kern w:val="0"/>
          <w:sz w:val="24"/>
          <w:szCs w:val="24"/>
          <w14:ligatures w14:val="none"/>
        </w:rPr>
        <w:t>.</w:t>
      </w:r>
      <w:r w:rsidRPr="006E0833">
        <w:rPr>
          <w:rFonts w:eastAsia="Calibri"/>
          <w:kern w:val="0"/>
          <w:sz w:val="24"/>
          <w:szCs w:val="24"/>
          <w14:ligatures w14:val="none"/>
        </w:rPr>
        <w:t xml:space="preserve"> </w:t>
      </w:r>
      <w:r w:rsidR="00DB4C26">
        <w:rPr>
          <w:rFonts w:eastAsia="Calibri"/>
          <w:kern w:val="0"/>
          <w:sz w:val="24"/>
          <w:szCs w:val="24"/>
          <w14:ligatures w14:val="none"/>
        </w:rPr>
        <w:t>Although</w:t>
      </w:r>
      <w:r w:rsidR="007F4F81">
        <w:rPr>
          <w:rFonts w:eastAsia="Calibri"/>
          <w:kern w:val="0"/>
          <w:sz w:val="24"/>
          <w:szCs w:val="24"/>
          <w14:ligatures w14:val="none"/>
        </w:rPr>
        <w:t xml:space="preserve"> canopy trees </w:t>
      </w:r>
      <w:r w:rsidR="00DB4C26">
        <w:rPr>
          <w:rFonts w:eastAsia="Calibri"/>
          <w:kern w:val="0"/>
          <w:sz w:val="24"/>
          <w:szCs w:val="24"/>
          <w14:ligatures w14:val="none"/>
        </w:rPr>
        <w:t>are often</w:t>
      </w:r>
      <w:r w:rsidR="007F4F81">
        <w:rPr>
          <w:rFonts w:eastAsia="Calibri"/>
          <w:kern w:val="0"/>
          <w:sz w:val="24"/>
          <w:szCs w:val="24"/>
          <w14:ligatures w14:val="none"/>
        </w:rPr>
        <w:t xml:space="preserve"> killed, a windstorm </w:t>
      </w:r>
      <w:r w:rsidR="00765E6B">
        <w:rPr>
          <w:rFonts w:eastAsia="Calibri"/>
          <w:kern w:val="0"/>
          <w:sz w:val="24"/>
          <w:szCs w:val="24"/>
          <w14:ligatures w14:val="none"/>
        </w:rPr>
        <w:t>leaves much of the forest structure intact</w:t>
      </w:r>
      <w:r w:rsidR="00357948">
        <w:rPr>
          <w:rFonts w:eastAsia="Calibri"/>
          <w:kern w:val="0"/>
          <w:sz w:val="24"/>
          <w:szCs w:val="24"/>
          <w14:ligatures w14:val="none"/>
        </w:rPr>
        <w:t>, especially in the understory</w:t>
      </w:r>
      <w:r w:rsidR="007F4F81">
        <w:rPr>
          <w:rFonts w:eastAsia="Calibri"/>
          <w:kern w:val="0"/>
          <w:sz w:val="24"/>
          <w:szCs w:val="24"/>
          <w14:ligatures w14:val="none"/>
        </w:rPr>
        <w:t>.</w:t>
      </w:r>
      <w:r w:rsidR="00CE067B">
        <w:rPr>
          <w:rFonts w:eastAsia="Calibri"/>
          <w:kern w:val="0"/>
          <w:sz w:val="24"/>
          <w:szCs w:val="24"/>
          <w14:ligatures w14:val="none"/>
        </w:rPr>
        <w:t xml:space="preserve"> The organisms and structures left behind </w:t>
      </w:r>
      <w:r w:rsidR="00357948">
        <w:rPr>
          <w:rFonts w:eastAsia="Calibri"/>
          <w:kern w:val="0"/>
          <w:sz w:val="24"/>
          <w:szCs w:val="24"/>
          <w14:ligatures w14:val="none"/>
        </w:rPr>
        <w:t xml:space="preserve">by the disturbance </w:t>
      </w:r>
      <w:r w:rsidR="00CE067B">
        <w:rPr>
          <w:rFonts w:eastAsia="Calibri"/>
          <w:kern w:val="0"/>
          <w:sz w:val="24"/>
          <w:szCs w:val="24"/>
          <w14:ligatures w14:val="none"/>
        </w:rPr>
        <w:t xml:space="preserve">are called biological legacies, and include </w:t>
      </w:r>
      <w:r w:rsidR="00357948">
        <w:rPr>
          <w:rFonts w:eastAsia="Calibri"/>
          <w:kern w:val="0"/>
          <w:sz w:val="24"/>
          <w:szCs w:val="24"/>
          <w14:ligatures w14:val="none"/>
        </w:rPr>
        <w:t>understory plants</w:t>
      </w:r>
      <w:r w:rsidR="009965B7">
        <w:rPr>
          <w:rFonts w:eastAsia="Calibri"/>
          <w:kern w:val="0"/>
          <w:sz w:val="24"/>
          <w:szCs w:val="24"/>
          <w14:ligatures w14:val="none"/>
        </w:rPr>
        <w:t xml:space="preserve">, </w:t>
      </w:r>
      <w:r w:rsidR="001F57C1">
        <w:rPr>
          <w:rFonts w:eastAsia="Calibri"/>
          <w:kern w:val="0"/>
          <w:sz w:val="24"/>
          <w:szCs w:val="24"/>
          <w14:ligatures w14:val="none"/>
        </w:rPr>
        <w:t>remaining trees</w:t>
      </w:r>
      <w:r w:rsidR="00322043">
        <w:rPr>
          <w:rFonts w:eastAsia="Calibri"/>
          <w:kern w:val="0"/>
          <w:sz w:val="24"/>
          <w:szCs w:val="24"/>
          <w14:ligatures w14:val="none"/>
        </w:rPr>
        <w:t xml:space="preserve">, </w:t>
      </w:r>
      <w:r w:rsidR="009965B7">
        <w:rPr>
          <w:rFonts w:eastAsia="Calibri"/>
          <w:kern w:val="0"/>
          <w:sz w:val="24"/>
          <w:szCs w:val="24"/>
          <w14:ligatures w14:val="none"/>
        </w:rPr>
        <w:t>woody debris, tip-up mounds</w:t>
      </w:r>
      <w:r w:rsidR="0089595A">
        <w:rPr>
          <w:rFonts w:eastAsia="Calibri"/>
          <w:kern w:val="0"/>
          <w:sz w:val="24"/>
          <w:szCs w:val="24"/>
          <w14:ligatures w14:val="none"/>
        </w:rPr>
        <w:t xml:space="preserve"> from uprooted trees</w:t>
      </w:r>
      <w:r w:rsidR="009965B7">
        <w:rPr>
          <w:rFonts w:eastAsia="Calibri"/>
          <w:kern w:val="0"/>
          <w:sz w:val="24"/>
          <w:szCs w:val="24"/>
          <w14:ligatures w14:val="none"/>
        </w:rPr>
        <w:t xml:space="preserve">, </w:t>
      </w:r>
      <w:r w:rsidR="00CD314E" w:rsidRPr="006E0833">
        <w:rPr>
          <w:rFonts w:eastAsia="Calibri"/>
          <w:kern w:val="0"/>
          <w:sz w:val="24"/>
          <w:szCs w:val="24"/>
          <w14:ligatures w14:val="none"/>
        </w:rPr>
        <w:t>seeds, root systems, soils, and surviving animals</w:t>
      </w:r>
      <w:r w:rsidR="009F1F37">
        <w:rPr>
          <w:rFonts w:eastAsia="Calibri"/>
          <w:kern w:val="0"/>
          <w:sz w:val="24"/>
          <w:szCs w:val="24"/>
          <w14:ligatures w14:val="none"/>
        </w:rPr>
        <w:t xml:space="preserve"> </w:t>
      </w:r>
      <w:r w:rsidR="009F1F37">
        <w:rPr>
          <w:rFonts w:eastAsia="Calibri"/>
          <w:kern w:val="0"/>
          <w:sz w:val="24"/>
          <w:szCs w:val="24"/>
          <w14:ligatures w14:val="none"/>
        </w:rPr>
        <w:fldChar w:fldCharType="begin"/>
      </w:r>
      <w:r w:rsidR="009F1F37">
        <w:rPr>
          <w:rFonts w:eastAsia="Calibri"/>
          <w:kern w:val="0"/>
          <w:sz w:val="24"/>
          <w:szCs w:val="24"/>
          <w14:ligatures w14:val="none"/>
        </w:rPr>
        <w:instrText xml:space="preserve"> ADDIN ZOTERO_ITEM CSL_CITATION {"citationID":"JkBHYbVZ","properties":{"formattedCitation":"(Lindenmayer et al. 2012, Perry and Herms 2019)","plainCitation":"(Lindenmayer et al. 2012, Perry and Herms 2019)","noteIndex":0},"citationItems":[{"id":520,"uris":["http://zotero.org/groups/5154252/items/EJLGRK3F"],"itemData":{"id":520,"type":"book","abstract":"Salvage logging-removing trees from a forested area in the wake of a catastrophic event such as a wildfire or hurricane-is highly controversial. Policymakers and those with an economic interest in harvesting trees typically argue that damaged areas should be logged so as to avoid \"wasting\" resources, while many forest ecologists contend that removing trees following a disturbance is harmful to a variety of forest species and can interfere with the natural process of ecosystem recovery. Salvage Logging and Its Ecological Consequences brings together three leading experts on forest ecology to explore a wide range of issues surrounding the practice of salvage logging. They gather and synthesize the latest research and information about its economic and ecological costs and benefits, and consider the impacts of salvage logging on ecosystem processes and biodiversity. The book examines: what salvage logging is and why it is controversial, natural and human disturbance regimes in forested ecosystems, differences between salvage harvesting and traditional timber harvesting, scientifically documented ecological impacts of salvage operations, the importance of land management objectives in determining appropriate post-disturbance interventions Brief case studies from around the world highlight a variety of projects, including operations that have followed wildfires, storms, volcanic eruptions, and insect infestations. In the final chapter, the authors discuss policy management implications and offer prescriptions for mitigating the impacts of future salvage harvesting efforts. Salvage Logging and Its Ecological Consequences is a \"must-read\" volume for policymakers, students, academics, practitioners, and professionals involved in all aspects of forest management, natural resource planning, and forest conservation","event-place":"United States","ISBN":"978-1-61091-146-7","language":"eng","note":"OCLC: 974256832","publisher":"Island Press","publisher-place":"United States","source":"Open WorldCat","title":"Salvage logging and its ecological consequences","author":[{"family":"Lindenmayer","given":"David"},{"family":"Burton","given":"Philip Joseph"},{"family":"Franklin","given":"Jerry F."}],"issued":{"date-parts":[["2012"]]}}},{"id":318,"uris":["http://zotero.org/groups/5154252/items/LCZNXJLT"],"itemData":{"id":318,"type":"article-journal","abstract":"In forest ecosystems, natural and anthropogenic disturbances alter canopy structure, understory vegetation, amount of woody debris, and the properties of litter and soil layers. The magnitude of these environmental changes is context-dependent and determined by the properties of the disturbance, such as the frequency, intensity, duration, and extent. Therefore, disturbances can dynamically impact forest communities over time, including populations of ground-dwelling invertebrates that regulate key ecosystem processes. We propose conceptual models that describe the dynamic temporal effects of canopy gap formation and coarse woody debris accumulation following disturbances caused by invasive insects, wind, and salvage logging, and their impacts on ground-dwelling invertebrate communities. Within this framework, predictions are generated, literature on ground-dwelling invertebrate communities is synthesized, and pertinent knowledge gaps identified.","container-title":"Insects","DOI":"10.3390/insects10030061","ISSN":"2075-4450","issue":"3","journalAbbreviation":"Insects","language":"en","page":"61","source":"DOI.org (Crossref)","title":"Dynamic Responses of Ground-Dwelling Invertebrate Communities to Disturbance in Forest Ecosystems","volume":"10","author":[{"family":"Perry","given":"Kayla"},{"family":"Herms","given":"Daniel"}],"issued":{"date-parts":[["2019",2,26]]}}}],"schema":"https://github.com/citation-style-language/schema/raw/master/csl-citation.json"} </w:instrText>
      </w:r>
      <w:r w:rsidR="009F1F37">
        <w:rPr>
          <w:rFonts w:eastAsia="Calibri"/>
          <w:kern w:val="0"/>
          <w:sz w:val="24"/>
          <w:szCs w:val="24"/>
          <w14:ligatures w14:val="none"/>
        </w:rPr>
        <w:fldChar w:fldCharType="separate"/>
      </w:r>
      <w:r w:rsidR="009F1F37" w:rsidRPr="009F1F37">
        <w:rPr>
          <w:sz w:val="24"/>
        </w:rPr>
        <w:t>(Lindenmayer et al. 2012, Perry and Herms 2019)</w:t>
      </w:r>
      <w:r w:rsidR="009F1F37">
        <w:rPr>
          <w:rFonts w:eastAsia="Calibri"/>
          <w:kern w:val="0"/>
          <w:sz w:val="24"/>
          <w:szCs w:val="24"/>
          <w14:ligatures w14:val="none"/>
        </w:rPr>
        <w:fldChar w:fldCharType="end"/>
      </w:r>
      <w:r w:rsidR="009F1F37">
        <w:rPr>
          <w:rFonts w:eastAsia="Calibri"/>
          <w:kern w:val="0"/>
          <w:sz w:val="24"/>
          <w:szCs w:val="24"/>
          <w14:ligatures w14:val="none"/>
        </w:rPr>
        <w:t>.</w:t>
      </w:r>
      <w:r w:rsidR="00432BF2">
        <w:rPr>
          <w:rFonts w:eastAsia="Calibri"/>
          <w:kern w:val="0"/>
          <w:sz w:val="24"/>
          <w:szCs w:val="24"/>
          <w14:ligatures w14:val="none"/>
        </w:rPr>
        <w:t xml:space="preserve"> Because understory </w:t>
      </w:r>
      <w:r w:rsidR="00CE7FB2">
        <w:rPr>
          <w:rFonts w:eastAsia="Calibri"/>
          <w:kern w:val="0"/>
          <w:sz w:val="24"/>
          <w:szCs w:val="24"/>
          <w14:ligatures w14:val="none"/>
        </w:rPr>
        <w:t xml:space="preserve">shrubs, </w:t>
      </w:r>
      <w:r w:rsidR="00CE7FB2">
        <w:rPr>
          <w:rFonts w:eastAsia="Calibri"/>
          <w:kern w:val="0"/>
          <w:sz w:val="24"/>
          <w:szCs w:val="24"/>
          <w14:ligatures w14:val="none"/>
        </w:rPr>
        <w:lastRenderedPageBreak/>
        <w:t xml:space="preserve">herbaceous plants, and tree advance regeneration often survive the windstorm, and because sunlight levels increase in the understory, </w:t>
      </w:r>
      <w:r w:rsidR="00D02253">
        <w:rPr>
          <w:rFonts w:eastAsia="Calibri"/>
          <w:kern w:val="0"/>
          <w:sz w:val="24"/>
          <w:szCs w:val="24"/>
          <w14:ligatures w14:val="none"/>
        </w:rPr>
        <w:t xml:space="preserve">this results in increased growth rates of </w:t>
      </w:r>
      <w:r w:rsidR="001F57C1">
        <w:rPr>
          <w:rFonts w:eastAsia="Calibri"/>
          <w:kern w:val="0"/>
          <w:sz w:val="24"/>
          <w:szCs w:val="24"/>
          <w14:ligatures w14:val="none"/>
        </w:rPr>
        <w:t xml:space="preserve">these </w:t>
      </w:r>
      <w:r w:rsidR="00231645">
        <w:rPr>
          <w:rFonts w:eastAsia="Calibri"/>
          <w:kern w:val="0"/>
          <w:sz w:val="24"/>
          <w:szCs w:val="24"/>
          <w14:ligatures w14:val="none"/>
        </w:rPr>
        <w:t>preexisting</w:t>
      </w:r>
      <w:r w:rsidR="00D02253">
        <w:rPr>
          <w:rFonts w:eastAsia="Calibri"/>
          <w:kern w:val="0"/>
          <w:sz w:val="24"/>
          <w:szCs w:val="24"/>
          <w14:ligatures w14:val="none"/>
        </w:rPr>
        <w:t xml:space="preserve"> plants</w:t>
      </w:r>
      <w:r w:rsidR="00AD19C2">
        <w:rPr>
          <w:rFonts w:eastAsia="Calibri"/>
          <w:kern w:val="0"/>
          <w:sz w:val="24"/>
          <w:szCs w:val="24"/>
          <w14:ligatures w14:val="none"/>
        </w:rPr>
        <w:t xml:space="preserve"> </w:t>
      </w:r>
      <w:r w:rsidR="00AD19C2">
        <w:rPr>
          <w:rFonts w:eastAsia="Calibri"/>
          <w:kern w:val="0"/>
          <w:sz w:val="24"/>
          <w:szCs w:val="24"/>
          <w14:ligatures w14:val="none"/>
        </w:rPr>
        <w:fldChar w:fldCharType="begin"/>
      </w:r>
      <w:r w:rsidR="00AD19C2">
        <w:rPr>
          <w:rFonts w:eastAsia="Calibri"/>
          <w:kern w:val="0"/>
          <w:sz w:val="24"/>
          <w:szCs w:val="24"/>
          <w14:ligatures w14:val="none"/>
        </w:rPr>
        <w:instrText xml:space="preserve"> ADDIN ZOTERO_ITEM CSL_CITATION {"citationID":"D66zThIu","properties":{"formattedCitation":"(Barber and Widick 2017, Perry et al. 2018)","plainCitation":"(Barber and Widick 2017, Perry et al. 2018)","noteIndex":0},"citationItems":[{"id":1180,"uris":["http://zotero.org/groups/5154252/items/2XEP8UIC"],"itemData":{"id":1180,"type":"article-journal","abstract":"Natural disturbances, such as tornados, can alter local habitat conditions and have the potential to affect animal communities in preserves. When such disturbances occur in natural areas, understanding these effects can help land managers develop responses and restoration actions following a disturbance. The effects of tornado and other strong wind damage on insect communities is poorly known even though insects comprise the majority of macroscopic diversity in terrestrial systems and are important contributors to ecosystem function. We examined ground beetle (Coleoptera: Carabidae) communities in spring, summer, and fall following an EF-4 tornado that struck a forested preserve in Illinois. We compared the communities and vegetation structure in plots that were affected or unaffected by the tornado. Sites within the tornado’s path had reduced canopy cover but increased ground-level vegetation throughout the growing season. Beetle abundance and species richness were unaffected, but Shannon diversity was significantly higher in fall in areas affected by the tornado. Beetle community composition was shifted by tornado effects only in the spring, and tornado-affected areas contained 13 species that were not present in unaffected sites. These sites also contained more seed-eating or omnivorous species and small predators, in contrast to unaffected sites that were dominated by large predatory species. Our results indicate that tornado damage may increase biodiversity in small natural areas by increasing habitat heterogeneity. Land managers may not want to restore tornado-damaged sites to pre-disturbance conditions if maximizing biodiversity is a goal of the preserve.","container-title":"Natural Areas Journal","DOI":"10.3375/043.037.0405","ISSN":"0885-8608, 2162-4399","issue":"4","journalAbbreviation":"Natural Areas Journal","language":"en","license":"http://www.bioone.org/page/resources/researchers/rights_and_permissions","page":"489-496","source":"DOI.org (Crossref)","title":"Localized Effects of Tornado Damage on Ground Beetle Communities and Vegetation in a Forested Preserve","volume":"37","author":[{"family":"Barber","given":"Nicholas A."},{"family":"Widick","given":"William L."}],"issued":{"date-parts":[["2017",10]]}}},{"id":316,"uris":["http://zotero.org/groups/5154252/items/2DIWSJAD"],"itemData":{"id":316,"type":"article-journal","abstract":"Abstract\n            In forest ecosystems, disturbances that cause tree mortality create canopy gaps, increase growth of understory vegetation, and alter the abiotic environment. These impacts may have interacting effects on populations of ground‐dwelling invertebrates that regulate ecological processes such as decomposition and nutrient cycling. A manipulative experiment was designed to decouple effects of simultaneous disturbances to the forest canopy and ground‐level vegetation to understand their individual and combined impacts on ground‐dwelling invertebrate communities. We quantified invertebrate abundance, richness, diversity, and community composition via pitfall traps in response to a factorial combination of two disturbance treatments: canopy gap formation via girdling and understory vegetation removal. Formation of gaps was the primary driver of changes in invertebrate community structure, increasing activity‐abundance and taxonomic richness, while understory removal had smaller effects. Families of Collembola and Diplopoda, as well as some families of Coleoptera, increased in combined canopy and understory disturbance treatments, whereas Curculionidae and Nitidulidae were more abundant in undisturbed forest. Gaps increased light availability, height and cover of understory vegetation, and soil moisture levels, and decreased depth and cover of leaf litter compared to undisturbed forest. Decoupling of canopy and understory vegetation disturbances revealed gap formation as an important short‐term driver of ground‐dwelling invertebrate community structure and composition. Our findings increase understanding of how ground‐dwelling invertebrate communities respond to disturbance and inform sustainable management of forest ecosystems to foster biodiversity and resilience.","container-title":"Ecosphere","DOI":"10.1002/ecs2.2463","ISSN":"2150-8925, 2150-8925","issue":"10","journalAbbreviation":"Ecosphere","language":"en","page":"e02463","source":"DOI.org (Crossref)","title":"Forest disturbance and arthropods: Small‐scale canopy gaps drive invertebrate community structure and composition","title-short":"Forest disturbance and arthropods","volume":"9","author":[{"family":"Perry","given":"Kayla I."},{"family":"Wallin","given":"Kimberly F."},{"family":"Wenzel","given":"John W."},{"family":"Herms","given":"Daniel A."}],"issued":{"date-parts":[["2018",10]]}}}],"schema":"https://github.com/citation-style-language/schema/raw/master/csl-citation.json"} </w:instrText>
      </w:r>
      <w:r w:rsidR="00AD19C2">
        <w:rPr>
          <w:rFonts w:eastAsia="Calibri"/>
          <w:kern w:val="0"/>
          <w:sz w:val="24"/>
          <w:szCs w:val="24"/>
          <w14:ligatures w14:val="none"/>
        </w:rPr>
        <w:fldChar w:fldCharType="separate"/>
      </w:r>
      <w:r w:rsidR="00AD19C2" w:rsidRPr="00AD19C2">
        <w:rPr>
          <w:sz w:val="24"/>
        </w:rPr>
        <w:t>(Barber and Widick 2017, Perry et al. 2018)</w:t>
      </w:r>
      <w:r w:rsidR="00AD19C2">
        <w:rPr>
          <w:rFonts w:eastAsia="Calibri"/>
          <w:kern w:val="0"/>
          <w:sz w:val="24"/>
          <w:szCs w:val="24"/>
          <w14:ligatures w14:val="none"/>
        </w:rPr>
        <w:fldChar w:fldCharType="end"/>
      </w:r>
      <w:r w:rsidR="00D02253">
        <w:rPr>
          <w:rFonts w:eastAsia="Calibri"/>
          <w:kern w:val="0"/>
          <w:sz w:val="24"/>
          <w:szCs w:val="24"/>
          <w14:ligatures w14:val="none"/>
        </w:rPr>
        <w:t>.</w:t>
      </w:r>
      <w:r w:rsidR="00A66E3D">
        <w:rPr>
          <w:rFonts w:eastAsia="Calibri"/>
          <w:kern w:val="0"/>
          <w:sz w:val="24"/>
          <w:szCs w:val="24"/>
          <w14:ligatures w14:val="none"/>
        </w:rPr>
        <w:t xml:space="preserve"> </w:t>
      </w:r>
      <w:r w:rsidR="0000450C">
        <w:rPr>
          <w:rFonts w:eastAsia="Calibri"/>
          <w:kern w:val="0"/>
          <w:sz w:val="24"/>
          <w:szCs w:val="24"/>
          <w14:ligatures w14:val="none"/>
        </w:rPr>
        <w:t xml:space="preserve">Furthermore, </w:t>
      </w:r>
      <w:r w:rsidR="00E34921">
        <w:rPr>
          <w:rFonts w:eastAsia="Calibri"/>
          <w:kern w:val="0"/>
          <w:sz w:val="24"/>
          <w:szCs w:val="24"/>
          <w14:ligatures w14:val="none"/>
        </w:rPr>
        <w:t>woody debris from the disturbance decompose</w:t>
      </w:r>
      <w:r w:rsidR="00810DC2">
        <w:rPr>
          <w:rFonts w:eastAsia="Calibri"/>
          <w:kern w:val="0"/>
          <w:sz w:val="24"/>
          <w:szCs w:val="24"/>
          <w14:ligatures w14:val="none"/>
        </w:rPr>
        <w:t>s</w:t>
      </w:r>
      <w:r w:rsidR="00E34921">
        <w:rPr>
          <w:rFonts w:eastAsia="Calibri"/>
          <w:kern w:val="0"/>
          <w:sz w:val="24"/>
          <w:szCs w:val="24"/>
          <w14:ligatures w14:val="none"/>
        </w:rPr>
        <w:t xml:space="preserve"> over time, and structures such as</w:t>
      </w:r>
      <w:r w:rsidR="0000450C">
        <w:rPr>
          <w:rFonts w:eastAsia="Calibri"/>
          <w:kern w:val="0"/>
          <w:sz w:val="24"/>
          <w:szCs w:val="24"/>
          <w14:ligatures w14:val="none"/>
        </w:rPr>
        <w:t xml:space="preserve"> tip-up mounds </w:t>
      </w:r>
      <w:r w:rsidR="00276C88">
        <w:rPr>
          <w:rFonts w:eastAsia="Calibri"/>
          <w:kern w:val="0"/>
          <w:sz w:val="24"/>
          <w:szCs w:val="24"/>
          <w14:ligatures w14:val="none"/>
        </w:rPr>
        <w:t xml:space="preserve">and pits </w:t>
      </w:r>
      <w:r w:rsidR="00920A26">
        <w:rPr>
          <w:rFonts w:eastAsia="Calibri"/>
          <w:kern w:val="0"/>
          <w:sz w:val="24"/>
          <w:szCs w:val="24"/>
          <w14:ligatures w14:val="none"/>
        </w:rPr>
        <w:t xml:space="preserve">create </w:t>
      </w:r>
      <w:r w:rsidR="00060107">
        <w:rPr>
          <w:rFonts w:eastAsia="Calibri"/>
          <w:kern w:val="0"/>
          <w:sz w:val="24"/>
          <w:szCs w:val="24"/>
          <w14:ligatures w14:val="none"/>
        </w:rPr>
        <w:t xml:space="preserve">areas for </w:t>
      </w:r>
      <w:r w:rsidR="00774464">
        <w:rPr>
          <w:rFonts w:eastAsia="Calibri"/>
          <w:kern w:val="0"/>
          <w:sz w:val="24"/>
          <w:szCs w:val="24"/>
          <w14:ligatures w14:val="none"/>
        </w:rPr>
        <w:t>variable</w:t>
      </w:r>
      <w:r w:rsidR="00060107">
        <w:rPr>
          <w:rFonts w:eastAsia="Calibri"/>
          <w:kern w:val="0"/>
          <w:sz w:val="24"/>
          <w:szCs w:val="24"/>
          <w14:ligatures w14:val="none"/>
        </w:rPr>
        <w:t xml:space="preserve"> plant communities </w:t>
      </w:r>
      <w:r w:rsidR="00FF6111">
        <w:rPr>
          <w:rFonts w:eastAsia="Calibri"/>
          <w:kern w:val="0"/>
          <w:sz w:val="24"/>
          <w:szCs w:val="24"/>
          <w14:ligatures w14:val="none"/>
        </w:rPr>
        <w:fldChar w:fldCharType="begin"/>
      </w:r>
      <w:r w:rsidR="00FF6111">
        <w:rPr>
          <w:rFonts w:eastAsia="Calibri"/>
          <w:kern w:val="0"/>
          <w:sz w:val="24"/>
          <w:szCs w:val="24"/>
          <w14:ligatures w14:val="none"/>
        </w:rPr>
        <w:instrText xml:space="preserve"> ADDIN ZOTERO_ITEM CSL_CITATION {"citationID":"WdTVkAP2","properties":{"formattedCitation":"(Peterson and Leach 2008)","plainCitation":"(Peterson and Leach 2008)","noteIndex":0},"citationItems":[{"id":1342,"uris":["http://zotero.org/groups/5154252/items/IVDL2C6N"],"itemData":{"id":1342,"type":"article-journal","container-title":"Forestry","DOI":"10.1093/forestry/cpn007","ISSN":"0015-752X, 1464-3626","issue":"3","journalAbbreviation":"Forestry","language":"en","page":"361-376","source":"DOI.org (Crossref)","title":"Salvage logging after windthrow alters microsite diversity, abundance and environment, but not vegetation","volume":"81","author":[{"family":"Peterson","given":"C. J."},{"family":"Leach","given":"A. D."}],"issued":{"date-parts":[["2008",7,1]]}}}],"schema":"https://github.com/citation-style-language/schema/raw/master/csl-citation.json"} </w:instrText>
      </w:r>
      <w:r w:rsidR="00FF6111">
        <w:rPr>
          <w:rFonts w:eastAsia="Calibri"/>
          <w:kern w:val="0"/>
          <w:sz w:val="24"/>
          <w:szCs w:val="24"/>
          <w14:ligatures w14:val="none"/>
        </w:rPr>
        <w:fldChar w:fldCharType="separate"/>
      </w:r>
      <w:r w:rsidR="00FF6111" w:rsidRPr="00FF6111">
        <w:rPr>
          <w:sz w:val="24"/>
        </w:rPr>
        <w:t>(Peterson and Leach 2008)</w:t>
      </w:r>
      <w:r w:rsidR="00FF6111">
        <w:rPr>
          <w:rFonts w:eastAsia="Calibri"/>
          <w:kern w:val="0"/>
          <w:sz w:val="24"/>
          <w:szCs w:val="24"/>
          <w14:ligatures w14:val="none"/>
        </w:rPr>
        <w:fldChar w:fldCharType="end"/>
      </w:r>
      <w:r w:rsidR="00E34921">
        <w:rPr>
          <w:rFonts w:eastAsia="Calibri"/>
          <w:kern w:val="0"/>
          <w:sz w:val="24"/>
          <w:szCs w:val="24"/>
          <w14:ligatures w14:val="none"/>
        </w:rPr>
        <w:t xml:space="preserve">. Thus, </w:t>
      </w:r>
      <w:r w:rsidR="00FD0CC9">
        <w:rPr>
          <w:rFonts w:eastAsia="Calibri"/>
          <w:kern w:val="0"/>
          <w:sz w:val="24"/>
          <w:szCs w:val="24"/>
          <w14:ligatures w14:val="none"/>
        </w:rPr>
        <w:t>forests change over time</w:t>
      </w:r>
      <w:r w:rsidR="00B90E09">
        <w:rPr>
          <w:rFonts w:eastAsia="Calibri"/>
          <w:kern w:val="0"/>
          <w:sz w:val="24"/>
          <w:szCs w:val="24"/>
          <w14:ligatures w14:val="none"/>
        </w:rPr>
        <w:t xml:space="preserve"> following a windstorm.</w:t>
      </w:r>
    </w:p>
    <w:p w14:paraId="38838B8F" w14:textId="79F908B7" w:rsidR="0031333B" w:rsidRDefault="006E0833" w:rsidP="00056C50">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Harvesting the fallen trees after a natural disturbance is called salvage-logging, and this management practice is a common response to windstorms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{"citationID":"YqiJ0B5f","properties":{"formattedCitation":"(Lindenmayer et al. 2012)","plainCitation":"(Lindenmayer et al. 2012)","noteIndex":0},"citationItems":[{"id":520,"uris":["http://zotero.org/groups/5154252/items/EJLGRK3F"],"itemData":{"id":520,"type":"book","abstract":"Salvage logging-removing trees from a forested area in the wake of a catastrophic event such as a wildfire or hurricane-is highly controversial. Policymakers and those with an economic interest in harvesting trees typically argue that damaged areas should be logged so as to avoid \"wasting\" resources, while many forest ecologists contend that removing trees following a disturbance is harmful to a variety of forest species and can interfere with the natural process of ecosystem recovery. Salvage Logging and Its Ecological Consequences brings together three leading experts on forest ecology to explore a wide range of issues surrounding the practice of salvage logging. They gather and synthesize the latest research and information about its economic and ecological costs and benefits, and consider the impacts of salvage logging on ecosystem processes and biodiversity. The book examines: what salvage logging is and why it is controversial, natural and human disturbance regimes in forested ecosystems, differences between salvage harvesting and traditional timber harvesting, scientifically documented ecological impacts of salvage operations, the importance of land management objectives in determining appropriate post-disturbance interventions Brief case studies from around the world highlight a variety of projects, including operations that have followed wildfires, storms, volcanic eruptions, and insect infestations. In the final chapter, the authors discuss policy management implications and offer prescriptions for mitigating the impacts of future salvage harvesting efforts. Salvage Logging and Its Ecological Consequences is a \"must-read\" volume for policymakers, students, academics, practitioners, and professionals involved in all aspects of forest management, natural resource planning, and forest conservation","event-place":"United States","ISBN":"978-1-61091-146-7","language":"eng","note":"OCLC: 974256832","publisher":"Island Press","publisher-place":"United States","source":"Open WorldCat","title":"Salvage logging and its ecological consequences","author":[{"family":"Lindenmayer","given":"David"},{"family":"Burton","given":"Philip Joseph"},{"family":"Franklin","given":"Jerry F."}],"issued":{"date-parts":[["2012"]]}}}],"schema":"https://github.com/citation-style-language/schema/raw/master/csl-citation.json"}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(Lindenmayer et al. 2012)</w:t>
      </w:r>
      <w:r w:rsidRPr="006E0833">
        <w:rPr>
          <w:rFonts w:eastAsia="Calibri"/>
          <w:kern w:val="0"/>
          <w:sz w:val="24"/>
          <w:szCs w:val="24"/>
          <w14:ligatures w14:val="none"/>
        </w:rPr>
        <w:fldChar w:fldCharType="end"/>
      </w:r>
      <w:r w:rsidRPr="006E0833">
        <w:rPr>
          <w:rFonts w:eastAsia="Calibri"/>
          <w:kern w:val="0"/>
          <w:sz w:val="24"/>
          <w:szCs w:val="24"/>
          <w14:ligatures w14:val="none"/>
        </w:rPr>
        <w:t>. Salvage</w:t>
      </w:r>
      <w:r w:rsidR="00067186">
        <w:rPr>
          <w:rFonts w:eastAsia="Calibri"/>
          <w:kern w:val="0"/>
          <w:sz w:val="24"/>
          <w:szCs w:val="24"/>
          <w14:ligatures w14:val="none"/>
        </w:rPr>
        <w:t>-</w:t>
      </w:r>
      <w:r w:rsidRPr="006E0833">
        <w:rPr>
          <w:rFonts w:eastAsia="Calibri"/>
          <w:kern w:val="0"/>
          <w:sz w:val="24"/>
          <w:szCs w:val="24"/>
          <w14:ligatures w14:val="none"/>
        </w:rPr>
        <w:t xml:space="preserve">logging can help landowners recover the economic value of the fallen trees, or it may be motivated towards reducing the risk of fire and insect outbreaks, or safety hazard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{"citationID":"UZVgk0O2","properties":{"formattedCitation":"(Thorn et al. 2014, Perry and Herms 2019)","plainCitation":"(Thorn et al. 2014, Perry and Herms 2019)","noteIndex":0},"citationItems":[{"id":796,"uris":["http://zotero.org/groups/5154252/items/4TR272QX"],"itemData":{"id":796,"type":"article-journal","container-title":"PLoS ONE","DOI":"10.1371/journal.pone.0101757","ISSN":"1932-6203","issue":"7","journalAbbreviation":"PLoS ONE","language":"en","page":"e101757","source":"DOI.org (Crossref)","title":"New Insights into the Consequences of Post-Windthrow Salvage Logging Revealed by Functional Structure of Saproxylic Beetles Assemblages","volume":"9","author":[{"family":"Thorn","given":"Simon"},{"family":"Bässler","given":"Claus"},{"family":"Gottschalk","given":"Thomas"},{"family":"Hothorn","given":"Torsten"},{"family":"Bussler","given":"Heinz"},{"family":"Raffa","given":"Kenneth"},{"family":"Müller","given":"Jörg"}],"editor":[{"family":"Hanewinkel","given":"Marc"}],"issued":{"date-parts":[["2014",7,22]]}}},{"id":318,"uris":["http://zotero.org/groups/5154252/items/LCZNXJLT"],"itemData":{"id":318,"type":"article-journal","abstract":"In forest ecosystems, natural and anthropogenic disturbances alter canopy structure, understory vegetation, amount of woody debris, and the properties of litter and soil layers. The magnitude of these environmental changes is context-dependent and determined by the properties of the disturbance, such as the frequency, intensity, duration, and extent. Therefore, disturbances can dynamically impact forest communities over time, including populations of ground-dwelling invertebrates that regulate key ecosystem processes. We propose conceptual models that describe the dynamic temporal effects of canopy gap formation and coarse woody debris accumulation following disturbances caused by invasive insects, wind, and salvage logging, and their impacts on ground-dwelling invertebrate communities. Within this framework, predictions are generated, literature on ground-dwelling invertebrate communities is synthesized, and pertinent knowledge gaps identified.","container-title":"Insects","DOI":"10.3390/insects10030061","ISSN":"2075-4450","issue":"3","journalAbbreviation":"Insects","language":"en","page":"61","source":"DOI.org (Crossref)","title":"Dynamic Responses of Ground-Dwelling Invertebrate Communities to Disturbance in Forest Ecosystems","volume":"10","author":[{"family":"Perry","given":"Kayla"},{"family":"Herms","given":"Daniel"}],"issued":{"date-parts":[["2019",2,26]]}}}],"schema":"https://github.com/citation-style-language/schema/raw/master/csl-citation.json"}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(Thorn et al. 2014, Perry and Herms 2019)</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t>
      </w:r>
      <w:r w:rsidR="00A94CA5">
        <w:rPr>
          <w:rFonts w:eastAsia="Calibri"/>
          <w:kern w:val="0"/>
          <w:sz w:val="24"/>
          <w:szCs w:val="24"/>
          <w14:ligatures w14:val="none"/>
        </w:rPr>
        <w:t>Salvage-logging uses machinery to harvest downed trees</w:t>
      </w:r>
      <w:r w:rsidR="00671E77">
        <w:rPr>
          <w:rFonts w:eastAsia="Calibri"/>
          <w:kern w:val="0"/>
          <w:sz w:val="24"/>
          <w:szCs w:val="24"/>
          <w14:ligatures w14:val="none"/>
        </w:rPr>
        <w:t xml:space="preserve">, </w:t>
      </w:r>
      <w:r w:rsidR="00A94CA5">
        <w:rPr>
          <w:rFonts w:eastAsia="Calibri"/>
          <w:kern w:val="0"/>
          <w:sz w:val="24"/>
          <w:szCs w:val="24"/>
          <w14:ligatures w14:val="none"/>
        </w:rPr>
        <w:t xml:space="preserve">and sometimes </w:t>
      </w:r>
      <w:r w:rsidR="00671E77">
        <w:rPr>
          <w:rFonts w:eastAsia="Calibri"/>
          <w:kern w:val="0"/>
          <w:sz w:val="24"/>
          <w:szCs w:val="24"/>
          <w14:ligatures w14:val="none"/>
        </w:rPr>
        <w:t xml:space="preserve">residual standing trees. </w:t>
      </w:r>
      <w:r w:rsidR="00F4585F">
        <w:rPr>
          <w:rFonts w:eastAsia="Calibri"/>
          <w:kern w:val="0"/>
          <w:sz w:val="24"/>
          <w:szCs w:val="24"/>
          <w14:ligatures w14:val="none"/>
        </w:rPr>
        <w:t>Salvage-logging removes or alters some of the legacies left by the windstorm</w:t>
      </w:r>
      <w:r w:rsidR="00FE54AE">
        <w:rPr>
          <w:rFonts w:eastAsia="Calibri"/>
          <w:kern w:val="0"/>
          <w:sz w:val="24"/>
          <w:szCs w:val="24"/>
          <w14:ligatures w14:val="none"/>
        </w:rPr>
        <w:t xml:space="preserve">, including the understory </w:t>
      </w:r>
      <w:r w:rsidR="00B504DE">
        <w:rPr>
          <w:rFonts w:eastAsia="Calibri"/>
          <w:kern w:val="0"/>
          <w:sz w:val="24"/>
          <w:szCs w:val="24"/>
          <w14:ligatures w14:val="none"/>
        </w:rPr>
        <w:t>shrubs and herbs</w:t>
      </w:r>
      <w:r w:rsidR="00FE54AE">
        <w:rPr>
          <w:rFonts w:eastAsia="Calibri"/>
          <w:kern w:val="0"/>
          <w:sz w:val="24"/>
          <w:szCs w:val="24"/>
          <w14:ligatures w14:val="none"/>
        </w:rPr>
        <w:t xml:space="preserve">, tree advance regeneration, </w:t>
      </w:r>
      <w:r w:rsidR="00B504DE">
        <w:rPr>
          <w:rFonts w:eastAsia="Calibri"/>
          <w:kern w:val="0"/>
          <w:sz w:val="24"/>
          <w:szCs w:val="24"/>
          <w14:ligatures w14:val="none"/>
        </w:rPr>
        <w:t>woody debris</w:t>
      </w:r>
      <w:r w:rsidR="005857A3">
        <w:rPr>
          <w:rFonts w:eastAsia="Calibri"/>
          <w:kern w:val="0"/>
          <w:sz w:val="24"/>
          <w:szCs w:val="24"/>
          <w14:ligatures w14:val="none"/>
        </w:rPr>
        <w:t xml:space="preserve">, and </w:t>
      </w:r>
      <w:r w:rsidR="009B5D29">
        <w:rPr>
          <w:rFonts w:eastAsia="Calibri"/>
          <w:kern w:val="0"/>
          <w:sz w:val="24"/>
          <w:szCs w:val="24"/>
          <w14:ligatures w14:val="none"/>
        </w:rPr>
        <w:t>hollow trees</w:t>
      </w:r>
      <w:r w:rsidR="00BB4106">
        <w:rPr>
          <w:rFonts w:eastAsia="Calibri"/>
          <w:kern w:val="0"/>
          <w:sz w:val="24"/>
          <w:szCs w:val="24"/>
          <w14:ligatures w14:val="none"/>
        </w:rPr>
        <w:t xml:space="preserve"> </w:t>
      </w:r>
      <w:r w:rsidR="00BB4106">
        <w:rPr>
          <w:rFonts w:eastAsia="Calibri"/>
          <w:kern w:val="0"/>
          <w:sz w:val="24"/>
          <w:szCs w:val="24"/>
          <w14:ligatures w14:val="none"/>
        </w:rPr>
        <w:fldChar w:fldCharType="begin"/>
      </w:r>
      <w:r w:rsidR="00D62550">
        <w:rPr>
          <w:rFonts w:eastAsia="Calibri"/>
          <w:kern w:val="0"/>
          <w:sz w:val="24"/>
          <w:szCs w:val="24"/>
          <w14:ligatures w14:val="none"/>
        </w:rPr>
        <w:instrText xml:space="preserve"> ADDIN ZOTERO_ITEM CSL_CITATION {"citationID":"FsE72wS1","properties":{"formattedCitation":"(Slyder et al. 2020, Schammel et al. 2025)","plainCitation":"(Slyder et al. 2020, Schammel et al. 2025)","noteIndex":0},"citationItems":[{"id":712,"uris":["http://zotero.org/groups/5154252/items/H87LILQ4"],"itemData":{"id":712,"type":"article-journal","container-title":"New Forests","DOI":"10.1007/s11056-019-09740-x","ISSN":"0169-4286, 1573-5095","issue":"3","journalAbbreviation":"New Forests","language":"en","page":"409-420","source":"DOI.org (Crossref)","title":"Post-windthrow salvage logging increases seedling and understory diversity with little impact on composition immediately after logging","volume":"51","author":[{"family":"Slyder","given":"Jacob B."},{"family":"Wenzel","given":"John W."},{"family":"Royo","given":"Alejandro A."},{"family":"Spicer","given":"Michelle Elise"},{"family":"Carson","given":"Walter P."}],"issued":{"date-parts":[["2020",5]]}}},{"id":1261,"uris":["http://zotero.org/groups/5154252/items/HP6PHE5E"],"itemData":{"id":1261,"type":"article-journal","abstract":"Catastrophic wind events play important but poorly documented roles in shaping bottomland hardwood forest structure and composition. The objective of this study was to survey a forested wetland area in Illinois, USA, twenty years following a severe tornado (wind speeds ranging from 333–418 km/h). Part of the damaged area had a subsequent salvage logging operation, and we compared the stand structure and composition of these damaged areas to adjacent reference sites. Stem density, basal area, and diversity differed signiﬁcantly but slightly among disturbance types (p &lt; 0.05). The density of Quercus spp. decreased in regenerated stands, while the density of Fraxinus pennsylvanica and invasive non-native species cover increased (p &lt; 0.05). Salvage logging further increased the density of key bottomland taxa: Salix spp., Taxodium distichum, and Nyssa aquatica, as well as early successional species such as Liriodendron tulipifera (p &lt; 0.05). Productivity did not differ between wind-impacted areas that were logged and not logged (p &gt; 0.05). Recognizing the need for caution when informing management with case studies, this study highlights the value of delaying the assessment of even extreme wind disturbance impacts in hardwood forest recovery until the contribution of crown regrowth of severely wind-damaged trees, along with post-disturbance origin regeneration, can be ascertained.","container-title":"Ecologies","DOI":"10.3390/ecologies6020027","ISSN":"2673-4133","issue":"2","journalAbbreviation":"Ecologies","language":"en","license":"https://creativecommons.org/licenses/by/4.0/","page":"27","source":"DOI.org (Crossref)","title":"Recovering of Biodiversity in Bottomland Hardwood Forests After a Tornado and Salvage Logging in Southern Illinois (USA)","volume":"6","author":[{"family":"Schammel","given":"Laura A."},{"family":"Holzmueller","given":"Eric J."},{"family":"Groninger","given":"John W."},{"family":"Ruffner","given":"Charles M."},{"family":"Nelson","given":"John L."}],"issued":{"date-parts":[["2025",4,1]]}}}],"schema":"https://github.com/citation-style-language/schema/raw/master/csl-citation.json"} </w:instrText>
      </w:r>
      <w:r w:rsidR="00BB4106">
        <w:rPr>
          <w:rFonts w:eastAsia="Calibri"/>
          <w:kern w:val="0"/>
          <w:sz w:val="24"/>
          <w:szCs w:val="24"/>
          <w14:ligatures w14:val="none"/>
        </w:rPr>
        <w:fldChar w:fldCharType="separate"/>
      </w:r>
      <w:r w:rsidR="00D62550" w:rsidRPr="00D62550">
        <w:rPr>
          <w:sz w:val="24"/>
        </w:rPr>
        <w:t>(Slyder et al. 2020, Schammel et al. 2025)</w:t>
      </w:r>
      <w:r w:rsidR="00BB4106">
        <w:rPr>
          <w:rFonts w:eastAsia="Calibri"/>
          <w:kern w:val="0"/>
          <w:sz w:val="24"/>
          <w:szCs w:val="24"/>
          <w14:ligatures w14:val="none"/>
        </w:rPr>
        <w:fldChar w:fldCharType="end"/>
      </w:r>
      <w:r w:rsidR="00B504DE">
        <w:rPr>
          <w:rFonts w:eastAsia="Calibri"/>
          <w:kern w:val="0"/>
          <w:sz w:val="24"/>
          <w:szCs w:val="24"/>
          <w14:ligatures w14:val="none"/>
        </w:rPr>
        <w:t>.</w:t>
      </w:r>
      <w:r w:rsidR="006E2725">
        <w:rPr>
          <w:rFonts w:eastAsia="Calibri"/>
          <w:kern w:val="0"/>
          <w:sz w:val="24"/>
          <w:szCs w:val="24"/>
          <w14:ligatures w14:val="none"/>
        </w:rPr>
        <w:t xml:space="preserve"> </w:t>
      </w:r>
      <w:r w:rsidR="00136C73">
        <w:rPr>
          <w:rFonts w:eastAsia="Calibri"/>
          <w:kern w:val="0"/>
          <w:sz w:val="24"/>
          <w:szCs w:val="24"/>
          <w14:ligatures w14:val="none"/>
        </w:rPr>
        <w:t xml:space="preserve">It can also cause soil compaction, depending on the conditions </w:t>
      </w:r>
      <w:r w:rsidR="00136C73">
        <w:rPr>
          <w:rFonts w:eastAsia="Calibri"/>
          <w:kern w:val="0"/>
          <w:sz w:val="24"/>
          <w:szCs w:val="24"/>
          <w14:ligatures w14:val="none"/>
        </w:rPr>
        <w:fldChar w:fldCharType="begin"/>
      </w:r>
      <w:r w:rsidR="00136C73">
        <w:rPr>
          <w:rFonts w:eastAsia="Calibri"/>
          <w:kern w:val="0"/>
          <w:sz w:val="24"/>
          <w:szCs w:val="24"/>
          <w14:ligatures w14:val="none"/>
        </w:rPr>
        <w:instrText xml:space="preserve"> ADDIN ZOTERO_ITEM CSL_CITATION {"citationID":"aDqLS5mK","properties":{"formattedCitation":"(McNabb et al. 2001)","plainCitation":"(McNabb et al. 2001)","noteIndex":0},"citationItems":[{"id":374,"uris":["http://zotero.org/groups/5154252/items/JXQCMHKC"],"itemData":{"id":374,"type":"article-journal","abstract":"Soil compaction is a common consequence of forest harvesting that has the potential to affect several soil processes and forest productivity. Our objective was to quantify the relationships between soil trafficking, soil wetness, and soil air-filled porosity, and the compacted bulk density and air-filled porosity of 14 boreal forest soils in WestCentral Alberta, Canada. Bulk density and air-filled porosity were measured on nontrafficked soil and adjacent areas immediately after the site was subjected to 3, 7, and 12 cycles of skidding with mostly wide-tired skidders. Significant increases in bulk density (P Ͻ 0.05) occurred after three cycles at each site when the soil water potential was higher than Ϫ15 kPa; the significant increase occurred to a depth of at least 22 cm. The increase in bulk density became asymptotic between 7 and 12 cycles, but the increases were not significantly different from the bulk density at three cycles. The relationship between air-filled porosity and trafficking was the inverse of the level of bulk density and trafficking, but the increase in bulk density of wet soil was limited by an air-filled porosity of about 0.10 m3 mϪ3. Soil compaction only occurred when the soils were at or wetter than field capacity, which can easily be measured in the field with a handheld tensiometer or alternatively, estimated from a field measure of soil consistence. Managing felling operations to maximize transpiration of trees to reduce soil wetness is an effective tactic to avoid significant soil compaction by these types of equipment in this environment.","container-title":"Soil Science Society of America Journal","DOI":"10.2136/sssaj2001.6541238x","ISSN":"0361-5995, 1435-0661","issue":"4","journalAbbreviation":"Soil Science Soc of Amer J","language":"en","page":"1238-1247","source":"DOI.org (Crossref)","title":"Soil Wetness and Traffic Level Effects on Bulk Density and Air‐Filled Porosity of Compacted Boreal Forest Soils","volume":"65","author":[{"family":"McNabb","given":"D.H."},{"family":"Startsev","given":"A.D."},{"family":"Nguyen","given":"H."}],"issued":{"date-parts":[["2001",7]]}}}],"schema":"https://github.com/citation-style-language/schema/raw/master/csl-citation.json"} </w:instrText>
      </w:r>
      <w:r w:rsidR="00136C73">
        <w:rPr>
          <w:rFonts w:eastAsia="Calibri"/>
          <w:kern w:val="0"/>
          <w:sz w:val="24"/>
          <w:szCs w:val="24"/>
          <w14:ligatures w14:val="none"/>
        </w:rPr>
        <w:fldChar w:fldCharType="separate"/>
      </w:r>
      <w:r w:rsidR="00136C73" w:rsidRPr="00E44491">
        <w:rPr>
          <w:sz w:val="24"/>
        </w:rPr>
        <w:t>(McNabb et al. 2001)</w:t>
      </w:r>
      <w:r w:rsidR="00136C73">
        <w:rPr>
          <w:rFonts w:eastAsia="Calibri"/>
          <w:kern w:val="0"/>
          <w:sz w:val="24"/>
          <w:szCs w:val="24"/>
          <w14:ligatures w14:val="none"/>
        </w:rPr>
        <w:fldChar w:fldCharType="end"/>
      </w:r>
      <w:r w:rsidR="00136C73">
        <w:rPr>
          <w:rFonts w:eastAsia="Calibri"/>
          <w:kern w:val="0"/>
          <w:sz w:val="24"/>
          <w:szCs w:val="24"/>
          <w14:ligatures w14:val="none"/>
        </w:rPr>
        <w:t>.</w:t>
      </w:r>
      <w:r w:rsidR="00C17CB9">
        <w:rPr>
          <w:rFonts w:eastAsia="Calibri"/>
          <w:kern w:val="0"/>
          <w:sz w:val="24"/>
          <w:szCs w:val="24"/>
          <w14:ligatures w14:val="none"/>
        </w:rPr>
        <w:t xml:space="preserve"> </w:t>
      </w:r>
      <w:r w:rsidR="006E2725">
        <w:rPr>
          <w:rFonts w:eastAsia="Calibri"/>
          <w:kern w:val="0"/>
          <w:sz w:val="24"/>
          <w:szCs w:val="24"/>
          <w14:ligatures w14:val="none"/>
        </w:rPr>
        <w:t>An increase in bare soil in salvage-logged areas, in combination with increased sunlight</w:t>
      </w:r>
      <w:r w:rsidR="002C6ABB">
        <w:rPr>
          <w:rFonts w:eastAsia="Calibri"/>
          <w:kern w:val="0"/>
          <w:sz w:val="24"/>
          <w:szCs w:val="24"/>
          <w14:ligatures w14:val="none"/>
        </w:rPr>
        <w:t xml:space="preserve">, can promote the </w:t>
      </w:r>
      <w:r w:rsidR="00602FFB">
        <w:rPr>
          <w:rFonts w:eastAsia="Calibri"/>
          <w:kern w:val="0"/>
          <w:sz w:val="24"/>
          <w:szCs w:val="24"/>
          <w14:ligatures w14:val="none"/>
        </w:rPr>
        <w:t>growth of shade-intolerant</w:t>
      </w:r>
      <w:r w:rsidR="00C17CB9">
        <w:rPr>
          <w:rFonts w:eastAsia="Calibri"/>
          <w:kern w:val="0"/>
          <w:sz w:val="24"/>
          <w:szCs w:val="24"/>
          <w14:ligatures w14:val="none"/>
        </w:rPr>
        <w:t xml:space="preserve"> </w:t>
      </w:r>
      <w:r w:rsidR="00B924DE">
        <w:rPr>
          <w:rFonts w:eastAsia="Calibri"/>
          <w:kern w:val="0"/>
          <w:sz w:val="24"/>
          <w:szCs w:val="24"/>
          <w14:ligatures w14:val="none"/>
        </w:rPr>
        <w:t>tree species</w:t>
      </w:r>
      <w:r w:rsidR="001C51B9">
        <w:rPr>
          <w:rFonts w:eastAsia="Calibri"/>
          <w:kern w:val="0"/>
          <w:sz w:val="24"/>
          <w:szCs w:val="24"/>
          <w14:ligatures w14:val="none"/>
        </w:rPr>
        <w:t xml:space="preserve">, as well as </w:t>
      </w:r>
      <w:r w:rsidR="00136C73">
        <w:rPr>
          <w:rFonts w:eastAsia="Calibri"/>
          <w:kern w:val="0"/>
          <w:sz w:val="24"/>
          <w:szCs w:val="24"/>
          <w14:ligatures w14:val="none"/>
        </w:rPr>
        <w:t xml:space="preserve">new species of herbaceous plants </w:t>
      </w:r>
      <w:r w:rsidR="005541ED">
        <w:rPr>
          <w:rFonts w:eastAsia="Calibri"/>
          <w:kern w:val="0"/>
          <w:sz w:val="24"/>
          <w:szCs w:val="24"/>
          <w14:ligatures w14:val="none"/>
        </w:rPr>
        <w:t xml:space="preserve">and shrubs </w:t>
      </w:r>
      <w:r w:rsidR="00136C73">
        <w:rPr>
          <w:rFonts w:eastAsia="Calibri"/>
          <w:kern w:val="0"/>
          <w:sz w:val="24"/>
          <w:szCs w:val="24"/>
          <w14:ligatures w14:val="none"/>
        </w:rPr>
        <w:fldChar w:fldCharType="begin"/>
      </w:r>
      <w:r w:rsidR="00430FCA">
        <w:rPr>
          <w:rFonts w:eastAsia="Calibri"/>
          <w:kern w:val="0"/>
          <w:sz w:val="24"/>
          <w:szCs w:val="24"/>
          <w14:ligatures w14:val="none"/>
        </w:rPr>
        <w:instrText xml:space="preserve"> ADDIN ZOTERO_ITEM CSL_CITATION {"citationID":"O0QbGKr9","properties":{"formattedCitation":"(Elliott et al. 2002, Slyder et al. 2020, Spicer et al. 2023)","plainCitation":"(Elliott et al. 2002, Slyder et al. 2020, Spicer et al. 2023)","noteIndex":0},"citationItems":[{"id":1307,"uris":["http://zotero.org/groups/5154252/items/2EKW5D74"],"itemData":{"id":1307,"type":"article-journal","abstract":"ELL~IT, K. J. (IJSDA Forest Service, Southern Research Station, Coweeta Hydrologic Laboratory, 3160 Coweeta Lab Rd., Otto, North Carolina 28763), S. L. HITCHC~~K ANII I,. KR~JECER (Furman University, Greenville, South Carolina 29613). Vegetation response to large-scale disturbance in a Southern Appalachian forest: Hurricane Opal and salvage logging. J. Torrey Bot. Sot. 129: 48-59. 2002.-Disturbance such as catastrophic windthrow can play a major role in the structure and composition of southern Appalachian forests. We report effects of Hurricane Opal followed by salvage logging on vegetation dynamics (regeneration, composition, and diversity) the first three years after disturbance at the Coweeta Hydrologic Laboratory in western North Carolina. The objective of this study was to compare species composition and diversity of undcrstory and groundlayer species in a hurricane + salvage logged (H+S) forest to an adjacent undisturbed forest. Abundance of groundlayer species was much higher in the H+S forest than in the undisturbed forest, and abundance increased over time. Percent cover, density, and species richness were significantly higher in the H+S forest than in the undisturbed forest. In addition, percent cover increased by approximately 85% between 1997 and 1999 in the H+S plots. Shannon’s index of diversity (H’) based on percent cover was significantly higher in the H+S forest than the undisturbed forest by the third year after disturbance. However, there was no significant difference in H’ based on density between H+S forest and the undisturbed forest in either year. In the undisturbed forest, 59 species and 50 genera represented 30 families. By 1999 (the third year after disturbance), the H+S forest retained 93 species. 72 genera and 42 families. The Asteraceae and Liliaceae had the highest number of species in both sampled forests, with more species of Liliaceae in the H+S plots. Micro-relief created from pit and mound topography from uprooting of windthrown trees, shade from the slash-debris left on site from the salvage logging, and shade from the remaining overstory trees created a mosaic of environmental conditions. This environmental heterogeneity could be responsible for the mix of early (shade intolerant) and late (shade tolerant) successional herbaceous species, and a higher species richness and diversity than the undisturbed forest.","container-title":"Journal of the Torrey Botanical Society","DOI":"10.2307/3088682","ISSN":"10955674","issue":"1","journalAbbreviation":"Journal of the Torrey Botanical Society","language":"en","page":"48","source":"DOI.org (Crossref)","title":"Vegetation Response to Large Scale Disturbance in a Southern Appalachian Forest: Hurricane Opal and Salvage Logging","title-short":"Vegetation Response to Large Scale Disturbance in a Southern Appalachian Forest","volume":"129","author":[{"family":"Elliott","given":"Katherine J."},{"family":"Hitchcock","given":"Stephanie L."},{"family":"Krueger","given":"Lisa"}],"issued":{"date-parts":[["2002",1]]}}},{"id":712,"uris":["http://zotero.org/groups/5154252/items/H87LILQ4"],"itemData":{"id":712,"type":"article-journal","container-title":"New Forests","DOI":"10.1007/s11056-019-09740-x","ISSN":"0169-4286, 1573-5095","issue":"3","journalAbbreviation":"New Forests","language":"en","page":"409-420","source":"DOI.org (Crossref)","title":"Post-windthrow salvage logging increases seedling and understory diversity with little impact on composition immediately after logging","volume":"51","author":[{"family":"Slyder","given":"Jacob B."},{"family":"Wenzel","given":"John W."},{"family":"Royo","given":"Alejandro A."},{"family":"Spicer","given":"Michelle Elise"},{"family":"Carson","given":"Walter P."}],"issued":{"date-parts":[["2020",5]]}}},{"id":714,"uris":["http://zotero.org/groups/5154252/items/IIR6XHRW"],"itemData":{"id":714,"type":"article-journal","container-title":"Forest Ecology and Management","DOI":"10.1016/j.foreco.2023.121077","ISSN":"03781127","journalAbbreviation":"Forest Ecology and Management","language":"en","page":"121077","source":"DOI.org (Crossref)","title":"Understory plant growth forms respond independently to combined natural and anthropogenic disturbances","volume":"543","author":[{"family":"Spicer","given":"Michelle Elise"},{"family":"Royo","given":"Alejandro A."},{"family":"Wenzel","given":"John W."},{"family":"Carson","given":"Walter P."}],"issued":{"date-parts":[["2023",9]]}}}],"schema":"https://github.com/citation-style-language/schema/raw/master/csl-citation.json"} </w:instrText>
      </w:r>
      <w:r w:rsidR="00136C73">
        <w:rPr>
          <w:rFonts w:eastAsia="Calibri"/>
          <w:kern w:val="0"/>
          <w:sz w:val="24"/>
          <w:szCs w:val="24"/>
          <w14:ligatures w14:val="none"/>
        </w:rPr>
        <w:fldChar w:fldCharType="separate"/>
      </w:r>
      <w:r w:rsidR="00430FCA" w:rsidRPr="00430FCA">
        <w:rPr>
          <w:sz w:val="24"/>
        </w:rPr>
        <w:t>(Elliott et al. 2002, Slyder et al. 2020, Spicer et al. 2023)</w:t>
      </w:r>
      <w:r w:rsidR="00136C73">
        <w:rPr>
          <w:rFonts w:eastAsia="Calibri"/>
          <w:kern w:val="0"/>
          <w:sz w:val="24"/>
          <w:szCs w:val="24"/>
          <w14:ligatures w14:val="none"/>
        </w:rPr>
        <w:fldChar w:fldCharType="end"/>
      </w:r>
      <w:r w:rsidR="00B924DE">
        <w:rPr>
          <w:rFonts w:eastAsia="Calibri"/>
          <w:kern w:val="0"/>
          <w:sz w:val="24"/>
          <w:szCs w:val="24"/>
          <w14:ligatures w14:val="none"/>
        </w:rPr>
        <w:t>.</w:t>
      </w:r>
      <w:r w:rsidR="00AB6A5B">
        <w:rPr>
          <w:rFonts w:eastAsia="Calibri"/>
          <w:kern w:val="0"/>
          <w:sz w:val="24"/>
          <w:szCs w:val="24"/>
          <w14:ligatures w14:val="none"/>
        </w:rPr>
        <w:t xml:space="preserve"> </w:t>
      </w:r>
      <w:r w:rsidR="001304AA">
        <w:rPr>
          <w:rFonts w:eastAsia="Calibri"/>
          <w:kern w:val="0"/>
          <w:sz w:val="24"/>
          <w:szCs w:val="24"/>
          <w14:ligatures w14:val="none"/>
        </w:rPr>
        <w:t>Thus, s</w:t>
      </w:r>
      <w:r w:rsidR="00C123EF">
        <w:rPr>
          <w:rFonts w:eastAsia="Calibri"/>
          <w:kern w:val="0"/>
          <w:sz w:val="24"/>
          <w:szCs w:val="24"/>
          <w14:ligatures w14:val="none"/>
        </w:rPr>
        <w:t xml:space="preserve">alvage-logging </w:t>
      </w:r>
      <w:r w:rsidR="00EE1D2C">
        <w:rPr>
          <w:rFonts w:eastAsia="Calibri"/>
          <w:kern w:val="0"/>
          <w:sz w:val="24"/>
          <w:szCs w:val="24"/>
          <w14:ligatures w14:val="none"/>
        </w:rPr>
        <w:t>alters</w:t>
      </w:r>
      <w:r w:rsidR="00433EE8">
        <w:rPr>
          <w:rFonts w:eastAsia="Calibri"/>
          <w:kern w:val="0"/>
          <w:sz w:val="24"/>
          <w:szCs w:val="24"/>
          <w14:ligatures w14:val="none"/>
        </w:rPr>
        <w:t xml:space="preserve"> habitat elements</w:t>
      </w:r>
      <w:r w:rsidR="0031333B">
        <w:rPr>
          <w:rFonts w:eastAsia="Calibri"/>
          <w:kern w:val="0"/>
          <w:sz w:val="24"/>
          <w:szCs w:val="24"/>
          <w14:ligatures w14:val="none"/>
        </w:rPr>
        <w:t xml:space="preserve">, </w:t>
      </w:r>
      <w:proofErr w:type="gramStart"/>
      <w:r w:rsidR="00B26B27">
        <w:rPr>
          <w:rFonts w:eastAsia="Calibri"/>
          <w:kern w:val="0"/>
          <w:sz w:val="24"/>
          <w:szCs w:val="24"/>
          <w14:ligatures w14:val="none"/>
        </w:rPr>
        <w:t>benefitting</w:t>
      </w:r>
      <w:proofErr w:type="gramEnd"/>
      <w:r w:rsidR="00B26B27">
        <w:rPr>
          <w:rFonts w:eastAsia="Calibri"/>
          <w:kern w:val="0"/>
          <w:sz w:val="24"/>
          <w:szCs w:val="24"/>
          <w14:ligatures w14:val="none"/>
        </w:rPr>
        <w:t xml:space="preserve"> some </w:t>
      </w:r>
      <w:r w:rsidR="00C3362C">
        <w:rPr>
          <w:rFonts w:eastAsia="Calibri"/>
          <w:kern w:val="0"/>
          <w:sz w:val="24"/>
          <w:szCs w:val="24"/>
          <w14:ligatures w14:val="none"/>
        </w:rPr>
        <w:t>species while harming others. I</w:t>
      </w:r>
      <w:r w:rsidR="0031333B">
        <w:rPr>
          <w:rFonts w:eastAsia="Calibri"/>
          <w:kern w:val="0"/>
          <w:sz w:val="24"/>
          <w:szCs w:val="24"/>
          <w14:ligatures w14:val="none"/>
        </w:rPr>
        <w:t xml:space="preserve">nsect populations </w:t>
      </w:r>
      <w:r w:rsidR="00C3362C">
        <w:rPr>
          <w:rFonts w:eastAsia="Calibri"/>
          <w:kern w:val="0"/>
          <w:sz w:val="24"/>
          <w:szCs w:val="24"/>
          <w14:ligatures w14:val="none"/>
        </w:rPr>
        <w:t xml:space="preserve">are of particular importance, due to their </w:t>
      </w:r>
      <w:r w:rsidR="00BB5EDD">
        <w:rPr>
          <w:rFonts w:eastAsia="Calibri"/>
          <w:kern w:val="0"/>
          <w:sz w:val="24"/>
          <w:szCs w:val="24"/>
          <w14:ligatures w14:val="none"/>
        </w:rPr>
        <w:t>place in food webs and</w:t>
      </w:r>
      <w:r w:rsidR="00FD0B51">
        <w:rPr>
          <w:rFonts w:eastAsia="Calibri"/>
          <w:kern w:val="0"/>
          <w:sz w:val="24"/>
          <w:szCs w:val="24"/>
          <w14:ligatures w14:val="none"/>
        </w:rPr>
        <w:t xml:space="preserve"> the threats occurring </w:t>
      </w:r>
      <w:r w:rsidR="005B30FD">
        <w:rPr>
          <w:rFonts w:eastAsia="Calibri"/>
          <w:kern w:val="0"/>
          <w:sz w:val="24"/>
          <w:szCs w:val="24"/>
          <w14:ligatures w14:val="none"/>
        </w:rPr>
        <w:t>to</w:t>
      </w:r>
      <w:r w:rsidR="00FD0B51">
        <w:rPr>
          <w:rFonts w:eastAsia="Calibri"/>
          <w:kern w:val="0"/>
          <w:sz w:val="24"/>
          <w:szCs w:val="24"/>
          <w14:ligatures w14:val="none"/>
        </w:rPr>
        <w:t xml:space="preserve"> insects globally </w:t>
      </w:r>
      <w:r w:rsidR="0031333B">
        <w:rPr>
          <w:rFonts w:eastAsia="Calibri"/>
          <w:kern w:val="0"/>
          <w:sz w:val="24"/>
          <w:szCs w:val="24"/>
          <w14:ligatures w14:val="none"/>
        </w:rPr>
        <w:fldChar w:fldCharType="begin"/>
      </w:r>
      <w:r w:rsidR="0031333B">
        <w:rPr>
          <w:rFonts w:eastAsia="Calibri"/>
          <w:kern w:val="0"/>
          <w:sz w:val="24"/>
          <w:szCs w:val="24"/>
          <w14:ligatures w14:val="none"/>
        </w:rPr>
        <w:instrText xml:space="preserve"> ADDIN ZOTERO_ITEM CSL_CITATION {"citationID":"3lsa6mGp","properties":{"formattedCitation":"(Wagner 2019)","plainCitation":"(Wagner 2019)","noteIndex":0},"citationItems":[{"id":1071,"uris":["http://zotero.org/users/6631577/items/L97F7XNU"],"itemData":{"id":1071,"type":"article-journal","abstract":"Insect declines are being reported worldwide for flying, ground, and aquatic lineages. Most reports come from western and northern Europe, where the insect fauna is well-studied and there are considerable demographic data for many taxonomically disparate lineages. Additional cases of faunal losses have been noted from Asia, North America, the Arctic, the Neotropics, and elsewhere. While this review addresses both species loss and population declines, its emphasis is on the latter. Declines of abundant species can be especially worrisome, given that they anchor trophic interactions and shoulder many of the essential ecosystem services of their respective communities. A review of the factors believed to be responsible for observed collapses and those perceived to be especially threatening to insects form the core of this treatment. In addition to widely recognized threats to insect biodiversity, e.g., habitat destruction, agricultural intensification (including pesticide use), climate change, and invasive species, this assessment highlights a few less commonly considered factors such as atmospheric nitrification from the burning of fossil fuels and the effects of droughts and changing precipitation patterns. Because the geographic extent and magnitude of insect declines are largely unknown, there is an urgent need for monitoring efforts, especially across ecological gradients, which will help to identify important causal factors in declines. This review also considers the status of vertebrate insectivores, reporting bias, challenges inherent in collecting and interpreting insect demographic data, and cases of increasing insect abundance.","language":"en","source":"Zotero","title":"Insect Declines in the Anthropocene","author":[{"family":"Wagner","given":"David L"}],"issued":{"date-parts":[["2019"]]}}}],"schema":"https://github.com/citation-style-language/schema/raw/master/csl-citation.json"} </w:instrText>
      </w:r>
      <w:r w:rsidR="0031333B">
        <w:rPr>
          <w:rFonts w:eastAsia="Calibri"/>
          <w:kern w:val="0"/>
          <w:sz w:val="24"/>
          <w:szCs w:val="24"/>
          <w14:ligatures w14:val="none"/>
        </w:rPr>
        <w:fldChar w:fldCharType="separate"/>
      </w:r>
      <w:r w:rsidR="0031333B" w:rsidRPr="0031333B">
        <w:rPr>
          <w:sz w:val="24"/>
        </w:rPr>
        <w:t>(Wagner 2019)</w:t>
      </w:r>
      <w:r w:rsidR="0031333B">
        <w:rPr>
          <w:rFonts w:eastAsia="Calibri"/>
          <w:kern w:val="0"/>
          <w:sz w:val="24"/>
          <w:szCs w:val="24"/>
          <w14:ligatures w14:val="none"/>
        </w:rPr>
        <w:fldChar w:fldCharType="end"/>
      </w:r>
      <w:r w:rsidR="0031333B">
        <w:rPr>
          <w:rFonts w:eastAsia="Calibri"/>
          <w:kern w:val="0"/>
          <w:sz w:val="24"/>
          <w:szCs w:val="24"/>
          <w14:ligatures w14:val="none"/>
        </w:rPr>
        <w:t>.</w:t>
      </w:r>
      <w:r w:rsidR="00691BFE">
        <w:rPr>
          <w:rFonts w:eastAsia="Calibri"/>
          <w:kern w:val="0"/>
          <w:sz w:val="24"/>
          <w:szCs w:val="24"/>
          <w14:ligatures w14:val="none"/>
        </w:rPr>
        <w:t xml:space="preserve"> While </w:t>
      </w:r>
      <w:r w:rsidR="00B40048">
        <w:rPr>
          <w:rFonts w:eastAsia="Calibri"/>
          <w:kern w:val="0"/>
          <w:sz w:val="24"/>
          <w:szCs w:val="24"/>
          <w14:ligatures w14:val="none"/>
        </w:rPr>
        <w:t>salvage</w:t>
      </w:r>
      <w:r w:rsidR="009C0F8F">
        <w:rPr>
          <w:rFonts w:eastAsia="Calibri"/>
          <w:kern w:val="0"/>
          <w:sz w:val="24"/>
          <w:szCs w:val="24"/>
          <w14:ligatures w14:val="none"/>
        </w:rPr>
        <w:t xml:space="preserve">-logging has been shown to </w:t>
      </w:r>
      <w:r w:rsidR="00F726A1">
        <w:rPr>
          <w:rFonts w:eastAsia="Calibri"/>
          <w:kern w:val="0"/>
          <w:sz w:val="24"/>
          <w:szCs w:val="24"/>
          <w14:ligatures w14:val="none"/>
        </w:rPr>
        <w:t xml:space="preserve">affect </w:t>
      </w:r>
      <w:r w:rsidR="005B30FD">
        <w:rPr>
          <w:rFonts w:eastAsia="Calibri"/>
          <w:kern w:val="0"/>
          <w:sz w:val="24"/>
          <w:szCs w:val="24"/>
          <w14:ligatures w14:val="none"/>
        </w:rPr>
        <w:t>multiple taxa of</w:t>
      </w:r>
      <w:r w:rsidR="00F726A1">
        <w:rPr>
          <w:rFonts w:eastAsia="Calibri"/>
          <w:kern w:val="0"/>
          <w:sz w:val="24"/>
          <w:szCs w:val="24"/>
          <w14:ligatures w14:val="none"/>
        </w:rPr>
        <w:t xml:space="preserve"> </w:t>
      </w:r>
      <w:r w:rsidR="005B30FD">
        <w:rPr>
          <w:rFonts w:eastAsia="Calibri"/>
          <w:kern w:val="0"/>
          <w:sz w:val="24"/>
          <w:szCs w:val="24"/>
          <w14:ligatures w14:val="none"/>
        </w:rPr>
        <w:t>insects</w:t>
      </w:r>
      <w:r w:rsidR="00F726A1">
        <w:rPr>
          <w:rFonts w:eastAsia="Calibri"/>
          <w:kern w:val="0"/>
          <w:sz w:val="24"/>
          <w:szCs w:val="24"/>
          <w14:ligatures w14:val="none"/>
        </w:rPr>
        <w:t>,</w:t>
      </w:r>
      <w:r w:rsidR="00521601">
        <w:rPr>
          <w:rFonts w:eastAsia="Calibri"/>
          <w:kern w:val="0"/>
          <w:sz w:val="24"/>
          <w:szCs w:val="24"/>
          <w14:ligatures w14:val="none"/>
        </w:rPr>
        <w:t xml:space="preserve"> most studies focus on short-term affects</w:t>
      </w:r>
      <w:r w:rsidR="00BE086D">
        <w:rPr>
          <w:rFonts w:eastAsia="Calibri"/>
          <w:kern w:val="0"/>
          <w:sz w:val="24"/>
          <w:szCs w:val="24"/>
          <w14:ligatures w14:val="none"/>
        </w:rPr>
        <w:t xml:space="preserve">, less than </w:t>
      </w:r>
      <w:r w:rsidR="00521601">
        <w:rPr>
          <w:rFonts w:eastAsia="Calibri"/>
          <w:kern w:val="0"/>
          <w:sz w:val="24"/>
          <w:szCs w:val="24"/>
          <w14:ligatures w14:val="none"/>
        </w:rPr>
        <w:t xml:space="preserve">5 years after </w:t>
      </w:r>
      <w:r w:rsidR="00C148A9">
        <w:rPr>
          <w:rFonts w:eastAsia="Calibri"/>
          <w:kern w:val="0"/>
          <w:sz w:val="24"/>
          <w:szCs w:val="24"/>
          <w14:ligatures w14:val="none"/>
        </w:rPr>
        <w:t xml:space="preserve">disturbance </w:t>
      </w:r>
      <w:r w:rsidR="00C148A9">
        <w:rPr>
          <w:rFonts w:eastAsia="Calibri"/>
          <w:kern w:val="0"/>
          <w:sz w:val="24"/>
          <w:szCs w:val="24"/>
          <w14:ligatures w14:val="none"/>
        </w:rPr>
        <w:fldChar w:fldCharType="begin"/>
      </w:r>
      <w:r w:rsidR="00C148A9">
        <w:rPr>
          <w:rFonts w:eastAsia="Calibri"/>
          <w:kern w:val="0"/>
          <w:sz w:val="24"/>
          <w:szCs w:val="24"/>
          <w14:ligatures w14:val="none"/>
        </w:rPr>
        <w:instrText xml:space="preserve"> ADDIN ZOTERO_ITEM CSL_CITATION {"citationID":"kU06n1wL","properties":{"formattedCitation":"(Thorn et al. 2018)","plainCitation":"(Thorn et al. 2018)","noteIndex":0},"citationItems":[{"id":361,"uris":["http://zotero.org/groups/5154252/items/6RLZ5LLK"],"itemData":{"id":361,"type":"article-journal","abstract":"Logging to “salvage” economic returns from forests affected by natural disturbances has become increasingly prevalent globally. Despite potential negative effects on biodiversity, salvage logging is often conducted, even in areas otherwise excluded from logging and reserved for nature conservation, inter alia because strategic priorities for post-disturbance management are widely lacking. A review of the existing literature revealed that most studies investigating the effects of salvage logging on biodiversity have been conducted less than 5 years following natural disturbances, and focused on non-saproxylic organisms. A meta-analysis across 24 species groups revealed that salvage logging significantly decreases numbers of species of eight taxonomic groups. Richness of dead wood dependent taxa (i.e. saproxylic organisms) decreased more strongly than richness of non-saproxylic taxa. In contrast, taxonomic groups typically associated with open habitats increased in the number of species after salvage logging. By analysing 134 original species abundance matrices, we demonstrate that salvage logging significantly alters community composition in 7 of 17 species groups, particularly affecting saproxylic assemblages. Synthesis and applications. Our results suggest that salvage logging is not consistent with the management objectives of protected areas. Substantial changes, such as the retention of dead wood in naturally disturbed forests, are needed to support biodiversity. Future research should investigate the amount and spatio-temporal distribution of retained dead wood needed to maintain all components of biodiversity.","container-title":"Journal of Applied Ecology","DOI":"10.1111/1365-2664.12945","ISSN":"1365-2664","issue":"1","language":"en","license":"© 2017 The Authors. Journal of Applied Ecology © 2017 British Ecological Society","note":"_eprint: https://onlinelibrary.wiley.com/doi/pdf/10.1111/1365-2664.12945","page":"279-289","source":"Wiley Online Library","title":"Impacts of salvage logging on biodiversity: A meta-analysis","title-short":"Impacts of salvage logging on biodiversity","volume":"55","author":[{"family":"Thorn","given":"Simon"},{"family":"Bässler","given":"Claus"},{"family":"Brandl","given":"Roland"},{"family":"Burton","given":"Philip J."},{"family":"Cahall","given":"Rebecca"},{"family":"Campbell","given":"John L."},{"family":"Castro","given":"Jorge"},{"family":"Choi","given":"Chang-Yong"},{"family":"Cobb","given":"Tyler"},{"family":"Donato","given":"Daniel C."},{"family":"Durska","given":"Ewa"},{"family":"Fontaine","given":"Joseph B."},{"family":"Gauthier","given":"Sylvie"},{"family":"Hebert","given":"Christian"},{"family":"Hothorn","given":"Torsten"},{"family":"Hutto","given":"Richard L."},{"family":"Lee","given":"Eun-Jae"},{"family":"Leverkus","given":"Alexandro B."},{"family":"Lindenmayer","given":"David B."},{"family":"Obrist","given":"Martin K."},{"family":"Rost","given":"Josep"},{"family":"Seibold","given":"Sebastian"},{"family":"Seidl","given":"Rupert"},{"family":"Thom","given":"Dominik"},{"family":"Waldron","given":"Kaysandra"},{"family":"Wermelinger","given":"Beat"},{"family":"Winter","given":"Maria-Barbara"},{"family":"Zmihorski","given":"Michal"},{"family":"Müller","given":"Jörg"}],"issued":{"date-parts":[["2018"]]}}}],"schema":"https://github.com/citation-style-language/schema/raw/master/csl-citation.json"} </w:instrText>
      </w:r>
      <w:r w:rsidR="00C148A9">
        <w:rPr>
          <w:rFonts w:eastAsia="Calibri"/>
          <w:kern w:val="0"/>
          <w:sz w:val="24"/>
          <w:szCs w:val="24"/>
          <w14:ligatures w14:val="none"/>
        </w:rPr>
        <w:fldChar w:fldCharType="separate"/>
      </w:r>
      <w:r w:rsidR="00C148A9" w:rsidRPr="00C148A9">
        <w:rPr>
          <w:sz w:val="24"/>
        </w:rPr>
        <w:t>(Thorn et al. 2018)</w:t>
      </w:r>
      <w:r w:rsidR="00C148A9">
        <w:rPr>
          <w:rFonts w:eastAsia="Calibri"/>
          <w:kern w:val="0"/>
          <w:sz w:val="24"/>
          <w:szCs w:val="24"/>
          <w14:ligatures w14:val="none"/>
        </w:rPr>
        <w:fldChar w:fldCharType="end"/>
      </w:r>
      <w:r w:rsidR="00C148A9">
        <w:rPr>
          <w:rFonts w:eastAsia="Calibri"/>
          <w:kern w:val="0"/>
          <w:sz w:val="24"/>
          <w:szCs w:val="24"/>
          <w14:ligatures w14:val="none"/>
        </w:rPr>
        <w:t>.</w:t>
      </w:r>
      <w:r w:rsidR="00BE086D">
        <w:rPr>
          <w:rFonts w:eastAsia="Calibri"/>
          <w:kern w:val="0"/>
          <w:sz w:val="24"/>
          <w:szCs w:val="24"/>
          <w14:ligatures w14:val="none"/>
        </w:rPr>
        <w:t xml:space="preserve"> </w:t>
      </w:r>
      <w:r w:rsidR="00150E03">
        <w:rPr>
          <w:rFonts w:eastAsia="Calibri"/>
          <w:kern w:val="0"/>
          <w:sz w:val="24"/>
          <w:szCs w:val="24"/>
          <w14:ligatures w14:val="none"/>
        </w:rPr>
        <w:lastRenderedPageBreak/>
        <w:t xml:space="preserve">Conservationists </w:t>
      </w:r>
      <w:r w:rsidR="00067186">
        <w:rPr>
          <w:rFonts w:eastAsia="Calibri"/>
          <w:kern w:val="0"/>
          <w:sz w:val="24"/>
          <w:szCs w:val="24"/>
          <w14:ligatures w14:val="none"/>
        </w:rPr>
        <w:t>would benefit from information on the long-term impacts of salvage-logging on insects</w:t>
      </w:r>
      <w:r w:rsidR="00537ABE">
        <w:rPr>
          <w:rFonts w:eastAsia="Calibri"/>
          <w:kern w:val="0"/>
          <w:sz w:val="24"/>
          <w:szCs w:val="24"/>
          <w14:ligatures w14:val="none"/>
        </w:rPr>
        <w:t>, which</w:t>
      </w:r>
      <w:r w:rsidR="00E96BF8">
        <w:rPr>
          <w:rFonts w:eastAsia="Calibri"/>
          <w:kern w:val="0"/>
          <w:sz w:val="24"/>
          <w:szCs w:val="24"/>
          <w14:ligatures w14:val="none"/>
        </w:rPr>
        <w:t xml:space="preserve"> would enable them to make informed management decisions.</w:t>
      </w:r>
    </w:p>
    <w:p w14:paraId="57D45B9A" w14:textId="36089F38"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To understand how insect biodiversity is affected by forest management, an indicator taxon can be used, which is a starting point for characterizing the response of the insect community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{"citationID":"SYADqIGo","properties":{"formattedCitation":"(Langor and Spence 2006)","plainCitation":"(Langor and Spence 2006)","noteIndex":0},"citationItems":[{"id":585,"uris":["http://zotero.org/groups/5154252/items/M7JHNS6F"],"itemData":{"id":585,"type":"article-journal","abstract":"The high functional and unmatched biological diversity represented by arthropods demand that these organisms be considered as ecological indicators of sustainable forest management. Successful use of arthropods in this capacity will require a systematic and rigorous process, including selection of potential indicators, definition of relationships between indicators and disturbance variables, optimization of the useful range of the indicator and application of the indicator(s) in monitoring. In Canada, the single greatest impediment to the use of arthropods as ecological indicators is the importance of accurate species-level identification and the difficulty achieving it. Consequently, most work has focused on a few relatively well-known groups (e.g., epigaeic carabid and staphylinid beetles and spiders, saproxylic beetles, butterflies and larger night flying moths).Many recent studies have provided baseline data about the range of natural variation and have begun to quantify arthropod responses to natural and anthropogenic disturbances in the context of preplanned experiments or through various retrospective approaches. Carabid beetles are the best-studied group and sufficient sets of data now exist to permit a meta-analysis of the robustness of carabids as indicators across multiple spatial scales and in terms of how well they represent broader ecological responses to disturbances. There is good potential to incorporate arthropod indicators into monitoring programs in Canada, but it is necessary to first complete a scientifically credible selection process for specific ecological indicators. Future research should focus on completing the process for taxa under current study as this develops the best presently understood opportunities for using arthropod indicators in assessing various aspects of environmental change. Researchers should also consider other means of monitoring arthropod biodiversity by the use of surrogate ecological parameters such as ecological land classification and habitat classification systems. Key words: arthropods, ecological indicators, monitoring, biodiversity, taxonomy, sustainability","container-title":"The Forestry Chronicle","DOI":"10.5558/tfc82344-3","ISSN":"0015-7546, 1499-9315","issue":"3","journalAbbreviation":"The Forestry Chronicle","language":"en","page":"344-350","source":"DOI.org (Crossref)","title":"Arthropods as ecological indicators of sustainability in Canadian forests","volume":"82","author":[{"family":"Langor","given":"David W"},{"family":"Spence","given":"John R"}],"issued":{"date-parts":[["2006",5,1]]}}}],"schema":"https://github.com/citation-style-language/schema/raw/master/csl-citation.json"}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(Langor and Spence 2006)</w:t>
      </w:r>
      <w:r w:rsidRPr="006E0833">
        <w:rPr>
          <w:rFonts w:eastAsia="Calibri"/>
          <w:kern w:val="0"/>
          <w:sz w:val="24"/>
          <w:szCs w:val="24"/>
          <w14:ligatures w14:val="none"/>
        </w:rPr>
        <w:fldChar w:fldCharType="end"/>
      </w:r>
      <w:r w:rsidRPr="006E0833">
        <w:rPr>
          <w:rFonts w:eastAsia="Calibri"/>
          <w:kern w:val="0"/>
          <w:sz w:val="24"/>
          <w:szCs w:val="24"/>
          <w14:ligatures w14:val="none"/>
        </w:rPr>
        <w:t>. Ground beetles (Coleoptera: Carabidae) are useful indicators because they are taxonomically well known, respon</w:t>
      </w:r>
      <w:r w:rsidR="006F2D7B">
        <w:rPr>
          <w:rFonts w:eastAsia="Calibri"/>
          <w:kern w:val="0"/>
          <w:sz w:val="24"/>
          <w:szCs w:val="24"/>
          <w14:ligatures w14:val="none"/>
        </w:rPr>
        <w:t>d</w:t>
      </w:r>
      <w:r w:rsidRPr="006E0833">
        <w:rPr>
          <w:rFonts w:eastAsia="Calibri"/>
          <w:kern w:val="0"/>
          <w:sz w:val="24"/>
          <w:szCs w:val="24"/>
          <w14:ligatures w14:val="none"/>
        </w:rPr>
        <w:t xml:space="preserve"> quickly to abiotic and biotic conditions, and </w:t>
      </w:r>
      <w:r w:rsidR="006F2D7B">
        <w:rPr>
          <w:rFonts w:eastAsia="Calibri"/>
          <w:kern w:val="0"/>
          <w:sz w:val="24"/>
          <w:szCs w:val="24"/>
          <w14:ligatures w14:val="none"/>
        </w:rPr>
        <w:t xml:space="preserve">are </w:t>
      </w:r>
      <w:r w:rsidRPr="006E0833">
        <w:rPr>
          <w:rFonts w:eastAsia="Calibri"/>
          <w:kern w:val="0"/>
          <w:sz w:val="24"/>
          <w:szCs w:val="24"/>
          <w14:ligatures w14:val="none"/>
        </w:rPr>
        <w:t xml:space="preserve">sensitive to forest disturbances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{"citationID":"OTyhqNI9","properties":{"formattedCitation":"(Koivula 2011)","plainCitation":"(Koivula 2011)","noteIndex":0},"citationItems":[{"id":583,"uris":["http://zotero.org/groups/5154252/items/BKTVQABU"],"itemData":{"id":583,"type":"article-journal","container-title":"ZooKeys","DOI":"10.3897/zookeys.100.1533","ISSN":"1313-2970, 1313-2989","journalAbbreviation":"ZK","page":"287-317","source":"DOI.org (Crossref)","title":"Useful model organisms, indicators, or both? Ground beetles (Coleoptera, Carabidae) reflecting environmental conditions","title-short":"Useful model organisms, indicators, or both?","volume":"100","author":[{"family":"Koivula","given":"Matti"}],"issued":{"date-parts":[["2011",5,20]]}}}],"schema":"https://github.com/citation-style-language/schema/raw/master/csl-citation.json"}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(Koivula 2011)</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t>
      </w:r>
      <w:r w:rsidR="00472F3F">
        <w:rPr>
          <w:rFonts w:eastAsia="Calibri"/>
          <w:kern w:val="0"/>
          <w:sz w:val="24"/>
          <w:szCs w:val="24"/>
          <w14:ligatures w14:val="none"/>
        </w:rPr>
        <w:t>Some species of ground beetles are adapted to mature forests, whereas others are adapted to early</w:t>
      </w:r>
      <w:r w:rsidR="00DE7BDB">
        <w:rPr>
          <w:rFonts w:eastAsia="Calibri"/>
          <w:kern w:val="0"/>
          <w:sz w:val="24"/>
          <w:szCs w:val="24"/>
          <w14:ligatures w14:val="none"/>
        </w:rPr>
        <w:t>-s</w:t>
      </w:r>
      <w:r w:rsidR="00472F3F">
        <w:rPr>
          <w:rFonts w:eastAsia="Calibri"/>
          <w:kern w:val="0"/>
          <w:sz w:val="24"/>
          <w:szCs w:val="24"/>
          <w14:ligatures w14:val="none"/>
        </w:rPr>
        <w:t>uccessional habitats</w:t>
      </w:r>
      <w:r w:rsidR="008D0571">
        <w:rPr>
          <w:rFonts w:eastAsia="Calibri"/>
          <w:kern w:val="0"/>
          <w:sz w:val="24"/>
          <w:szCs w:val="24"/>
          <w14:ligatures w14:val="none"/>
        </w:rPr>
        <w:t xml:space="preserve"> like fields and clearings</w:t>
      </w:r>
      <w:r w:rsidR="00890D56">
        <w:rPr>
          <w:rFonts w:eastAsia="Calibri"/>
          <w:kern w:val="0"/>
          <w:sz w:val="24"/>
          <w:szCs w:val="24"/>
          <w14:ligatures w14:val="none"/>
        </w:rPr>
        <w:t xml:space="preserve">, </w:t>
      </w:r>
      <w:r w:rsidR="005F5C6F">
        <w:rPr>
          <w:rFonts w:eastAsia="Calibri"/>
          <w:kern w:val="0"/>
          <w:sz w:val="24"/>
          <w:szCs w:val="24"/>
          <w14:ligatures w14:val="none"/>
        </w:rPr>
        <w:t>and as a result,</w:t>
      </w:r>
      <w:r w:rsidR="00FB7268">
        <w:rPr>
          <w:rFonts w:eastAsia="Calibri"/>
          <w:kern w:val="0"/>
          <w:sz w:val="24"/>
          <w:szCs w:val="24"/>
          <w14:ligatures w14:val="none"/>
        </w:rPr>
        <w:t xml:space="preserve"> species composition </w:t>
      </w:r>
      <w:r w:rsidR="006001B6">
        <w:rPr>
          <w:rFonts w:eastAsia="Calibri"/>
          <w:kern w:val="0"/>
          <w:sz w:val="24"/>
          <w:szCs w:val="24"/>
          <w14:ligatures w14:val="none"/>
        </w:rPr>
        <w:t>is</w:t>
      </w:r>
      <w:r w:rsidR="00FB7268">
        <w:rPr>
          <w:rFonts w:eastAsia="Calibri"/>
          <w:kern w:val="0"/>
          <w:sz w:val="24"/>
          <w:szCs w:val="24"/>
          <w14:ligatures w14:val="none"/>
        </w:rPr>
        <w:t xml:space="preserve"> sensitive to forest disturbance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{"citationID":"O0cFwOPj","properties":{"formattedCitation":"(Silverman et al. 2008, Lambeets et al. 2008, Lundgren and McCravy 2011)","plainCitation":"(Silverman et al. 2008, Lambeets et al. 2008, Lundgren and McCravy 2011)","noteIndex":0},"citationItems":[{"id":320,"uris":["http://zotero.org/groups/5154252/items/2MNXBW9Z"],"itemData":{"id":320,"type":"article-journal","container-title":"Environmental Entomology","DOI":"10.1093/ee/37.3.725","ISSN":"0046-225X, 1938-2936","issue":"3","journalAbbreviation":"Environmental Entomology","language":"en","page":"725-733","source":"DOI.org (Crossref)","title":"Oil Pipeline Corridor Through an Intact Forest Alters Ground Beetle (Coleoptera: Carabidae) Assemblages in Southeastern Ohio","title-short":"Oil Pipeline Corridor Through an Intact Forest Alters Ground Beetle (Coleoptera","volume":"37","author":[{"family":"Silverman","given":"B."},{"family":"Horn","given":"D. J."},{"family":"Purrington","given":"F. F."},{"family":"Gandhi","given":"K. J. K."}],"issued":{"date-parts":[["2008",6,1]]}}},{"id":492,"uris":["http://zotero.org/groups/5154252/items/FPJLQGNS"],"itemData":{"id":492,"type":"article-journal","container-title":"Journal of Animal Ecology","DOI":"10.1111/j.1365-2656.2008.01443.x","ISSN":"0021-8790, 1365-2656","issue":"6","journalAbbreviation":"Journal of Animal Ecology","language":"en","page":"1162-1174","source":"DOI.org (Crossref)","title":"Understanding the impact of flooding on trait‐displacements and shifts in assemblage structure of predatory arthropods on river banks","volume":"77","author":[{"family":"Lambeets","given":"Kevin"},{"family":"Vandegehuchte","given":"Martijn L."},{"family":"Maelfait","given":"Jean‐Pierre"},{"family":"Bonte","given":"Dries"}],"issued":{"date-parts":[["2008",11]]}}},{"id":313,"uris":["http://zotero.org/groups/5154252/items/XSL9P2AT"],"itemData":{"id":313,"type":"article-journal","abstract":"Abstract\n              Carabid beetles comprise a diverse and ubiquitous family of insects. Carabids are important in conservation biology and often have close associations with particular habitat types, making them useful biomonitoring organisms. Many carabids are also important biological control agents due to their predatory habits, but feeding habits within the family are quite diverse, and seed-eating or granivorous carabids can play an important role in shaping plant diversity and distributions. These qualities have particular relevance in the highly cultivated and fragmented landscape of the Midwestern U.S., and this region has become a very active one for carabid research in a variety of areas. In this paper, we review the state of carabid research in the Midwestern U.S., focusing on work published since the mid-1990s in carabid biogeography, conservation biology, biological control/pest management, feeding ecology and parasitism/health. Potentially productive directions for future research are discussed.","container-title":"Terrestrial Arthropod Reviews","DOI":"10.1163/187498311X565606","ISSN":"1874-9828, 1874-9836","issue":"2","journalAbbreviation":"Terr Arthropod Rev","page":"63-94","source":"DOI.org (Crossref)","title":"Carabid beetles (Coleoptera: Carabidae) of the Midwestern United States: a review and synthesis of recent research","title-short":"Carabid beetles (Coleoptera","volume":"4","author":[{"family":"Lundgren","given":"Jonathan"},{"family":"McCravy","given":"Kenneth"}],"issued":{"date-parts":[["2011"]]}}}],"schema":"https://github.com/citation-style-language/schema/raw/master/csl-citation.json"}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(Silverman et al. 2008, Lambeets et al. 2008, Lundgren and McCravy 2011)</w:t>
      </w:r>
      <w:r w:rsidRPr="006E0833">
        <w:rPr>
          <w:rFonts w:eastAsia="Calibri"/>
          <w:kern w:val="0"/>
          <w:sz w:val="24"/>
          <w:szCs w:val="24"/>
          <w14:ligatures w14:val="none"/>
        </w:rPr>
        <w:fldChar w:fldCharType="end"/>
      </w:r>
      <w:r w:rsidRPr="006E0833">
        <w:rPr>
          <w:rFonts w:eastAsia="Calibri"/>
          <w:kern w:val="0"/>
          <w:sz w:val="24"/>
          <w:szCs w:val="24"/>
          <w14:ligatures w14:val="none"/>
        </w:rPr>
        <w:t>. Within forests, ground beetle communities can differ based on predominate tree species, managed vs. old-growth forest,</w:t>
      </w:r>
      <w:r w:rsidR="00680438">
        <w:rPr>
          <w:rFonts w:eastAsia="Calibri"/>
          <w:kern w:val="0"/>
          <w:sz w:val="24"/>
          <w:szCs w:val="24"/>
          <w14:ligatures w14:val="none"/>
        </w:rPr>
        <w:t xml:space="preserve"> </w:t>
      </w:r>
      <w:r w:rsidR="00EC06FF">
        <w:rPr>
          <w:rFonts w:eastAsia="Calibri"/>
          <w:kern w:val="0"/>
          <w:sz w:val="24"/>
          <w:szCs w:val="24"/>
          <w14:ligatures w14:val="none"/>
        </w:rPr>
        <w:t xml:space="preserve">and forests varying in </w:t>
      </w:r>
      <w:r w:rsidR="00DD63C6">
        <w:rPr>
          <w:rFonts w:eastAsia="Calibri"/>
          <w:kern w:val="0"/>
          <w:sz w:val="24"/>
          <w:szCs w:val="24"/>
          <w14:ligatures w14:val="none"/>
        </w:rPr>
        <w:t>height and density</w:t>
      </w:r>
      <w:r w:rsidR="00DD63C6">
        <w:rPr>
          <w:rFonts w:eastAsia="Calibri"/>
          <w:kern w:val="0"/>
          <w:sz w:val="24"/>
          <w:szCs w:val="24"/>
          <w14:ligatures w14:val="none"/>
        </w:rPr>
        <w:t xml:space="preserve"> of </w:t>
      </w:r>
      <w:r w:rsidR="00F16D6F">
        <w:rPr>
          <w:rFonts w:eastAsia="Calibri"/>
          <w:kern w:val="0"/>
          <w:sz w:val="24"/>
          <w:szCs w:val="24"/>
          <w14:ligatures w14:val="none"/>
        </w:rPr>
        <w:t xml:space="preserve">ground-level vegetation </w:t>
      </w:r>
      <w:r w:rsidRPr="006E0833">
        <w:rPr>
          <w:rFonts w:eastAsia="Calibri"/>
          <w:kern w:val="0"/>
          <w:sz w:val="24"/>
          <w:szCs w:val="24"/>
          <w14:ligatures w14:val="none"/>
        </w:rPr>
        <w:fldChar w:fldCharType="begin"/>
      </w:r>
      <w:r w:rsidR="00E13C02">
        <w:rPr>
          <w:rFonts w:eastAsia="Calibri"/>
          <w:kern w:val="0"/>
          <w:sz w:val="24"/>
          <w:szCs w:val="24"/>
          <w14:ligatures w14:val="none"/>
        </w:rPr>
        <w:instrText xml:space="preserve"> ADDIN ZOTERO_ITEM CSL_CITATION {"citationID":"ufmInkLW","properties":{"formattedCitation":"(Werner and Raffa 2000, Phillips and Cobb 2005, Browne et al. 2014, Perry et al. 2018)","plainCitation":"(Werner and Raffa 2000, Phillips and Cobb 2005, Browne et al. 2014, Perry et al. 2018)","noteIndex":0},"citationItems":[{"id":1157,"uris":["http://zotero.org/groups/5154252/items/CV95VA9F"],"itemData":{"id":1157,"type":"article-journal","abstract":"Ground-occurring Coleoptera were sampled over 2 years using pitfall traps in 23 northern hardwood or eastern hemlockdominated sites representing even-aged, uneven-aged, or old growth forests. Overall, 65,586 individuals were obtained, representing 33 families and 192 species. Carabids comprised 54% of the total catch in 1996, when all the families were tallied. There was little variation in the number and relative abundance of carabid species caught between seasons. No differences in overall species richness or abundance were observed among forest management regimes or habitat types. However, there were substantial differences in species composition. Thirteen species showed signi®cant habitat associations among the ®ve forest management regimes, and 21 species were associated with speci®c habitat features of the sites, such as dominant tree species or canopy structure. More species (16) were affected by the presence of forest management than by tree species dominance (6) or canopy structure (5). Harpalus fulvilabris, Pterostichus coracinus, Carabus nemoralis, Glischrochilus siepmanni, Nicrophorus orbicollis, and Nicrophorus sayi were more commonly caught in managed than in old growth forest sites, while Carabus sylvosus, Platynus decentis and Oiceoptoma novaboracensis were more commonly associated with old growth sites. Calosoma frigidum and Necrophila americana were associated with northern hardwood sites, while Platynus decentis was signi®cantly associated with sites dominated by eastern hemlock. Calosoma frigidum, Necrophila americana, and Nicrophorus vespilloides were more common in even-aged sites, while a lampyrid and a leiodid morphospecies were more common in sites with an uneven-aged canopy structure. The importance of microsite features was re¯ected in the high variability observed among sites and among traps within sites. Results indicate that conservation of a range of forest types is required in order to maintain the diversity of ground-occurring beetles on a regional scale. This will be quite challenging, since forest types such as old growth hemlock-hardwood are rare across the landscape due to habitat fragmentation and logging. # 2000 Elsevier Science B.V. All rights reserved.","container-title":"Forest Ecology and Management","language":"en","source":"Zotero","title":"Effects of forest management practices on the diversity of ground-occurring beetles in mixed northern hardwood forests of the Great Lakes Region","author":[{"family":"Werner","given":"Shahla M"},{"family":"Raffa","given":"Kenneth F"}],"issued":{"date-parts":[["2000"]]}}},{"id":1370,"uris":["http://zotero.org/groups/5154252/items/9VTJITG2"],"itemData":{"id":1370,"type":"article-journal","abstract":"We present a methodological study that aims to help placate some of the criticism surrounding the use of pitfall trapping for carabid beetles in ecological studies. Because pitfall trap catches are dependent on the activity of carabids and not solely on density, characteristics of the trap construction may inßuence the success of the trap in different habitat types. SpeciÞcally, traditional opaque wooden lids may change the temperature and sun exposure of a trap relative to its surroundings. These abiotic factors may vary with the vegetation structure present around the trap. Thus, traditional opaque lids may offer a shade refuge in low vegetation habitats. We hypothesized that a change in microclimate associated with lid transparency would alter the behavior of ground beetles and thereby lead to a bias in trap catch results. To test this hypothesis, we performed a replicated, two-factor experiment manipulating lid transparency (opaque, partially transparent, and completely transparent) and vegetation height ( 2, 1, 0.5 m) around 27 pitfall traps. Soil temperatures beneath each lid varied signiÞcantly with lid transparency and vegetation height. There was no effect of either treatment on carabid species richness, whereas species assemblages varied signiÞcantly with respect to vegetation height but not lid transparency. However, total carabid catch rates and overall carabid species composition varied signiÞcantly with vegetation height but not lid transparency. Therefore, our results show that lid transparency does not bias carabid beetle catch and lend support to the use of pitfall trapping to assess the effects of habitat change on epigaeic communities.","container-title":"Environmental Entomology","DOI":"10.1603/0046-225X-34.4.875","ISSN":"0046-225X, 1938-2936","issue":"4","journalAbbreviation":"Environ Entomol","language":"en","page":"875-882","source":"DOI.org (Crossref)","title":"Effects of Habitat Structure and Lid Transparency on Pitfall Catches","volume":"34","author":[{"family":"Phillips","given":"Iain D."},{"family":"Cobb","given":"Tyler P."}],"issued":{"date-parts":[["2005",8,1]]}}},{"id":1294,"uris":["http://zotero.org/groups/5154252/items/Q9I79DS9"],"itemData":{"id":1294,"type":"article-journal","abstract":"Using pitfall traps on 12 sites in the southern Appalachian Mountains during 2007–2008, we collected 6552 carabid beetles representing 46 species. We collected 40 species in 14 genera at 9 spruce–fir sites and 29 species in 12 genera at 3 hardwood sites. When adjusted for sampling effort via rarefaction, spruce–fir and hardwood sites did not differ in species richness. However, there were significant differences in species composition. Based on non-metric multidimensional scaling (NMS) analysis, species assemblages for spruce–fir forest were distinct from those found for hardwood forests, with the 4 northern spruce–fir forest sites clustered independently from the 5 southern spruce–fir sites. Composition by genera varied by season: Pterostichus was the dominant genus in the summer and autumn, and Sphaeroderus was the dominant genus in the winter and spring. The species captured by pitfall traps in this study differed somewhat from the species found at these sites in a previous survey made by hand-collection. However, when DGMXVWHG IRU VDPSOH VL]H YLD UDUHIDFWLRQ VSHFLHV ULFKQHVV HYHQQHVV DQG )LVKHU¶V Į GLG QRW differ between these samples made by different collection methods.","container-title":"Southeastern Naturalist","DOI":"10.1656/058.013.0220","ISSN":"1528-7092, 1938-5412","issue":"2","journalAbbreviation":"Southeastern Naturalist","language":"en","page":"407-422","source":"DOI.org (Crossref)","title":"Ground Beetle (Coleoptera: Carabidae) Species Composition in the Southern Appalachian Mountains","title-short":"Ground Beetle (Coleoptera","volume":"13","author":[{"family":"Browne","given":"Robert"},{"family":"Maveety","given":"Sarah"},{"family":"Cooper","given":"Leigh"},{"family":"Riley","given":"Kathryn"}],"issued":{"date-parts":[["2014",6]]}}},{"id":316,"uris":["http://zotero.org/groups/5154252/items/2DIWSJAD"],"itemData":{"id":316,"type":"article-journal","abstract":"Abstract\n            In forest ecosystems, disturbances that cause tree mortality create canopy gaps, increase growth of understory vegetation, and alter the abiotic environment. These impacts may have interacting effects on populations of ground‐dwelling invertebrates that regulate ecological processes such as decomposition and nutrient cycling. A manipulative experiment was designed to decouple effects of simultaneous disturbances to the forest canopy and ground‐level vegetation to understand their individual and combined impacts on ground‐dwelling invertebrate communities. We quantified invertebrate abundance, richness, diversity, and community composition via pitfall traps in response to a factorial combination of two disturbance treatments: canopy gap formation via girdling and understory vegetation removal. Formation of gaps was the primary driver of changes in invertebrate community structure, increasing activity‐abundance and taxonomic richness, while understory removal had smaller effects. Families of Collembola and Diplopoda, as well as some families of Coleoptera, increased in combined canopy and understory disturbance treatments, whereas Curculionidae and Nitidulidae were more abundant in undisturbed forest. Gaps increased light availability, height and cover of understory vegetation, and soil moisture levels, and decreased depth and cover of leaf litter compared to undisturbed forest. Decoupling of canopy and understory vegetation disturbances revealed gap formation as an important short‐term driver of ground‐dwelling invertebrate community structure and composition. Our findings increase understanding of how ground‐dwelling invertebrate communities respond to disturbance and inform sustainable management of forest ecosystems to foster biodiversity and resilience.","container-title":"Ecosphere","DOI":"10.1002/ecs2.2463","ISSN":"2150-8925, 2150-8925","issue":"10","journalAbbreviation":"Ecosphere","language":"en","page":"e02463","source":"DOI.org (Crossref)","title":"Forest disturbance and arthropods: Small‐scale canopy gaps drive invertebrate community structure and composition","title-short":"Forest disturbance and arthropods","volume":"9","author":[{"family":"Perry","given":"Kayla I."},{"family":"Wallin","given":"Kimberly F."},{"family":"Wenzel","given":"John W."},{"family":"Herms","given":"Daniel A."}],"issued":{"date-parts":[["2018",10]]}}}],"schema":"https://github.com/citation-style-language/schema/raw/master/csl-citation.json"} </w:instrText>
      </w:r>
      <w:r w:rsidRPr="006E0833">
        <w:rPr>
          <w:rFonts w:eastAsia="Calibri"/>
          <w:kern w:val="0"/>
          <w:sz w:val="24"/>
          <w:szCs w:val="24"/>
          <w14:ligatures w14:val="none"/>
        </w:rPr>
        <w:fldChar w:fldCharType="separate"/>
      </w:r>
      <w:r w:rsidR="00E13C02" w:rsidRPr="00E13C02">
        <w:rPr>
          <w:sz w:val="24"/>
        </w:rPr>
        <w:t>(Werner and Raffa 2000, Phillips and Cobb 2005, Browne et al. 2014, Perry et al. 2018)</w:t>
      </w:r>
      <w:r w:rsidRPr="006E0833">
        <w:rPr>
          <w:rFonts w:eastAsia="Calibri"/>
          <w:kern w:val="0"/>
          <w:sz w:val="24"/>
          <w:szCs w:val="24"/>
          <w14:ligatures w14:val="none"/>
        </w:rPr>
        <w:fldChar w:fldCharType="end"/>
      </w:r>
      <w:r w:rsidRPr="006E0833">
        <w:rPr>
          <w:rFonts w:eastAsia="Calibri"/>
          <w:kern w:val="0"/>
          <w:sz w:val="24"/>
          <w:szCs w:val="24"/>
          <w14:ligatures w14:val="none"/>
        </w:rPr>
        <w:t>. Thus, the occurrence and species composition of ground beetles can indicate fine-scale differences in habitat.</w:t>
      </w:r>
    </w:p>
    <w:p w14:paraId="63A0FE17" w14:textId="427575E0" w:rsidR="000B59CD"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Following </w:t>
      </w:r>
      <w:r w:rsidR="006C3738">
        <w:rPr>
          <w:rFonts w:eastAsia="Calibri"/>
          <w:kern w:val="0"/>
          <w:sz w:val="24"/>
          <w:szCs w:val="24"/>
          <w14:ligatures w14:val="none"/>
        </w:rPr>
        <w:t>forest disturbance</w:t>
      </w:r>
      <w:r w:rsidRPr="006E0833">
        <w:rPr>
          <w:rFonts w:eastAsia="Calibri"/>
          <w:kern w:val="0"/>
          <w:sz w:val="24"/>
          <w:szCs w:val="24"/>
          <w14:ligatures w14:val="none"/>
        </w:rPr>
        <w:t xml:space="preserve">, species respond to changes in environmental conditions, which often </w:t>
      </w:r>
      <w:proofErr w:type="gramStart"/>
      <w:r w:rsidRPr="006E0833">
        <w:rPr>
          <w:rFonts w:eastAsia="Calibri"/>
          <w:kern w:val="0"/>
          <w:sz w:val="24"/>
          <w:szCs w:val="24"/>
          <w14:ligatures w14:val="none"/>
        </w:rPr>
        <w:t>results</w:t>
      </w:r>
      <w:proofErr w:type="gramEnd"/>
      <w:r w:rsidRPr="006E0833">
        <w:rPr>
          <w:rFonts w:eastAsia="Calibri"/>
          <w:kern w:val="0"/>
          <w:sz w:val="24"/>
          <w:szCs w:val="24"/>
          <w14:ligatures w14:val="none"/>
        </w:rPr>
        <w:t xml:space="preserve"> in an influx of new species and decline in some resident species. After canopy gaps open and early successional plants begin to grow, guild</w:t>
      </w:r>
      <w:r w:rsidR="006F2D7B">
        <w:rPr>
          <w:rFonts w:eastAsia="Calibri"/>
          <w:kern w:val="0"/>
          <w:sz w:val="24"/>
          <w:szCs w:val="24"/>
          <w14:ligatures w14:val="none"/>
        </w:rPr>
        <w:t>s</w:t>
      </w:r>
      <w:r w:rsidRPr="006E0833">
        <w:rPr>
          <w:rFonts w:eastAsia="Calibri"/>
          <w:kern w:val="0"/>
          <w:sz w:val="24"/>
          <w:szCs w:val="24"/>
          <w14:ligatures w14:val="none"/>
        </w:rPr>
        <w:t xml:space="preserve"> of open-habitat and generalist ground beetles typically disperse to the disturbed area. This group, including certain species of </w:t>
      </w:r>
      <w:r w:rsidRPr="006E0833">
        <w:rPr>
          <w:rFonts w:eastAsia="Calibri"/>
          <w:i/>
          <w:iCs/>
          <w:kern w:val="0"/>
          <w:sz w:val="24"/>
          <w:szCs w:val="24"/>
          <w14:ligatures w14:val="none"/>
        </w:rPr>
        <w:t>Amara</w:t>
      </w:r>
      <w:r w:rsidRPr="006E0833">
        <w:rPr>
          <w:rFonts w:eastAsia="Calibri"/>
          <w:kern w:val="0"/>
          <w:sz w:val="24"/>
          <w:szCs w:val="24"/>
          <w14:ligatures w14:val="none"/>
        </w:rPr>
        <w:t xml:space="preserve">, </w:t>
      </w:r>
      <w:proofErr w:type="spellStart"/>
      <w:r w:rsidRPr="006E0833">
        <w:rPr>
          <w:rFonts w:eastAsia="Calibri"/>
          <w:i/>
          <w:iCs/>
          <w:kern w:val="0"/>
          <w:sz w:val="24"/>
          <w:szCs w:val="24"/>
          <w14:ligatures w14:val="none"/>
        </w:rPr>
        <w:t>Anisodactylus</w:t>
      </w:r>
      <w:proofErr w:type="spellEnd"/>
      <w:r w:rsidRPr="006E0833">
        <w:rPr>
          <w:rFonts w:eastAsia="Calibri"/>
          <w:kern w:val="0"/>
          <w:sz w:val="24"/>
          <w:szCs w:val="24"/>
          <w14:ligatures w14:val="none"/>
        </w:rPr>
        <w:t xml:space="preserve">, </w:t>
      </w:r>
      <w:r w:rsidRPr="006E0833">
        <w:rPr>
          <w:rFonts w:eastAsia="Calibri"/>
          <w:i/>
          <w:iCs/>
          <w:kern w:val="0"/>
          <w:sz w:val="24"/>
          <w:szCs w:val="24"/>
          <w14:ligatures w14:val="none"/>
        </w:rPr>
        <w:t>Harpalus</w:t>
      </w:r>
      <w:r w:rsidRPr="006E0833">
        <w:rPr>
          <w:rFonts w:eastAsia="Calibri"/>
          <w:kern w:val="0"/>
          <w:sz w:val="24"/>
          <w:szCs w:val="24"/>
          <w14:ligatures w14:val="none"/>
        </w:rPr>
        <w:t xml:space="preserve">, and </w:t>
      </w:r>
      <w:r w:rsidRPr="006E0833">
        <w:rPr>
          <w:rFonts w:eastAsia="Calibri"/>
          <w:i/>
          <w:iCs/>
          <w:kern w:val="0"/>
          <w:sz w:val="24"/>
          <w:szCs w:val="24"/>
          <w14:ligatures w14:val="none"/>
        </w:rPr>
        <w:t>Chlaenius</w:t>
      </w:r>
      <w:r w:rsidRPr="006E0833">
        <w:rPr>
          <w:rFonts w:eastAsia="Calibri"/>
          <w:kern w:val="0"/>
          <w:sz w:val="24"/>
          <w:szCs w:val="24"/>
          <w14:ligatures w14:val="none"/>
        </w:rPr>
        <w:t>, may immediately increase following disturbance, or may take a few years to locate the site, depending on</w:t>
      </w:r>
      <w:r w:rsidR="00CB1C27">
        <w:rPr>
          <w:rFonts w:eastAsia="Calibri"/>
          <w:kern w:val="0"/>
          <w:sz w:val="24"/>
          <w:szCs w:val="24"/>
          <w14:ligatures w14:val="none"/>
        </w:rPr>
        <w:t xml:space="preserve"> surrounding</w:t>
      </w:r>
      <w:r w:rsidRPr="006E0833">
        <w:rPr>
          <w:rFonts w:eastAsia="Calibri"/>
          <w:kern w:val="0"/>
          <w:sz w:val="24"/>
          <w:szCs w:val="24"/>
          <w14:ligatures w14:val="none"/>
        </w:rPr>
        <w:t xml:space="preserve"> landscape structure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{"citationID":"FTI78HgW","properties":{"formattedCitation":"(Sklodowski and Garbalinska 2011, Lee et al. 2017, Barber and Widick 2017)","plainCitation":"(Sklodowski and Garbalinska 2011, Lee et al. 2017, Barber and Widick 2017)","noteIndex":0},"citationItems":[{"id":339,"uris":["http://zotero.org/groups/5154252/items/GXUD6NWL"],"itemData":{"id":339,"type":"article-journal","container-title":"ZooKeys","DOI":"10.3897/zookeys.100.1360","ISSN":"1313-2970,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id":1182,"uris":["http://zotero.org/groups/5154252/items/98APL7VW"],"itemData":{"id":1182,"type":"article-journal","container-title":"Journal of Forestry Research","DOI":"10.1007/s11676-016-0291-5","ISSN":"1007-662X, 1993-0607","issue":"1","journalAbbreviation":"J. For. Res.","language":"en","page":"173-181","source":"DOI.org (Crossref)","title":"Response of ground beetles (Coleoptera: Carabidae) to forest gaps formed by a typhoon in a red pine forest at Gwangneung Forest, Republic of Korea","title-short":"Response of ground beetles (Coleoptera","volume":"28","author":[{"family":"Lee","given":"Cheol Min"},{"family":"Kwon","given":"Tae-Sung"},{"family":"Cheon","given":"Kwangil"}],"issued":{"date-parts":[["2017",1]]}}},{"id":1180,"uris":["http://zotero.org/groups/5154252/items/2XEP8UIC"],"itemData":{"id":1180,"type":"article-journal","abstract":"Natural disturbances, such as tornados, can alter local habitat conditions and have the potential to affect animal communities in preserves. When such disturbances occur in natural areas, understanding these effects can help land managers develop responses and restoration actions following a disturbance. The effects of tornado and other strong wind damage on insect communities is poorly known even though insects comprise the majority of macroscopic diversity in terrestrial systems and are important contributors to ecosystem function. We examined ground beetle (Coleoptera: Carabidae) communities in spring, summer, and fall following an EF-4 tornado that struck a forested preserve in Illinois. We compared the communities and vegetation structure in plots that were affected or unaffected by the tornado. Sites within the tornado’s path had reduced canopy cover but increased ground-level vegetation throughout the growing season. Beetle abundance and species richness were unaffected, but Shannon diversity was significantly higher in fall in areas affected by the tornado. Beetle community composition was shifted by tornado effects only in the spring, and tornado-affected areas contained 13 species that were not present in unaffected sites. These sites also contained more seed-eating or omnivorous species and small predators, in contrast to unaffected sites that were dominated by large predatory species. Our results indicate that tornado damage may increase biodiversity in small natural areas by increasing habitat heterogeneity. Land managers may not want to restore tornado-damaged sites to pre-disturbance conditions if maximizing biodiversity is a goal of the preserve.","container-title":"Natural Areas Journal","DOI":"10.3375/043.037.0405","ISSN":"0885-8608, 2162-4399","issue":"4","journalAbbreviation":"Natural Areas Journal","language":"en","license":"http://www.bioone.org/page/resources/researchers/rights_and_permissions","page":"489-496","source":"DOI.org (Crossref)","title":"Localized Effects of Tornado Damage on Ground Beetle Communities and Vegetation in a Forested Preserve","volume":"37","author":[{"family":"Barber","given":"Nicholas A."},{"family":"Widick","given":"William L."}],"issued":{"date-parts":[["2017",10]]}}}],"schema":"https://github.com/citation-style-language/schema/raw/master/csl-citation.json"}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(Sklodowski and Garbalinska 2011, Lee et al. 2017, Barber and Widick 2017)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While open-habitat species increase after disturbance, </w:t>
      </w:r>
      <w:r w:rsidRPr="006E0833">
        <w:rPr>
          <w:rFonts w:eastAsia="Calibri"/>
          <w:kern w:val="0"/>
          <w:sz w:val="24"/>
          <w:szCs w:val="24"/>
          <w14:ligatures w14:val="none"/>
        </w:rPr>
        <w:lastRenderedPageBreak/>
        <w:t xml:space="preserve">there is also a decline of forest-adapted ground beetles, often over multiple years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{"citationID":"MBGwsNoS","properties":{"formattedCitation":"(Riley and Browne 2011)","plainCitation":"(Riley and Browne 2011)","noteIndex":0},"citationItems":[{"id":1296,"uris":["http://zotero.org/groups/5154252/items/J2NUC9MQ"],"itemData":{"id":1296,"type":"article-journal","abstract":"We examined diversity, community composition, and wing-state of Carabidae as a function of forest age in Piedmont North Carolina. Carabidae were collected monthly from 396 pitfall traps (12×33 sites) from March 2009 through February 2010, representing 5 forest age classes approximately 0, 10, 50, 85, and 150 years old. A total of 2,568 individuals, representing 30 genera and 63 species, were collected. Carabid species diversity, as estimated by six diversity indices, was significantly different between the oldest and youngest forest age classes for four of the six indices. Most carabid species were habitat generalists, occurring in all or most of the forest age classes. Carabid species composition varied across forest age classes. Seventeen carabid species were identified as potential candidates for ecological indicators of forest age. Non-metric multidimensional scaling (NMDS) showed separation among forest age classes in terms of carabid beetle community composition. The proportion of individuals capable of flight decreased significantly with forest age.","container-title":"ZooKeys","DOI":"10.3897/zookeys.147.2102","ISSN":"1313-2970, 1313-2989","journalAbbreviation":"ZK","language":"en","license":"http://creativecommons.org/licenses/by/3.0/","page":"601-621","source":"DOI.org (Crossref)","title":"Changes in ground beetle diversity and community composition in age structured forests (Coleoptera, Carabidae)","volume":"147","author":[{"family":"Riley","given":"Kathryn"},{"family":"Browne","given":"Robert"}],"issued":{"date-parts":[["2011",11,16]]}}}],"schema":"https://github.com/citation-style-language/schema/raw/master/csl-citation.json"}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(Riley and Browne 2011)</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For example, in Minnesota, jack pine stands that were wind-disturbed or salvaged-logged 1-3 years prior had lower numbers of </w:t>
      </w:r>
      <w:proofErr w:type="spellStart"/>
      <w:r w:rsidRPr="006E0833">
        <w:rPr>
          <w:rFonts w:eastAsia="Calibri"/>
          <w:i/>
          <w:iCs/>
          <w:kern w:val="0"/>
          <w:sz w:val="24"/>
          <w:szCs w:val="24"/>
          <w14:ligatures w14:val="none"/>
        </w:rPr>
        <w:t>Pterostichus</w:t>
      </w:r>
      <w:proofErr w:type="spellEnd"/>
      <w:r w:rsidRPr="006E0833">
        <w:rPr>
          <w:rFonts w:eastAsia="Calibri"/>
          <w:i/>
          <w:iCs/>
          <w:kern w:val="0"/>
          <w:sz w:val="24"/>
          <w:szCs w:val="24"/>
          <w14:ligatures w14:val="none"/>
        </w:rPr>
        <w:t xml:space="preserve"> </w:t>
      </w:r>
      <w:proofErr w:type="spellStart"/>
      <w:r w:rsidRPr="006E0833">
        <w:rPr>
          <w:rFonts w:eastAsia="Calibri"/>
          <w:i/>
          <w:iCs/>
          <w:kern w:val="0"/>
          <w:sz w:val="24"/>
          <w:szCs w:val="24"/>
          <w14:ligatures w14:val="none"/>
        </w:rPr>
        <w:t>pensylvanicus</w:t>
      </w:r>
      <w:proofErr w:type="spellEnd"/>
      <w:r w:rsidRPr="006E0833">
        <w:rPr>
          <w:rFonts w:eastAsia="Calibri"/>
          <w:kern w:val="0"/>
          <w:sz w:val="24"/>
          <w:szCs w:val="24"/>
          <w14:ligatures w14:val="none"/>
        </w:rPr>
        <w:t xml:space="preserve"> LeConte, </w:t>
      </w:r>
      <w:proofErr w:type="spellStart"/>
      <w:r w:rsidRPr="006E0833">
        <w:rPr>
          <w:rFonts w:eastAsia="Calibri"/>
          <w:i/>
          <w:iCs/>
          <w:kern w:val="0"/>
          <w:sz w:val="24"/>
          <w:szCs w:val="24"/>
          <w14:ligatures w14:val="none"/>
        </w:rPr>
        <w:t>Pterostichus</w:t>
      </w:r>
      <w:proofErr w:type="spellEnd"/>
      <w:r w:rsidRPr="006E0833">
        <w:rPr>
          <w:rFonts w:eastAsia="Calibri"/>
          <w:i/>
          <w:iCs/>
          <w:kern w:val="0"/>
          <w:sz w:val="24"/>
          <w:szCs w:val="24"/>
          <w14:ligatures w14:val="none"/>
        </w:rPr>
        <w:t xml:space="preserve"> </w:t>
      </w:r>
      <w:proofErr w:type="spellStart"/>
      <w:r w:rsidRPr="006E0833">
        <w:rPr>
          <w:rFonts w:eastAsia="Calibri"/>
          <w:i/>
          <w:iCs/>
          <w:kern w:val="0"/>
          <w:sz w:val="24"/>
          <w:szCs w:val="24"/>
          <w14:ligatures w14:val="none"/>
        </w:rPr>
        <w:t>coracinus</w:t>
      </w:r>
      <w:proofErr w:type="spellEnd"/>
      <w:r w:rsidRPr="006E0833">
        <w:rPr>
          <w:rFonts w:eastAsia="Calibri"/>
          <w:kern w:val="0"/>
          <w:sz w:val="24"/>
          <w:szCs w:val="24"/>
          <w14:ligatures w14:val="none"/>
        </w:rPr>
        <w:t xml:space="preserve"> (Newman), and </w:t>
      </w:r>
      <w:proofErr w:type="spellStart"/>
      <w:r w:rsidRPr="006E0833">
        <w:rPr>
          <w:rFonts w:eastAsia="Calibri"/>
          <w:i/>
          <w:iCs/>
          <w:kern w:val="0"/>
          <w:sz w:val="24"/>
          <w:szCs w:val="24"/>
          <w14:ligatures w14:val="none"/>
        </w:rPr>
        <w:t>Sphaeroderus</w:t>
      </w:r>
      <w:proofErr w:type="spellEnd"/>
      <w:r w:rsidRPr="006E0833">
        <w:rPr>
          <w:rFonts w:eastAsia="Calibri"/>
          <w:i/>
          <w:iCs/>
          <w:kern w:val="0"/>
          <w:sz w:val="24"/>
          <w:szCs w:val="24"/>
          <w14:ligatures w14:val="none"/>
        </w:rPr>
        <w:t xml:space="preserve"> </w:t>
      </w:r>
      <w:proofErr w:type="spellStart"/>
      <w:r w:rsidRPr="006E0833">
        <w:rPr>
          <w:rFonts w:eastAsia="Calibri"/>
          <w:i/>
          <w:iCs/>
          <w:kern w:val="0"/>
          <w:sz w:val="24"/>
          <w:szCs w:val="24"/>
          <w14:ligatures w14:val="none"/>
        </w:rPr>
        <w:t>lecontei</w:t>
      </w:r>
      <w:proofErr w:type="spellEnd"/>
      <w:r w:rsidRPr="006E0833">
        <w:rPr>
          <w:rFonts w:eastAsia="Calibri"/>
          <w:kern w:val="0"/>
          <w:sz w:val="24"/>
          <w:szCs w:val="24"/>
          <w14:ligatures w14:val="none"/>
        </w:rPr>
        <w:t xml:space="preserve"> Dejean than undisturbed sites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{"citationID":"IrFZf77N","properties":{"formattedCitation":"(Gandhi et al. 2008)","plainCitation":"(Gandhi et al. 2008)","noteIndex":0},"citationItems":[{"id":327,"uris":["http://zotero.org/groups/5154252/items/WB6PAYPV"],"itemData":{"id":327,"type":"article-journal","abstract":"We studied the short-term effects of a catastrophic windstorm and subsequent salvage-logging and prescribed-burning fuel-reduction treatments on ground beetle (Coleoptera: Carabidae) assemblages in a sub-boreal forest in northeastern Minnesota, USA. During 2000–2003, 29,873 ground beetles represented by 71 species were caught in unbaited and baited pitfall traps in aspen/birch/conifer (ABC) and jack pine (JP) cover types. At the family level, both land-area treatment and cover type had signiﬁcant effects on ground beetle trap catches, but there were no effects of pinenes and ethanol as baits. Six times more beetles were trapped in the burned forests than in the other land-area treatments; more beetles were caught in undisturbed than in wind-disturbed sites, and one-third more beetles were caught in the ABC than in the JP cover type. Thus, the windstorm generally reduced the activity-abundance of the beetles, but prescribedburning increased it. Both salvaged and burned forest plots (especially in the ABC cover type) had the greatest species richness, diversity, and the most unique species assemblages. There was a highly similar ground beetle species composition (nearly 100%) between the ABC and JP burned forests, indicating that burning was a more primary driver of composition than cover type. At the species level, Pterostichus melanarius, an invasive ground beetle from Europe and a cover type generalist, was the most abundant beetle in the study (one-third of the total catch), and was caught in greatest numbers in burned forests. Removal of P. melanarius from the species composition analyses altered similarities among cover types and land-area treatments. Sphaeroderus nitidicollis brevoorti and Myas cyanescens were caught exclusively in the ABC and JP cover type, respectively; two rare pyrophilous species, Sericoda obsoleta and Sericoda quadripunctata, were only caught in burned sites; three forest species, Pterostichus coracinus, P. pensylvanicus, and Sphaeroderus lecontei, were caught more often in undisturbed JP sites; and two frequently trapped, open-habitat species, Agonum cupripenne and Poecilus l. lucublandus, were nearly absent from the undisturbed and wind-disturbed sites, as salvage-logging had a signiﬁcant positive effect on their activity-abundance. Most species of Amara and Harpalus were trapped only in the salvaged or burned sites, indicating invasion of these disturbed sites by open-habitat species. We conclude that both the combined effect of fuel-reduction activities subsequent to the wind event and the numerical response of the invasive P. melanarius to habitat disturbances can alter the short-term succession of ground beetle assemblages in the sub-boreal forest.","container-title":"Forest Ecology and Management","DOI":"10.1016/j.foreco.2008.06.011","ISSN":"03781127","issue":"5","journalAbbreviation":"Forest Ecology and Management","language":"en","page":"1104-1123","source":"DOI.org (Crossref)","title":"Catastrophic windstorm and fuel-reduction treatments alter ground beetle (Coleoptera: Carabidae) assemblages in a North American sub-boreal forest","title-short":"Catastrophic windstorm and fuel-reduction treatments alter ground beetle (Coleoptera","volume":"256","author":[{"family":"Gandhi","given":"Kamal J.K."},{"family":"Gilmore","given":"Daniel W."},{"family":"Katovich","given":"Steven A."},{"family":"Mattson","given":"William J."},{"family":"Zasada","given":"John C."},{"family":"Seybold","given":"Steven J."}],"issued":{"date-parts":[["2008",8]]}}}],"schema":"https://github.com/citation-style-language/schema/raw/master/csl-citation.json"}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(Gandhi et al. 2008)</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In a pine forest in Poland, forest-specialists decreased in proportional abundance over a six-year period following a tornado </w:t>
      </w:r>
      <w:r w:rsidR="0076339B">
        <w:rPr>
          <w:rFonts w:eastAsia="Calibri"/>
          <w:kern w:val="0"/>
          <w:sz w:val="24"/>
          <w:szCs w:val="24"/>
          <w14:ligatures w14:val="none"/>
        </w:rPr>
        <w:t xml:space="preserve">disturbance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{"citationID":"1MrkbzrX","properties":{"formattedCitation":"(Sklodowski and Garbalinska 2011)","plainCitation":"(Sklodowski and Garbalinska 2011)","noteIndex":0},"citationItems":[{"id":339,"uris":["http://zotero.org/groups/5154252/items/GXUD6NWL"],"itemData":{"id":339,"type":"article-journal","container-title":"ZooKeys","DOI":"10.3897/zookeys.100.1360","ISSN":"1313-2970,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 xml:space="preserve">(Sklodowski and </w:t>
      </w:r>
      <w:proofErr w:type="spellStart"/>
      <w:r w:rsidRPr="006E0833">
        <w:rPr>
          <w:rFonts w:eastAsia="Calibri"/>
          <w:kern w:val="0"/>
          <w:sz w:val="24"/>
          <w:szCs w:val="24"/>
          <w14:ligatures w14:val="none"/>
        </w:rPr>
        <w:t>Garbalinska</w:t>
      </w:r>
      <w:proofErr w:type="spellEnd"/>
      <w:r w:rsidRPr="006E0833">
        <w:rPr>
          <w:rFonts w:eastAsia="Calibri"/>
          <w:kern w:val="0"/>
          <w:sz w:val="24"/>
          <w:szCs w:val="24"/>
          <w14:ligatures w14:val="none"/>
        </w:rPr>
        <w:t xml:space="preserve"> 2011)</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These observed decreases in forest-adapted ground beetles after </w:t>
      </w:r>
      <w:r w:rsidR="00262FC8">
        <w:rPr>
          <w:rFonts w:eastAsia="Calibri"/>
          <w:kern w:val="0"/>
          <w:sz w:val="24"/>
          <w:szCs w:val="24"/>
          <w14:ligatures w14:val="none"/>
        </w:rPr>
        <w:t>disturbance</w:t>
      </w:r>
      <w:r w:rsidRPr="006E0833">
        <w:rPr>
          <w:rFonts w:eastAsia="Calibri"/>
          <w:kern w:val="0"/>
          <w:sz w:val="24"/>
          <w:szCs w:val="24"/>
          <w14:ligatures w14:val="none"/>
        </w:rPr>
        <w:t xml:space="preserve"> could be caused by a variety of factors, including </w:t>
      </w:r>
      <w:r w:rsidR="007C1E01">
        <w:rPr>
          <w:rFonts w:eastAsia="Calibri"/>
          <w:kern w:val="0"/>
          <w:sz w:val="24"/>
          <w:szCs w:val="24"/>
          <w14:ligatures w14:val="none"/>
        </w:rPr>
        <w:t>changes to the ground-level microclimate</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006B3562">
        <w:rPr>
          <w:rFonts w:eastAsia="Calibri"/>
          <w:kern w:val="0"/>
          <w:sz w:val="24"/>
          <w:szCs w:val="24"/>
          <w14:ligatures w14:val="none"/>
        </w:rPr>
        <w:instrText xml:space="preserve"> ADDIN ZOTERO_ITEM CSL_CITATION {"citationID":"5Q1Ng3v8","properties":{"formattedCitation":"(Greenberg and Forrest 2003)","plainCitation":"(Greenberg and Forrest 2003)","noteIndex":0},"citationItems":[{"id":338,"uris":["http://zotero.org/groups/5154252/items/4EGLHTTY"],"itemData":{"id":338,"type":"article-journal","container-title":"Southeastern Naturalist","DOI":"10.1656/1528-7092(2003)002[0591:SAOGMI]2.0.CO;2","ISSN":"1528-7092, 1938-5412","issue":"4","journalAbbreviation":"Southeastern Naturalist","language":"en","page":"591-608","source":"DOI.org (Crossref)","title":"Seasonal abundance of ground-occuring macroarthropods in forest and canopy gaps in the southern Appalachians","volume":"2","author":[{"family":"Greenberg","given":"Cathryn H."},{"family":"Forrest","given":"T. G."}],"issued":{"date-parts":[["2003",12]]}}}],"schema":"https://github.com/citation-style-language/schema/raw/master/csl-citation.json"}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(Greenberg and Forrest 2003)</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t>
      </w:r>
      <w:r w:rsidR="00636759">
        <w:rPr>
          <w:rFonts w:eastAsia="Calibri"/>
          <w:kern w:val="0"/>
          <w:sz w:val="24"/>
          <w:szCs w:val="24"/>
          <w14:ligatures w14:val="none"/>
        </w:rPr>
        <w:t>Salvage-logging</w:t>
      </w:r>
      <w:r w:rsidR="004F00EA">
        <w:rPr>
          <w:rFonts w:eastAsia="Calibri"/>
          <w:kern w:val="0"/>
          <w:sz w:val="24"/>
          <w:szCs w:val="24"/>
          <w14:ligatures w14:val="none"/>
        </w:rPr>
        <w:t>, because it is implemented</w:t>
      </w:r>
      <w:r w:rsidR="004A5624">
        <w:rPr>
          <w:rFonts w:eastAsia="Calibri"/>
          <w:kern w:val="0"/>
          <w:sz w:val="24"/>
          <w:szCs w:val="24"/>
          <w14:ligatures w14:val="none"/>
        </w:rPr>
        <w:t xml:space="preserve"> </w:t>
      </w:r>
      <w:r w:rsidR="00A24735">
        <w:rPr>
          <w:rFonts w:eastAsia="Calibri"/>
          <w:kern w:val="0"/>
          <w:sz w:val="24"/>
          <w:szCs w:val="24"/>
          <w14:ligatures w14:val="none"/>
        </w:rPr>
        <w:t>soon</w:t>
      </w:r>
      <w:r w:rsidR="004A5624">
        <w:rPr>
          <w:rFonts w:eastAsia="Calibri"/>
          <w:kern w:val="0"/>
          <w:sz w:val="24"/>
          <w:szCs w:val="24"/>
          <w14:ligatures w14:val="none"/>
        </w:rPr>
        <w:t xml:space="preserve"> after a</w:t>
      </w:r>
      <w:r w:rsidR="004F00EA">
        <w:rPr>
          <w:rFonts w:eastAsia="Calibri"/>
          <w:kern w:val="0"/>
          <w:sz w:val="24"/>
          <w:szCs w:val="24"/>
          <w14:ligatures w14:val="none"/>
        </w:rPr>
        <w:t xml:space="preserve"> </w:t>
      </w:r>
      <w:r w:rsidR="00CF29CB">
        <w:rPr>
          <w:rFonts w:eastAsia="Calibri"/>
          <w:kern w:val="0"/>
          <w:sz w:val="24"/>
          <w:szCs w:val="24"/>
          <w14:ligatures w14:val="none"/>
        </w:rPr>
        <w:t>natural disturbance</w:t>
      </w:r>
      <w:r w:rsidR="004F00EA">
        <w:rPr>
          <w:rFonts w:eastAsia="Calibri"/>
          <w:kern w:val="0"/>
          <w:sz w:val="24"/>
          <w:szCs w:val="24"/>
          <w14:ligatures w14:val="none"/>
        </w:rPr>
        <w:t xml:space="preserve">, </w:t>
      </w:r>
      <w:r w:rsidR="00CF29CB">
        <w:rPr>
          <w:rFonts w:eastAsia="Calibri"/>
          <w:kern w:val="0"/>
          <w:sz w:val="24"/>
          <w:szCs w:val="24"/>
          <w14:ligatures w14:val="none"/>
        </w:rPr>
        <w:t>may have greater impacts on ground beetles</w:t>
      </w:r>
      <w:r w:rsidR="002D3D7E">
        <w:rPr>
          <w:rFonts w:eastAsia="Calibri"/>
          <w:kern w:val="0"/>
          <w:sz w:val="24"/>
          <w:szCs w:val="24"/>
          <w14:ligatures w14:val="none"/>
        </w:rPr>
        <w:t xml:space="preserve"> than windthrow alone</w:t>
      </w:r>
      <w:r w:rsidR="00CF29CB">
        <w:rPr>
          <w:rFonts w:eastAsia="Calibri"/>
          <w:kern w:val="0"/>
          <w:sz w:val="24"/>
          <w:szCs w:val="24"/>
          <w14:ligatures w14:val="none"/>
        </w:rPr>
        <w:t>.</w:t>
      </w:r>
      <w:r w:rsidR="00A24735">
        <w:rPr>
          <w:rFonts w:eastAsia="Calibri"/>
          <w:kern w:val="0"/>
          <w:sz w:val="24"/>
          <w:szCs w:val="24"/>
          <w14:ligatures w14:val="none"/>
        </w:rPr>
        <w:t xml:space="preserve"> Furthermore,</w:t>
      </w:r>
      <w:r w:rsidR="002D3D7E">
        <w:rPr>
          <w:rFonts w:eastAsia="Calibri"/>
          <w:kern w:val="0"/>
          <w:sz w:val="24"/>
          <w:szCs w:val="24"/>
          <w14:ligatures w14:val="none"/>
        </w:rPr>
        <w:t xml:space="preserve"> the effects of salvage-logging </w:t>
      </w:r>
      <w:r w:rsidR="00A8555E">
        <w:rPr>
          <w:rFonts w:eastAsia="Calibri"/>
          <w:kern w:val="0"/>
          <w:sz w:val="24"/>
          <w:szCs w:val="24"/>
          <w14:ligatures w14:val="none"/>
        </w:rPr>
        <w:t xml:space="preserve">on ground beetles </w:t>
      </w:r>
      <w:r w:rsidR="002D3D7E">
        <w:rPr>
          <w:rFonts w:eastAsia="Calibri"/>
          <w:kern w:val="0"/>
          <w:sz w:val="24"/>
          <w:szCs w:val="24"/>
          <w14:ligatures w14:val="none"/>
        </w:rPr>
        <w:t>could last decades,</w:t>
      </w:r>
      <w:r w:rsidR="00A8555E">
        <w:rPr>
          <w:rFonts w:eastAsia="Calibri"/>
          <w:kern w:val="0"/>
          <w:sz w:val="24"/>
          <w:szCs w:val="24"/>
          <w14:ligatures w14:val="none"/>
        </w:rPr>
        <w:t xml:space="preserve"> due to </w:t>
      </w:r>
      <w:r w:rsidR="008C35AA">
        <w:rPr>
          <w:rFonts w:eastAsia="Calibri"/>
          <w:kern w:val="0"/>
          <w:sz w:val="24"/>
          <w:szCs w:val="24"/>
          <w14:ligatures w14:val="none"/>
        </w:rPr>
        <w:t xml:space="preserve">the removal of long-lasting biological legacies such as decaying logs </w:t>
      </w:r>
      <w:r w:rsidR="00FA2D83">
        <w:rPr>
          <w:rFonts w:eastAsia="Calibri"/>
          <w:kern w:val="0"/>
          <w:sz w:val="24"/>
          <w:szCs w:val="24"/>
          <w14:ligatures w14:val="none"/>
        </w:rPr>
        <w:fldChar w:fldCharType="begin"/>
      </w:r>
      <w:r w:rsidR="00FA2D83">
        <w:rPr>
          <w:rFonts w:eastAsia="Calibri"/>
          <w:kern w:val="0"/>
          <w:sz w:val="24"/>
          <w:szCs w:val="24"/>
          <w14:ligatures w14:val="none"/>
        </w:rPr>
        <w:instrText xml:space="preserve"> ADDIN ZOTERO_ITEM CSL_CITATION {"citationID":"xEREna5f","properties":{"formattedCitation":"(Gore and Patterson III 1986)","plainCitation":"(Gore and Patterson III 1986)","noteIndex":0},"citationItems":[{"id":1189,"uris":["http://zotero.org/groups/5154252/items/EYP7CP3V"],"itemData":{"id":1189,"type":"article-journal","abstract":"Downed (i.e., fallen, dead) wood was sampled in 1-, 15-, 50-, and 100-year-old managed stands, an uneven-aged, managed stand, and an uncut stand of northern hardwoods in New Hampshire. Mass of downed wood ranged from a mean of 32 t/ha in the 15- and 50-year-old stands to 86 t/ha in the recently cut stand. Mean estimates varied significantly among stands, although most of the variation was due to the large amount of downed wood in the recently cut stand. The range of downed-stem diameters was greatest in the 100-year-old and uncut stands. Large (&gt;38 cm) logs were notably absent from the uneven-aged, managed stand, indicating that selective cutting utilizes mature stems efficiently. Comparison of our data with other estimates shows that the amount of downed wood in northern hardwood stands declines to about 20 t/ha within 20–30 years after logging. Quantities remain relatively stable for up to an additional 30 years and then begin to increase. They stabilize at 35–40 t/ha after approximately 100 years. Large-diameter logs become an increasingly important component of downed wood as stands mature beyond 50 years of age. Rapid decomposition of even the largest logs precludes continued accumulation of downed wood in uncut, old-growth stands. The data suggest that less downed wood and fewer large-diameter logs are likely to accumulate under short-rotation (&lt;50 years) harvest, whole-tree harvests, and selection cuts than under long rotations or in uncut forests.","container-title":"Canadian Journal of Forest Research","DOI":"10.1139/x86-057","ISSN":"0045-5067, 1208-6037","issue":"2","journalAbbreviation":"Can. J. For. Res.","language":"en","license":"http://www.nrcresearchpress.com/page/about/CorporateTextAndDataMining","page":"335-339","source":"DOI.org (Crossref)","title":"Mass of downed wood in northern hardwood forests in New Hampshire: potential effects of forest management","title-short":"Mass of downed wood in northern hardwood forests in New Hampshire","volume":"16","author":[{"family":"Gore","given":"Jeffery A."},{"family":"Patterson III","given":"William A."}],"issued":{"date-parts":[["1986",4,1]]}}}],"schema":"https://github.com/citation-style-language/schema/raw/master/csl-citation.json"} </w:instrText>
      </w:r>
      <w:r w:rsidR="00FA2D83">
        <w:rPr>
          <w:rFonts w:eastAsia="Calibri"/>
          <w:kern w:val="0"/>
          <w:sz w:val="24"/>
          <w:szCs w:val="24"/>
          <w14:ligatures w14:val="none"/>
        </w:rPr>
        <w:fldChar w:fldCharType="separate"/>
      </w:r>
      <w:r w:rsidR="00FA2D83" w:rsidRPr="00FA2D83">
        <w:rPr>
          <w:sz w:val="24"/>
        </w:rPr>
        <w:t>(Gore and Patterson III 1986)</w:t>
      </w:r>
      <w:r w:rsidR="00FA2D83">
        <w:rPr>
          <w:rFonts w:eastAsia="Calibri"/>
          <w:kern w:val="0"/>
          <w:sz w:val="24"/>
          <w:szCs w:val="24"/>
          <w14:ligatures w14:val="none"/>
        </w:rPr>
        <w:fldChar w:fldCharType="end"/>
      </w:r>
      <w:r w:rsidR="008C35AA">
        <w:rPr>
          <w:rFonts w:eastAsia="Calibri"/>
          <w:kern w:val="0"/>
          <w:sz w:val="24"/>
          <w:szCs w:val="24"/>
          <w14:ligatures w14:val="none"/>
        </w:rPr>
        <w:t>.</w:t>
      </w:r>
      <w:r w:rsidR="00E33EFA">
        <w:rPr>
          <w:rFonts w:eastAsia="Calibri"/>
          <w:kern w:val="0"/>
          <w:sz w:val="24"/>
          <w:szCs w:val="24"/>
          <w14:ligatures w14:val="none"/>
        </w:rPr>
        <w:t xml:space="preserve"> Because climate </w:t>
      </w:r>
      <w:r w:rsidR="008B2FBA">
        <w:rPr>
          <w:rFonts w:eastAsia="Calibri"/>
          <w:kern w:val="0"/>
          <w:sz w:val="24"/>
          <w:szCs w:val="24"/>
          <w14:ligatures w14:val="none"/>
        </w:rPr>
        <w:t xml:space="preserve">change might alter the frequency </w:t>
      </w:r>
      <w:r w:rsidR="009B142B">
        <w:rPr>
          <w:rFonts w:eastAsia="Calibri"/>
          <w:kern w:val="0"/>
          <w:sz w:val="24"/>
          <w:szCs w:val="24"/>
          <w14:ligatures w14:val="none"/>
        </w:rPr>
        <w:t>and/</w:t>
      </w:r>
      <w:r w:rsidR="008B2FBA">
        <w:rPr>
          <w:rFonts w:eastAsia="Calibri"/>
          <w:kern w:val="0"/>
          <w:sz w:val="24"/>
          <w:szCs w:val="24"/>
          <w14:ligatures w14:val="none"/>
        </w:rPr>
        <w:t xml:space="preserve">or severity of windstorms </w:t>
      </w:r>
      <w:r w:rsidR="008B2FBA">
        <w:rPr>
          <w:rFonts w:eastAsia="Calibri"/>
          <w:kern w:val="0"/>
          <w:sz w:val="24"/>
          <w:szCs w:val="24"/>
          <w14:ligatures w14:val="none"/>
        </w:rPr>
        <w:fldChar w:fldCharType="begin"/>
      </w:r>
      <w:r w:rsidR="008B2FBA">
        <w:rPr>
          <w:rFonts w:eastAsia="Calibri"/>
          <w:kern w:val="0"/>
          <w:sz w:val="24"/>
          <w:szCs w:val="24"/>
          <w14:ligatures w14:val="none"/>
        </w:rPr>
        <w:instrText xml:space="preserve"> ADDIN ZOTERO_ITEM CSL_CITATION {"citationID":"0eo0Q5j4","properties":{"formattedCitation":"(Seidl et al. 2017)","plainCitation":"(Seidl et al. 2017)","noteIndex":0},"citationItems":[{"id":580,"uris":["http://zotero.org/groups/5154252/items/8V67HJCV"],"itemData":{"id":580,"type":"article-journal","container-title":"Nature Climate Change","DOI":"10.1038/nclimate3303","ISSN":"1758-678X, 1758-6798","issue":"6","journalAbbreviation":"Nature Clim Change","language":"en","page":"395-402","source":"DOI.org (Crossref)","title":"Forest disturbances under climate change","volume":"7","author":[{"family":"Seidl","given":"Rupert"},{"family":"Thom","given":"Dominik"},{"family":"Kautz","given":"Markus"},{"family":"Martin-Benito","given":"Dario"},{"family":"Peltoniemi","given":"Mikko"},{"family":"Vacchiano","given":"Giorgio"},{"family":"Wild","given":"Jan"},{"family":"Ascoli","given":"Davide"},{"family":"Petr","given":"Michal"},{"family":"Honkaniemi","given":"Juha"},{"family":"Lexer","given":"Manfred J."},{"family":"Trotsiuk","given":"Volodymyr"},{"family":"Mairota","given":"Paola"},{"family":"Svoboda","given":"Miroslav"},{"family":"Fabrika","given":"Marek"},{"family":"Nagel","given":"Thomas A."},{"family":"Reyer","given":"Christopher P. O."}],"issued":{"date-parts":[["2017",6]]}}}],"schema":"https://github.com/citation-style-language/schema/raw/master/csl-citation.json"} </w:instrText>
      </w:r>
      <w:r w:rsidR="008B2FBA">
        <w:rPr>
          <w:rFonts w:eastAsia="Calibri"/>
          <w:kern w:val="0"/>
          <w:sz w:val="24"/>
          <w:szCs w:val="24"/>
          <w14:ligatures w14:val="none"/>
        </w:rPr>
        <w:fldChar w:fldCharType="separate"/>
      </w:r>
      <w:r w:rsidR="008B2FBA" w:rsidRPr="008B2FBA">
        <w:rPr>
          <w:sz w:val="24"/>
        </w:rPr>
        <w:t>(Seidl et al. 2017)</w:t>
      </w:r>
      <w:r w:rsidR="008B2FBA">
        <w:rPr>
          <w:rFonts w:eastAsia="Calibri"/>
          <w:kern w:val="0"/>
          <w:sz w:val="24"/>
          <w:szCs w:val="24"/>
          <w14:ligatures w14:val="none"/>
        </w:rPr>
        <w:fldChar w:fldCharType="end"/>
      </w:r>
      <w:r w:rsidR="00E33EFA">
        <w:rPr>
          <w:rFonts w:eastAsia="Calibri"/>
          <w:kern w:val="0"/>
          <w:sz w:val="24"/>
          <w:szCs w:val="24"/>
          <w14:ligatures w14:val="none"/>
        </w:rPr>
        <w:t xml:space="preserve">, salvage-logging may </w:t>
      </w:r>
      <w:r w:rsidR="009B142B">
        <w:rPr>
          <w:rFonts w:eastAsia="Calibri"/>
          <w:kern w:val="0"/>
          <w:sz w:val="24"/>
          <w:szCs w:val="24"/>
          <w14:ligatures w14:val="none"/>
        </w:rPr>
        <w:t xml:space="preserve">continue to be </w:t>
      </w:r>
      <w:r w:rsidR="00257837">
        <w:rPr>
          <w:rFonts w:eastAsia="Calibri"/>
          <w:kern w:val="0"/>
          <w:sz w:val="24"/>
          <w:szCs w:val="24"/>
          <w14:ligatures w14:val="none"/>
        </w:rPr>
        <w:t>a widespread practice</w:t>
      </w:r>
      <w:r w:rsidR="00E33EFA">
        <w:rPr>
          <w:rFonts w:eastAsia="Calibri"/>
          <w:kern w:val="0"/>
          <w:sz w:val="24"/>
          <w:szCs w:val="24"/>
          <w14:ligatures w14:val="none"/>
        </w:rPr>
        <w:t xml:space="preserve">, </w:t>
      </w:r>
      <w:r w:rsidR="00E76624">
        <w:rPr>
          <w:rFonts w:eastAsia="Calibri"/>
          <w:kern w:val="0"/>
          <w:sz w:val="24"/>
          <w:szCs w:val="24"/>
          <w14:ligatures w14:val="none"/>
        </w:rPr>
        <w:t>meaning that its long-term impacts deserve further study.</w:t>
      </w:r>
    </w:p>
    <w:p w14:paraId="383950CD" w14:textId="17FE175A"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While much is known about how the taxonomic composition of ground beetle communities change after forest disturbance, less is known about how these disturbances may impact the functional diversity of beetles via changes in traits. Studies have documented that ground beetle species common in tornado-disturbed forests were smaller in size, incorporated plant material or seeds into their diets, and were capable of flight, compared to those characteristic of undisturbed forest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{"citationID":"sSm5wswV","properties":{"formattedCitation":"(Sklodowski and Garbalinska 2011, Perry and Herms 2019)","plainCitation":"(Sklodowski and Garbalinska 2011, Perry and Herms 2019)","noteIndex":0},"citationItems":[{"id":339,"uris":["http://zotero.org/groups/5154252/items/GXUD6NWL"],"itemData":{"id":339,"type":"article-journal","container-title":"ZooKeys","DOI":"10.3897/zookeys.100.1360","ISSN":"1313-2970,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id":318,"uris":["http://zotero.org/groups/5154252/items/LCZNXJLT"],"itemData":{"id":318,"type":"article-journal","abstract":"In forest ecosystems, natural and anthropogenic disturbances alter canopy structure, understory vegetation, amount of woody debris, and the properties of litter and soil layers. The magnitude of these environmental changes is context-dependent and determined by the properties of the disturbance, such as the frequency, intensity, duration, and extent. Therefore, disturbances can dynamically impact forest communities over time, including populations of ground-dwelling invertebrates that regulate key ecosystem processes. We propose conceptual models that describe the dynamic temporal effects of canopy gap formation and coarse woody debris accumulation following disturbances caused by invasive insects, wind, and salvage logging, and their impacts on ground-dwelling invertebrate communities. Within this framework, predictions are generated, literature on ground-dwelling invertebrate communities is synthesized, and pertinent knowledge gaps identified.","container-title":"Insects","DOI":"10.3390/insects10030061","ISSN":"2075-4450","issue":"3","journalAbbreviation":"Insects","language":"en","page":"61","source":"DOI.org (Crossref)","title":"Dynamic Responses of Ground-Dwelling Invertebrate Communities to Disturbance in Forest Ecosystems","volume":"10","author":[{"family":"Perry","given":"Kayla"},{"family":"Herms","given":"Daniel"}],"issued":{"date-parts":[["2019",2,26]]}}}],"schema":"https://github.com/citation-style-language/schema/raw/master/csl-citation.json"}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(Sklodowski and Garbalinska 2011, Perry and Herms 2019)</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t>
      </w:r>
      <w:r w:rsidR="000855F1">
        <w:rPr>
          <w:rFonts w:eastAsia="Calibri"/>
          <w:kern w:val="0"/>
          <w:sz w:val="24"/>
          <w:szCs w:val="24"/>
          <w14:ligatures w14:val="none"/>
        </w:rPr>
        <w:t>These</w:t>
      </w:r>
      <w:r w:rsidR="000859F6">
        <w:rPr>
          <w:rFonts w:eastAsia="Calibri"/>
          <w:kern w:val="0"/>
          <w:sz w:val="24"/>
          <w:szCs w:val="24"/>
          <w14:ligatures w14:val="none"/>
        </w:rPr>
        <w:t xml:space="preserve"> traits likely relate to </w:t>
      </w:r>
      <w:r w:rsidR="001A29DC">
        <w:rPr>
          <w:rFonts w:eastAsia="Calibri"/>
          <w:kern w:val="0"/>
          <w:sz w:val="24"/>
          <w:szCs w:val="24"/>
          <w14:ligatures w14:val="none"/>
        </w:rPr>
        <w:t xml:space="preserve">the ability of a species to </w:t>
      </w:r>
      <w:r w:rsidR="001A29DC">
        <w:rPr>
          <w:rFonts w:eastAsia="Calibri"/>
          <w:kern w:val="0"/>
          <w:sz w:val="24"/>
          <w:szCs w:val="24"/>
          <w14:ligatures w14:val="none"/>
        </w:rPr>
        <w:lastRenderedPageBreak/>
        <w:t xml:space="preserve">disperse to a disturbed site, and to utilize </w:t>
      </w:r>
      <w:r w:rsidR="00153186">
        <w:rPr>
          <w:rFonts w:eastAsia="Calibri"/>
          <w:kern w:val="0"/>
          <w:sz w:val="24"/>
          <w:szCs w:val="24"/>
          <w14:ligatures w14:val="none"/>
        </w:rPr>
        <w:t>new food resources such as seeds</w:t>
      </w:r>
      <w:r w:rsidR="00F2340A">
        <w:rPr>
          <w:rFonts w:eastAsia="Calibri"/>
          <w:kern w:val="0"/>
          <w:sz w:val="24"/>
          <w:szCs w:val="24"/>
          <w14:ligatures w14:val="none"/>
        </w:rPr>
        <w:t xml:space="preserve"> of herbaceous plants</w:t>
      </w:r>
      <w:r w:rsidR="00915A05">
        <w:rPr>
          <w:rFonts w:eastAsia="Calibri"/>
          <w:kern w:val="0"/>
          <w:sz w:val="24"/>
          <w:szCs w:val="24"/>
          <w14:ligatures w14:val="none"/>
        </w:rPr>
        <w:t xml:space="preserve"> </w:t>
      </w:r>
      <w:r w:rsidR="00915A05">
        <w:rPr>
          <w:rFonts w:eastAsia="Calibri"/>
          <w:kern w:val="0"/>
          <w:sz w:val="24"/>
          <w:szCs w:val="24"/>
          <w14:ligatures w14:val="none"/>
        </w:rPr>
        <w:fldChar w:fldCharType="begin"/>
      </w:r>
      <w:r w:rsidR="000C0B98">
        <w:rPr>
          <w:rFonts w:eastAsia="Calibri"/>
          <w:kern w:val="0"/>
          <w:sz w:val="24"/>
          <w:szCs w:val="24"/>
          <w14:ligatures w14:val="none"/>
        </w:rPr>
        <w:instrText xml:space="preserve"> ADDIN ZOTERO_ITEM CSL_CITATION {"citationID":"EAdDxib8","properties":{"formattedCitation":"(Venn 2016, Baulechner et al. 2020)","plainCitation":"(Venn 2016, Baulechner et al. 2020)","noteIndex":0},"citationItems":[{"id":1151,"uris":["http://zotero.org/groups/5154252/items/5T8V353I"],"itemData":{"id":1151,"type":"article-journal","abstract":"This review considers factors affecting the ﬂight capacity of carabid beetles and the implications of ﬂight for carabids. Studies from the Dutch polders in particular show that young populations of carabids consist predominantly of macropterous species and macropterous individuals of wing-dimorphic species. Also populations of wing-dimorphic carabid species at the periphery of their geographical range contain high proportions of macropterous individuals. However, studies from Baltic archipelagos show that older populations of even highly isolated island habitats contain considerable proportions of brachypterous species and individuals. This suggests that macroptery is primarily an adaptation for dispersal and that there exists a mechanism for subsequently reducing the ratio of macropterous to brachypterous species under stable conditions, due to the competitive advantage of brachyptery. Populations in isolated habitats, such as islands and mountains, have high proportions of brachypterous species. Many macropterous species do not possess functional ﬂight muscles. Species of unstable habitats, such as tree canopies and wet habitats, are mostly macropterous. Brachypterous species tend to disappear from disturbed habitats. There is uncertainty regarding the extent to which carabid dispersal is directed and how much passive. Both Den Boer and Lindroth recognized that mostly macropterous individuals of macropterous and wing-dimorphic species disperse and found new populations, after which brachyptery tends to rapidly appear and proliferate in the newly founded population. It is most likely that the allele for brachyptery would arrive via the dispersal of gravid females which had mated with brachypterous males prior to emigration. Whilst many studies consider wing morphology traits of carabid beetles to be species-speciﬁc and permanent, a number of studies have shown that the oogenesis ﬂight syndrome, whereby females undertake migration and subsequently lose their ﬂight muscles by histolysis before eventually regenerating them after reproducing, has been reported for a growing number of carabid species. Wing morphology of carabid beetles clearly offers strong potential for the study of population dynamics. This ﬁeld of study ﬂourished during the 1940’s to the late 1980’s. Whilst a considerable amount of valuable research has been performed and published, the topic clearly holds considerable potential for future study.","container-title":"European Journal of Entomology","DOI":"10.14411/eje.2016.079","ISSN":"12105759, 18028829","journalAbbreviation":"Eur. J. Entomol.","language":"en","page":"587-600","source":"DOI.org (Crossref)","title":"To fly or not to fly: Factors influencing the flight capacity of carabid beetles (Coleoptera: Carabidae)","title-short":"To fly or not to fly","volume":"113","author":[{"family":"Venn","given":"Stephen"}],"issued":{"date-parts":[["2016",12,30]]}}},{"id":294,"uris":["http://zotero.org/groups/5154252/items/QGIJKSLE"],"itemData":{"id":294,"type":"article-journal","abstract":"Closely related species are often assumed to be functionally similar. Phylogenetic information is thus widely used to infer functional diversity and assembly of communities. In contrast, evolutionary processes generating functional similarity of phylogenetically distinct taxa are rarely addressed in this context. To investigate the impact of convergent evolution on functional diversity (FD) and phylogenetic diversity (PD), we reconstructed the phylogenetic structure of carabid trophic groups. We then analyzed the mandible shapes using geometric morphometrics to link specialization in functional morphology with feeding specialization among herbivores, generalist carnivores, and specialized consumers of Collembola. Our results show that carabid feeding groups are paraphyletic. Herbivory evolved at least twice and specialization to Collembola predation at least three times. Species within feeding groups share a remarkably similar mandible morphology, which evolved convergently. While specialized mandibles of herbivores and collembolan specialists represent an adaptation to their main food source, the particular mandible morphologies do not necessarily reflect the degree of food specialization within feeding groups. Only a few species with a specialized herbivorous mandible may occasionally feed on animals, but the range of specific food resources in generalist carnivore species is large, despite an almost identical mandible shape. Thus, convergent evolution in specialized feeding groups reverses the relationship between PD and functional similarity compared with generalist carnivores. We conclude that phylogenetic relationship is a poor proxy of FD in carabids. Moreover, the inconsistencies between relatedness, morphological adaptation, and ecological function require caution in the characterization of functional groups. Rather than assuming general relationships between PD and FD, we suggest integrating the analysis of evolutionary processes into functional community analyses.","container-title":"Ecology and Evolution","DOI":"10.1002/ece3.6746","ISSN":"2045-7758","issue":"20","language":"en","note":"_eprint: https://onlinelibrary.wiley.com/doi/pdf/10.1002/ece3.6746","page":"11100-11110","source":"Wiley Online Library","title":"Convergent evolution of specialized generalists: Implications for phylogenetic and functional diversity of carabid feeding groups","title-short":"Convergent evolution of specialized generalists","volume":"10","author":[{"family":"Baulechner","given":"Dennis"},{"family":"Jauker","given":"Frank"},{"family":"Neubauer","given":"Thomas A."},{"family":"Wolters","given":"Volkmar"}],"issued":{"date-parts":[["2020"]]}}}],"schema":"https://github.com/citation-style-language/schema/raw/master/csl-citation.json"} </w:instrText>
      </w:r>
      <w:r w:rsidR="00915A05">
        <w:rPr>
          <w:rFonts w:eastAsia="Calibri"/>
          <w:kern w:val="0"/>
          <w:sz w:val="24"/>
          <w:szCs w:val="24"/>
          <w14:ligatures w14:val="none"/>
        </w:rPr>
        <w:fldChar w:fldCharType="separate"/>
      </w:r>
      <w:r w:rsidR="000C0B98" w:rsidRPr="000C0B98">
        <w:rPr>
          <w:sz w:val="24"/>
        </w:rPr>
        <w:t xml:space="preserve">(Venn 2016, </w:t>
      </w:r>
      <w:proofErr w:type="spellStart"/>
      <w:r w:rsidR="000C0B98" w:rsidRPr="000C0B98">
        <w:rPr>
          <w:sz w:val="24"/>
        </w:rPr>
        <w:t>Baulechner</w:t>
      </w:r>
      <w:proofErr w:type="spellEnd"/>
      <w:r w:rsidR="000C0B98" w:rsidRPr="000C0B98">
        <w:rPr>
          <w:sz w:val="24"/>
        </w:rPr>
        <w:t xml:space="preserve"> et al. 2020)</w:t>
      </w:r>
      <w:r w:rsidR="00915A05">
        <w:rPr>
          <w:rFonts w:eastAsia="Calibri"/>
          <w:kern w:val="0"/>
          <w:sz w:val="24"/>
          <w:szCs w:val="24"/>
          <w14:ligatures w14:val="none"/>
        </w:rPr>
        <w:fldChar w:fldCharType="end"/>
      </w:r>
      <w:r w:rsidR="00F2340A">
        <w:rPr>
          <w:rFonts w:eastAsia="Calibri"/>
          <w:kern w:val="0"/>
          <w:sz w:val="24"/>
          <w:szCs w:val="24"/>
          <w14:ligatures w14:val="none"/>
        </w:rPr>
        <w:t>.</w:t>
      </w:r>
      <w:r w:rsidR="0065062F">
        <w:rPr>
          <w:rFonts w:eastAsia="Calibri"/>
          <w:kern w:val="0"/>
          <w:sz w:val="24"/>
          <w:szCs w:val="24"/>
          <w14:ligatures w14:val="none"/>
        </w:rPr>
        <w:t xml:space="preserve"> However, less is known about other ground beetle traits, and how </w:t>
      </w:r>
      <w:r w:rsidR="00C33A42">
        <w:rPr>
          <w:rFonts w:eastAsia="Calibri"/>
          <w:kern w:val="0"/>
          <w:sz w:val="24"/>
          <w:szCs w:val="24"/>
          <w14:ligatures w14:val="none"/>
        </w:rPr>
        <w:t xml:space="preserve">they relate to </w:t>
      </w:r>
      <w:r w:rsidR="00EB66E1">
        <w:rPr>
          <w:rFonts w:eastAsia="Calibri"/>
          <w:kern w:val="0"/>
          <w:sz w:val="24"/>
          <w:szCs w:val="24"/>
          <w14:ligatures w14:val="none"/>
        </w:rPr>
        <w:t>survival, growth, and reproduction</w:t>
      </w:r>
      <w:r w:rsidR="00C33A42">
        <w:rPr>
          <w:rFonts w:eastAsia="Calibri"/>
          <w:kern w:val="0"/>
          <w:sz w:val="24"/>
          <w:szCs w:val="24"/>
          <w14:ligatures w14:val="none"/>
        </w:rPr>
        <w:t xml:space="preserve"> </w:t>
      </w:r>
      <w:r w:rsidR="00EB66E1">
        <w:rPr>
          <w:rFonts w:eastAsia="Calibri"/>
          <w:kern w:val="0"/>
          <w:sz w:val="24"/>
          <w:szCs w:val="24"/>
          <w14:ligatures w14:val="none"/>
        </w:rPr>
        <w:t>after a forest disturbance.</w:t>
      </w:r>
      <w:r w:rsidR="00CD5D35">
        <w:rPr>
          <w:rFonts w:eastAsia="Calibri"/>
          <w:kern w:val="0"/>
          <w:sz w:val="24"/>
          <w:szCs w:val="24"/>
          <w14:ligatures w14:val="none"/>
        </w:rPr>
        <w:t xml:space="preserve"> Ground</w:t>
      </w:r>
      <w:r w:rsidRPr="006E0833">
        <w:rPr>
          <w:rFonts w:eastAsia="Calibri"/>
          <w:kern w:val="0"/>
          <w:sz w:val="24"/>
          <w:szCs w:val="24"/>
          <w14:ligatures w14:val="none"/>
        </w:rPr>
        <w:t xml:space="preserve"> beetles exhibit trait syndromes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{"citationID":"vDh09bTf","properties":{"formattedCitation":"(Fountain-Jones et al. 2015)","plainCitation":"(Fountain-Jones et al. 2015)","noteIndex":0},"citationItems":[{"id":308,"uris":["http://zotero.org/groups/5154252/items/YLXQ3D34"],"itemData":{"id":308,"type":"article-journal","container-title":"Ecological Entomology","DOI":"10.1111/een.12158","ISSN":"03076946","issue":"1","journalAbbreviation":"Ecol Entomol","language":"en","page":"1-13","source":"DOI.org (Crossref)","title":"Moving beyond the guild concept: developing a practical functional trait framework for terrestrial beetles","title-short":"Moving beyond the guild concept","volume":"40","author":[{"family":"Fountain-Jones","given":"Nicholas M."},{"family":"Baker","given":"Susan C."},{"family":"Jordan","given":"Gregory J."}],"issued":{"date-parts":[["2015",2]]}}}],"schema":"https://github.com/citation-style-language/schema/raw/master/csl-citation.json"}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(Fountain-Jones et al. 2015)</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associated with locomotion strategy, including surface-walking, pushing through leaf litter, burrowing, and climbing plants </w:t>
      </w:r>
      <w:r w:rsidRPr="006E0833">
        <w:rPr>
          <w:rFonts w:eastAsia="Calibri"/>
          <w:kern w:val="0"/>
          <w:sz w:val="24"/>
          <w:szCs w:val="24"/>
          <w14:ligatures w14:val="none"/>
        </w:rPr>
        <w:fldChar w:fldCharType="begin"/>
      </w:r>
      <w:r w:rsidR="008F2A47">
        <w:rPr>
          <w:rFonts w:eastAsia="Calibri"/>
          <w:kern w:val="0"/>
          <w:sz w:val="24"/>
          <w:szCs w:val="24"/>
          <w14:ligatures w14:val="none"/>
        </w:rPr>
        <w:instrText xml:space="preserve"> ADDIN ZOTERO_ITEM CSL_CITATION {"citationID":"8plTjSgf","properties":{"formattedCitation":"(Evans 1977, Erwin 1979, Forsythe 1991, Larochelle and Larivi\\uc0\\u232{}re 2003)","plainCitation":"(Evans 1977, Erwin 1979, Forsythe 1991, Larochelle and Larivière 2003)","noteIndex":0},"citationItems":[{"id":1344,"uris":["http://zotero.org/groups/5154252/items/QTBB5CFG"],"itemData":{"id":1344,"type":"article-journal","abstract":"This study considers leg structure and function in the Adephaga (Caraboidea). Many ground beetles are known to be rapid runners but does this habit account for all the characteristic features of their leg structure? To answer this question, the gaits of several terrestrial Adephagan and Polyphagan beetles have been described briefly; it was concluded that they are fundamentally similar. Thus the peculiar hind legs of Adephaga (with their greatly restricted coxal angle of swing) are not specifically suited to a running habit, but are adapted for pushing. Four basic modifications for pushing have been described in the foreleg of\n              Carabus problematicus.\n              The particular type of pushing was apparent when the functions of its hind leg were considered. The enlarged metatrochanter contains a strong femoral rotator muscle which forces the hind tarsus vertically downwards (and the hindbody upwards). This movement is a necessary part of wedge‐pushing, where the wedge‐shaped head and prothorax are pushed forwards and the hindbody–the back of the wedge–is oscillated vertically to enlarge the horizontal crevice. The slightly movable metacoxa is part of the antagonistic mechanism of femoral counter‐rotation, in which an ingenious lever action swings up the hind legs (and so depresses the hindbody).\n            \n            \n              The most profound locomotory changes in the Adephaga reflect swimming adaptations. These have involved changes in the pro‐ and mesocoxal articulations, and the immobilization of the metacoxae.\n              Trachypachus\n              is particularly interesting, as it is a terrestrial Caraboid with immobilized metacoxae. The terrestrial Adephaga (mainly Carabidae) can be divided into two basic groups with divergent habits (if specialist burrowers, etc. are excluded). These groups (which merge) are the strong wedge‐pushers/poorer runners with relatively large metatrochanters, and the fast runners/poorer wedge‐pushers with smaller trochanters. Experimental evidence for this separation includes estimates of running speeds and the vertical forces exerted by the hind legs of several species during wedge‐pushing.","container-title":"Journal of Zoology","DOI":"10.1111/j.1469-7998.1977.tb03237.x","ISSN":"0952-8369, 1469-7998","issue":"2","journalAbbreviation":"Journal of Zoology","language":"en","page":"189-226","source":"DOI.org (Crossref)","title":"Locomotion in the Coleoptera Adephaga, especially Carabidae","volume":"181","author":[{"family":"Evans","given":"M. E. G."}],"issued":{"date-parts":[["1977",2]]}}},{"id":1309,"uris":["http://zotero.org/groups/5154252/items/FQDT86VL"],"itemData":{"id":1309,"type":"chapter","abstract":"Locating ground beetles in tropical regions is usually a frustrating experience for any but the experienced collector. Often, even the experienced have their problems. After seven years of tropical investigations, I found that the answer to the apparent rarity of these beetles in the tropics is due to patchy microdistribution, not lack of species or individuals. The observations, analysis, and explanation of this phenomenon became the cornerstone of this paper. Ancillary data gathered while collecting and observing behavior of carabids plus distributional and structural data of elements of the entire family led to the general evolutionary hypotheses presented here.","container-title":"Carabid Beetles: Their Evolution, Natural History, and Classification","event-place":"Dordrecht","ISBN":"978-94-009-9628-1","note":"DOI: 10.1007/978-94-009-9628-1_30","page":"539–592","publisher":"Springer Netherlands","publisher-place":"Dordrecht","title":"Thoughts on the Evolutionary History of Ground Beetles: Hypotheses Generated from Comparative Faunal Analyses of Lowland Forest Sites in Temperate and Tropical Regions","URL":"https://doi.org/10.1007/978-94-009-9628-1_30","author":[{"family":"Erwin","given":"Terry L."}],"editor":[{"family":"Erwin","given":"Terry L."},{"family":"Ball","given":"George E."},{"family":"Whitehead","given":"Donald R."},{"family":"Halpern","given":"Anne L."}],"issued":{"date-parts":[["1979"]]}}},{"id":518,"uris":["http://zotero.org/groups/5154252/items/7C5NV3AV"],"itemData":{"id":518,"type":"article-journal","abstract":"This paper attempts to describe the relationship between habit, body structure and form in five species of ground beetle representing five different tribes. The results support and broaden the basis for currently accepted ideas about the mode of life of Scaritini, Morionini, Licinini, Omophronini and Galeritini. It examines feeding mechanisms, leg structure and body form. In this study two types of feeding method are recognized: fluid or semi‐fluid feeding, as in\n              Scarites subterraneus\n              , and mixed intake feeding. In the second method, food ingested varies from fluid, mush and recognizable arthropod fragments (\n              Morion monilicornis\n              and\n              Omophron labiatum)\n              to mainly fluids or semi‐fluids with some fragments (\n              Diplochila major\n              and\n              Galerita lecontet\n              ). All these species show morphological adaptations of their feeding mechanisms indicative of their feeding habits.\n            \n            \n              Pro‐, meso‐ and meta‐femoral and tibial lengths and femoral width measurements have been made and correlated with body lengths; maximum running speeds and maximum horizontal pulling (= pushing) forces have also been made and correlated with body lengths.\n              Galerita lecontei\n              and\n              Omophron labiatum\n              have long femora, whereas those of\n              Diplochila major\n              are somewhat shorter and those of\n              Scarites subterraneus\n              and\n              Morion monilicornis\n              are very short.\n              Scarites subterraneus\n              has relatively narrow femora although there is a trend towards a narrowing of the femora in\n              Morion monilicornis.\n              Only\n              Omophron labiatum\n              has broad femora.\n            \n            \n              Galerita lecontei\n              and\n              Omophron labiatum\n              have long tibiae whereas\n              Scarites subterraneus\n              and\n              Morion monilicornis\n              have very short tibiae.\n              Diplochila major\n              represents the mainstream of carabids, with tibial lengths lying between the two extremes. All five species show morphological adaptations of their locomotory apparatus indicative of their locomotory abilities.\n            \n            \n              In this study\n              Omophron labiarum\n              was found to be particularly fast at high speed running (i.e. sprinting) whereas\n              Scarites subterraneus\n              was found to be relatively slow. Only\n              Scarites subterraneus\n              showed particularly strong pushing abilities whereas\n              Galerita lecontei\n              was found to be weak at pushing.\n              Omophron labiatum, Diplochila major\n              and\n              Morion monilicornis\n              were found to have pushing abilities between the two extremes.\n            \n            Variations in height of the prothorax and hind body, the widths of the hind body, prothorax and metatergum, and the lengths of the metasternum, metatergum and wings are discussed and compared with body lengths in the five species. These various parameters have been displayed in the form of tables, and have been discussed in relation to the various habits of the five species. Certain trends were noted.\n            \n              Only\n              Diplochila major\n              has body proportions similar to those of mainstream cursorial carabids.\n              Galerita lecontei\n              has a shallow, narrow prothorax which may be correlated with its particular hunting habits.\n              Scarites subterraneus\n              has a somewhat cylindrical body form; the hind body is often narrower and flatter and the prothorax flatter than mainstream cursorial carabids. This kind of body form reduces friction and causes less obstruction when burrowing or moving in confined spaces.\n              Morion monilicornis\n              has a similar body form to\n              Scarites. Omophron labiatum\n              is unique in having a very deep, wide prothorax and hind body. Its oval and streamlined body form ideally suits it for its unusual burrowing habits.","container-title":"Journal of Zoology","DOI":"10.1111/j.1469-7998.1991.tb04763.x","ISSN":"0952-8369, 1469-7998","issue":"2","journalAbbreviation":"Journal of Zoology","language":"en","page":"233-263","source":"DOI.org (Crossref)","title":"Feeding and locomotory functions in relation to body form in five species of ground beetle (Coleoptera: Carabidae)","title-short":"Feeding and locomotory functions in relation to body form in five species of ground beetle (Coleoptera","volume":"223","author":[{"family":"Forsythe","given":"Trevor G."}],"issued":{"date-parts":[["1991",2]]}}},{"id":312,"uris":["http://zotero.org/groups/5154252/items/CJ2B2WK7"],"itemData":{"id":312,"type":"book","collection-number":"27","collection-title":"Pensoft-series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(Coleoptera","author":[{"family":"Larochelle","given":"André"},{"family":"Larivière","given":"Marie-Claude"}],"issued":{"date-parts":[["2003"]]}}}],"schema":"https://github.com/citation-style-language/schema/raw/master/csl-citation.json"} </w:instrText>
      </w:r>
      <w:r w:rsidRPr="006E0833">
        <w:rPr>
          <w:rFonts w:eastAsia="Calibri"/>
          <w:kern w:val="0"/>
          <w:sz w:val="24"/>
          <w:szCs w:val="24"/>
          <w14:ligatures w14:val="none"/>
        </w:rPr>
        <w:fldChar w:fldCharType="separate"/>
      </w:r>
      <w:r w:rsidR="008F2A47" w:rsidRPr="008F2A47">
        <w:rPr>
          <w:kern w:val="0"/>
          <w:sz w:val="24"/>
        </w:rPr>
        <w:t>(Evans 1977, Erwin 1979, Forsythe 1991, Larochelle and Larivière 2003)</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t>
      </w:r>
      <w:r w:rsidR="007F4BAD">
        <w:rPr>
          <w:rFonts w:eastAsia="Calibri"/>
          <w:kern w:val="0"/>
          <w:sz w:val="24"/>
          <w:szCs w:val="24"/>
          <w14:ligatures w14:val="none"/>
        </w:rPr>
        <w:t xml:space="preserve">Furthermore, </w:t>
      </w:r>
      <w:r w:rsidR="00A204C5">
        <w:rPr>
          <w:rFonts w:eastAsia="Calibri"/>
          <w:kern w:val="0"/>
          <w:sz w:val="24"/>
          <w:szCs w:val="24"/>
          <w14:ligatures w14:val="none"/>
        </w:rPr>
        <w:t xml:space="preserve">carabid species </w:t>
      </w:r>
      <w:r w:rsidR="001C07CF">
        <w:rPr>
          <w:rFonts w:eastAsia="Calibri"/>
          <w:kern w:val="0"/>
          <w:sz w:val="24"/>
          <w:szCs w:val="24"/>
          <w14:ligatures w14:val="none"/>
        </w:rPr>
        <w:t xml:space="preserve">have different sensory </w:t>
      </w:r>
      <w:r w:rsidR="00B174B9">
        <w:rPr>
          <w:rFonts w:eastAsia="Calibri"/>
          <w:kern w:val="0"/>
          <w:sz w:val="24"/>
          <w:szCs w:val="24"/>
          <w14:ligatures w14:val="none"/>
        </w:rPr>
        <w:t>morphologies, including differences in compound eye size, eye shape, and antenna length.</w:t>
      </w:r>
      <w:r w:rsidR="001C6EE3">
        <w:rPr>
          <w:rFonts w:eastAsia="Calibri"/>
          <w:kern w:val="0"/>
          <w:sz w:val="24"/>
          <w:szCs w:val="24"/>
          <w14:ligatures w14:val="none"/>
        </w:rPr>
        <w:t xml:space="preserve"> These morphologies relate to behavioral differences such as hunting strategy (visual, or tactile), </w:t>
      </w:r>
      <w:r w:rsidR="00714959">
        <w:rPr>
          <w:rFonts w:eastAsia="Calibri"/>
          <w:kern w:val="0"/>
          <w:sz w:val="24"/>
          <w:szCs w:val="24"/>
          <w14:ligatures w14:val="none"/>
        </w:rPr>
        <w:t xml:space="preserve">shade preference, </w:t>
      </w:r>
      <w:r w:rsidR="0043219A">
        <w:rPr>
          <w:rFonts w:eastAsia="Calibri"/>
          <w:kern w:val="0"/>
          <w:sz w:val="24"/>
          <w:szCs w:val="24"/>
          <w14:ligatures w14:val="none"/>
        </w:rPr>
        <w:t xml:space="preserve">flight ability, </w:t>
      </w:r>
      <w:r w:rsidR="00714959">
        <w:rPr>
          <w:rFonts w:eastAsia="Calibri"/>
          <w:kern w:val="0"/>
          <w:sz w:val="24"/>
          <w:szCs w:val="24"/>
          <w14:ligatures w14:val="none"/>
        </w:rPr>
        <w:t>and daily activity period</w:t>
      </w:r>
      <w:r w:rsidR="007B0903">
        <w:rPr>
          <w:rFonts w:eastAsia="Calibri"/>
          <w:kern w:val="0"/>
          <w:sz w:val="24"/>
          <w:szCs w:val="24"/>
          <w14:ligatures w14:val="none"/>
        </w:rPr>
        <w:t xml:space="preserve"> </w:t>
      </w:r>
      <w:r w:rsidR="007B0903">
        <w:rPr>
          <w:rFonts w:eastAsia="Calibri"/>
          <w:kern w:val="0"/>
          <w:sz w:val="24"/>
          <w:szCs w:val="24"/>
          <w14:ligatures w14:val="none"/>
        </w:rPr>
        <w:fldChar w:fldCharType="begin"/>
      </w:r>
      <w:r w:rsidR="00712DB2">
        <w:rPr>
          <w:rFonts w:eastAsia="Calibri"/>
          <w:kern w:val="0"/>
          <w:sz w:val="24"/>
          <w:szCs w:val="24"/>
          <w14:ligatures w14:val="none"/>
        </w:rPr>
        <w:instrText xml:space="preserve"> ADDIN ZOTERO_ITEM CSL_CITATION {"citationID":"YNGmh2KA","properties":{"formattedCitation":"(Bauer and Kredler 1993, Talarico et al. 2007, 2011)","plainCitation":"(Bauer and Kredler 1993, Talarico et al. 2007, 2011)","noteIndex":0},"citationItems":[{"id":427,"uris":["http://zotero.org/groups/5154252/items/FB8PLU46"],"itemData":{"id":427,"type":"article-journal","abstract":"Twelve diurnal, 9 nocturnal, and 6 intermediate species of carabid beetles common in central Europe were investigated with respect to hunting behaviour and the morphology of the head and eyes. Diurnal visual hunters are characterized by typical visually guided predatory behaviour, which consists of a turn toward the prey, followed by a jerky approach and a lunge. Nocturnal species do not react to visual stimuli but use exclusively chemical or tactile cues for orientation. Visual hunters have broader heads than the other two groups (≈ 26% of the body length as opposed to ≈ 20%), shorter antennae (≈ 45% of the body length compared with ≈ 52% in the other two groups), ≈ 50% larger eye surfaces, and, correspondingly, 50% more ommatidia per eye. The binocular overlap of the frontal visual fields of both eyes is more than 50° in visual hunters; in nocturnal and intermediate species it is usually less than 40°. Nearly all species have acute zones with small interommatidial angles in the frontolateral parts of the eye, but in visual hunters these are much more distinct. As a readily measurable indicator of the hunting behaviour and life-style of a species we describe an eye–antenna angle that is more than 60° in typical visual hunters and, in most cases, much less than 55° in nocturnal species.","container-title":"Canadian Journal of Zoology","DOI":"10.1139/z93-105","ISSN":"0008-4301, 1480-3283","issue":"4","journalAbbreviation":"Can. J. Zool.","language":"en","page":"799-810","source":"DOI.org (Crossref)","title":"Morphology of the compound eyes as an indicator of life-style in carabid beetles","volume":"71","author":[{"family":"Bauer","given":"Thomas"},{"family":"Kredler","given":"Mechthild"}],"issued":{"date-parts":[["1993",4,1]]}}},{"id":425,"uris":["http://zotero.org/groups/5154252/items/VP6JIHI3"],"itemData":{"id":425,"type":"article-journal","container-title":"Journal of Zoological Systematics and Evolutionary Research","DOI":"10.1111/j.1439-0469.2006.00394.x","ISSN":"0947-5745, 1439-0469","issue":"1","journalAbbreviation":"J Zoological System","language":"en","page":"33-38","source":"DOI.org (Crossref)","title":"Morphometry and eye morphology in three species of Carabus (Coleoptera: Carabidae) in relation to habitat demands","title-short":"Morphometry and eye morphology in three species of Carabus (Coleoptera","volume":"45","author":[{"family":"Talarico","given":"F."},{"family":"Romeo","given":"M."},{"family":"Massolo","given":"A."},{"family":"Brandmayr","given":"P."},{"family":"Zetto","given":"T."}],"issued":{"date-parts":[["2007",2]]}}},{"id":502,"uris":["http://zotero.org/groups/5154252/items/DDBKQMBP"],"itemData":{"id":502,"type":"article-journal","container-title":"ZooKeys","DOI":"10.3897/zookeys.100.1528","ISSN":"1313-2970, 1313-2989","journalAbbreviation":"ZK","page":"203-214","source":"DOI.org (Crossref)","title":"Morphometry of eyes, antennae and wings in three species of Siagona (Coleoptera, Carabidae)","volume":"100","author":[{"family":"Talarico","given":"Federica"},{"family":"Brandmayr","given":"Pietro"},{"family":"Giglio","given":"Anita"},{"family":"Massolo","given":"Alessandro"},{"family":"Zetto Brandmayr","given":"Tullia"}],"issued":{"date-parts":[["2011",5,20]]}}}],"schema":"https://github.com/citation-style-language/schema/raw/master/csl-citation.json"} </w:instrText>
      </w:r>
      <w:r w:rsidR="007B0903">
        <w:rPr>
          <w:rFonts w:eastAsia="Calibri"/>
          <w:kern w:val="0"/>
          <w:sz w:val="24"/>
          <w:szCs w:val="24"/>
          <w14:ligatures w14:val="none"/>
        </w:rPr>
        <w:fldChar w:fldCharType="separate"/>
      </w:r>
      <w:r w:rsidR="00712DB2" w:rsidRPr="00712DB2">
        <w:rPr>
          <w:sz w:val="24"/>
        </w:rPr>
        <w:t xml:space="preserve">(Bauer and </w:t>
      </w:r>
      <w:proofErr w:type="spellStart"/>
      <w:r w:rsidR="00712DB2" w:rsidRPr="00712DB2">
        <w:rPr>
          <w:sz w:val="24"/>
        </w:rPr>
        <w:t>Kredler</w:t>
      </w:r>
      <w:proofErr w:type="spellEnd"/>
      <w:r w:rsidR="00712DB2" w:rsidRPr="00712DB2">
        <w:rPr>
          <w:sz w:val="24"/>
        </w:rPr>
        <w:t xml:space="preserve"> 1993, Talarico et al. 2007, 2011)</w:t>
      </w:r>
      <w:r w:rsidR="007B0903">
        <w:rPr>
          <w:rFonts w:eastAsia="Calibri"/>
          <w:kern w:val="0"/>
          <w:sz w:val="24"/>
          <w:szCs w:val="24"/>
          <w14:ligatures w14:val="none"/>
        </w:rPr>
        <w:fldChar w:fldCharType="end"/>
      </w:r>
      <w:r w:rsidR="00714959">
        <w:rPr>
          <w:rFonts w:eastAsia="Calibri"/>
          <w:kern w:val="0"/>
          <w:sz w:val="24"/>
          <w:szCs w:val="24"/>
          <w14:ligatures w14:val="none"/>
        </w:rPr>
        <w:t>.</w:t>
      </w:r>
      <w:r w:rsidR="00C9402F">
        <w:rPr>
          <w:rFonts w:eastAsia="Calibri"/>
          <w:kern w:val="0"/>
          <w:sz w:val="24"/>
          <w:szCs w:val="24"/>
          <w14:ligatures w14:val="none"/>
        </w:rPr>
        <w:t xml:space="preserve"> </w:t>
      </w:r>
      <w:r w:rsidRPr="006E0833">
        <w:rPr>
          <w:rFonts w:eastAsia="Calibri"/>
          <w:kern w:val="0"/>
          <w:sz w:val="24"/>
          <w:szCs w:val="24"/>
          <w14:ligatures w14:val="none"/>
        </w:rPr>
        <w:t xml:space="preserve">Ground beetle species also differ in their </w:t>
      </w:r>
      <w:r w:rsidR="001D7031">
        <w:rPr>
          <w:rFonts w:eastAsia="Calibri"/>
          <w:kern w:val="0"/>
          <w:sz w:val="24"/>
          <w:szCs w:val="24"/>
          <w14:ligatures w14:val="none"/>
        </w:rPr>
        <w:t>affinity to</w:t>
      </w:r>
      <w:r w:rsidR="00750A35">
        <w:rPr>
          <w:rFonts w:eastAsia="Calibri"/>
          <w:kern w:val="0"/>
          <w:sz w:val="24"/>
          <w:szCs w:val="24"/>
          <w14:ligatures w14:val="none"/>
        </w:rPr>
        <w:t>wards</w:t>
      </w:r>
      <w:r w:rsidR="001D7031">
        <w:rPr>
          <w:rFonts w:eastAsia="Calibri"/>
          <w:kern w:val="0"/>
          <w:sz w:val="24"/>
          <w:szCs w:val="24"/>
          <w14:ligatures w14:val="none"/>
        </w:rPr>
        <w:t xml:space="preserve"> water</w:t>
      </w:r>
      <w:r w:rsidRPr="006E0833">
        <w:rPr>
          <w:rFonts w:eastAsia="Calibri"/>
          <w:kern w:val="0"/>
          <w:sz w:val="24"/>
          <w:szCs w:val="24"/>
          <w14:ligatures w14:val="none"/>
        </w:rPr>
        <w:t xml:space="preserve">, and this </w:t>
      </w:r>
      <w:r w:rsidR="00C9402F">
        <w:rPr>
          <w:rFonts w:eastAsia="Calibri"/>
          <w:kern w:val="0"/>
          <w:sz w:val="24"/>
          <w:szCs w:val="24"/>
          <w14:ligatures w14:val="none"/>
        </w:rPr>
        <w:t xml:space="preserve">physiological/behavioral </w:t>
      </w:r>
      <w:r w:rsidRPr="006E0833">
        <w:rPr>
          <w:rFonts w:eastAsia="Calibri"/>
          <w:kern w:val="0"/>
          <w:sz w:val="24"/>
          <w:szCs w:val="24"/>
          <w14:ligatures w14:val="none"/>
        </w:rPr>
        <w:t xml:space="preserve">trait plays an important role in habitat selection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{"citationID":"5M9MNRIM","properties":{"formattedCitation":"(Thiele 1977)","plainCitation":"(Thiele 1977)","noteIndex":0},"citationItems":[{"id":297,"uris":["http://zotero.org/groups/5154252/items/A8K7TR4F"],"itemData":{"id":297,"type":"book","event-place":"Berlin, Heidelberg","ISBN":"978-3-642-81156-2","note":"DOI: 10.1007/978-3-642-81154-8","publisher":"Springer","publisher-place":"Berlin, Heidelberg","source":"DOI.org (Crossref)","title":"Carabid Beetles in Their Environments","URL":"http://link.springer.com/10.1007/978-3-642-81154-8","author":[{"family":"Thiele","given":"Hans-Ulrich"}],"accessed":{"date-parts":[["2023",9,17]]},"issued":{"date-parts":[["1977"]]}}}],"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(Thiele 1977)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Because forest disturbance can affect </w:t>
      </w:r>
      <w:r w:rsidR="007F5844">
        <w:rPr>
          <w:rFonts w:eastAsia="Calibri"/>
          <w:kern w:val="0"/>
          <w:sz w:val="24"/>
          <w:szCs w:val="24"/>
          <w14:ligatures w14:val="none"/>
        </w:rPr>
        <w:t xml:space="preserve">sunlight, </w:t>
      </w:r>
      <w:r w:rsidRPr="006E0833">
        <w:rPr>
          <w:rFonts w:eastAsia="Calibri"/>
          <w:kern w:val="0"/>
          <w:sz w:val="24"/>
          <w:szCs w:val="24"/>
          <w14:ligatures w14:val="none"/>
        </w:rPr>
        <w:t xml:space="preserve">leaf litter and vegetation cover, soil density, woody debris volume, </w:t>
      </w:r>
      <w:r w:rsidR="00B512F2">
        <w:rPr>
          <w:rFonts w:eastAsia="Calibri"/>
          <w:kern w:val="0"/>
          <w:sz w:val="24"/>
          <w:szCs w:val="24"/>
          <w14:ligatures w14:val="none"/>
        </w:rPr>
        <w:t xml:space="preserve">prey types, </w:t>
      </w:r>
      <w:r w:rsidRPr="006E0833">
        <w:rPr>
          <w:rFonts w:eastAsia="Calibri"/>
          <w:kern w:val="0"/>
          <w:sz w:val="24"/>
          <w:szCs w:val="24"/>
          <w14:ligatures w14:val="none"/>
        </w:rPr>
        <w:t xml:space="preserve">and </w:t>
      </w:r>
      <w:r w:rsidR="00766119">
        <w:rPr>
          <w:rFonts w:eastAsia="Calibri"/>
          <w:kern w:val="0"/>
          <w:sz w:val="24"/>
          <w:szCs w:val="24"/>
          <w14:ligatures w14:val="none"/>
        </w:rPr>
        <w:t>water table height</w:t>
      </w:r>
      <w:r w:rsidRPr="006E0833">
        <w:rPr>
          <w:rFonts w:eastAsia="Calibri"/>
          <w:kern w:val="0"/>
          <w:sz w:val="24"/>
          <w:szCs w:val="24"/>
          <w14:ligatures w14:val="none"/>
        </w:rPr>
        <w:t xml:space="preserve"> </w:t>
      </w:r>
      <w:r w:rsidR="00FC6C4D">
        <w:rPr>
          <w:rFonts w:eastAsia="Calibri"/>
          <w:kern w:val="0"/>
          <w:sz w:val="24"/>
          <w:szCs w:val="24"/>
          <w14:ligatures w14:val="none"/>
        </w:rPr>
        <w:fldChar w:fldCharType="begin"/>
      </w:r>
      <w:r w:rsidR="00225430">
        <w:rPr>
          <w:rFonts w:eastAsia="Calibri"/>
          <w:kern w:val="0"/>
          <w:sz w:val="24"/>
          <w:szCs w:val="24"/>
          <w14:ligatures w14:val="none"/>
        </w:rPr>
        <w:instrText xml:space="preserve"> ADDIN ZOTERO_ITEM CSL_CITATION {"citationID":"RKnGz9Cm","properties":{"formattedCitation":"(McNabb et al. 2001, Urbanovicova et al. 2014, Slesak et al. 2014, Barber and Widick 2017)","plainCitation":"(McNabb et al. 2001, Urbanovicova et al. 2014, Slesak et al. 2014, Barber and Widick 2017)","noteIndex":0},"citationItems":[{"id":374,"uris":["http://zotero.org/groups/5154252/items/JXQCMHKC"],"itemData":{"id":374,"type":"article-journal","abstract":"Soil compaction is a common consequence of forest harvesting that has the potential to affect several soil processes and forest productivity. Our objective was to quantify the relationships between soil trafficking, soil wetness, and soil air-filled porosity, and the compacted bulk density and air-filled porosity of 14 boreal forest soils in WestCentral Alberta, Canada. Bulk density and air-filled porosity were measured on nontrafficked soil and adjacent areas immediately after the site was subjected to 3, 7, and 12 cycles of skidding with mostly wide-tired skidders. Significant increases in bulk density (P Ͻ 0.05) occurred after three cycles at each site when the soil water potential was higher than Ϫ15 kPa; the significant increase occurred to a depth of at least 22 cm. The increase in bulk density became asymptotic between 7 and 12 cycles, but the increases were not significantly different from the bulk density at three cycles. The relationship between air-filled porosity and trafficking was the inverse of the level of bulk density and trafficking, but the increase in bulk density of wet soil was limited by an air-filled porosity of about 0.10 m3 mϪ3. Soil compaction only occurred when the soils were at or wetter than field capacity, which can easily be measured in the field with a handheld tensiometer or alternatively, estimated from a field measure of soil consistence. Managing felling operations to maximize transpiration of trees to reduce soil wetness is an effective tactic to avoid significant soil compaction by these types of equipment in this environment.","container-title":"Soil Science Society of America Journal","DOI":"10.2136/sssaj2001.6541238x","ISSN":"0361-5995, 1435-0661","issue":"4","journalAbbreviation":"Soil Science Soc of Amer J","language":"en","page":"1238-1247","source":"DOI.org (Crossref)","title":"Soil Wetness and Traffic Level Effects on Bulk Density and Air‐Filled Porosity of Compacted Boreal Forest Soils","volume":"65","author":[{"family":"McNabb","given":"D.H."},{"family":"Startsev","given":"A.D."},{"family":"Nguyen","given":"H."}],"issued":{"date-parts":[["2001",7]]}}},{"id":1204,"uris":["http://zotero.org/groups/5154252/items/A866T7Q9"],"itemData":{"id":1204,"type":"article-journal","abstract":"The response of epigeic arthropod communities to management practices was studied in spruce forest stands of the High Tatra Mts. three years after a windthrow event. Investigations were carried out in four management treatments: (1) an intact reference forest stand – REF, (2) a windthrown stand from which fallen wood had been extracted – EXT, (3) a windthrown stand from which fallen wood had been extracted and which had subsequently been affected by fire – FIR, and (4) a windthrown stand left to natural regeneration – NEX. Epigeic arthropods were collected by pitfall trapping in separate bouts in the summer of 2007 and the winter of 2007-2008. The study revealed significant differences in arthropod activity between windthrown forest stands under different treatment, as well as between summer and winter periods. Windthrown stands had greater activity of arthropod communities than intact forest stands in both periods, with springtails and mites being dominant groups. The highest arthropod activity in the summer period was recorded in the EXT stand, followed by NEX, FIR and REF stands, with a similar trend being observed in the winter period (EXT &gt; FIR &gt; NEX &gt; REF stands). Nonmetric multidimensional scaling evidenced the fact that the extraction of fallen wood had a strong effect on communities of epigeic arthropods with communities in EXT plots, being rather dissimilar to those of other treatments.","container-title":"North-western Journal of Zoology","issue":"2","language":"en","page":"337-345","source":"Zotero","title":"Activity of epigeic arthropods in differently managed windthrown forest stands in the High Tatra Mts.","volume":"10","author":[{"family":"Urbanovicova","given":"Veronika"},{"family":"Miklisová","given":"Dana"},{"family":"Mock","given":"Andrej"}],"issued":{"date-parts":[["2014"]]}}},{"id":732,"uris":["http://zotero.org/groups/5270502/items/HKFELRI2"],"itemData":{"id":732,"type":"article-journal","abstract":"Black ash wetlands are seriously threatened because of the invasive emerald ash borer (EAB). Wetland hydrology is likely to be modiﬁed following ash mortality, but the magnitude of hydrological impact following loss via EAB and alternative mitigation harvests is not clear. Our objective was to assess the water table response to simulated EAB and harvesting to determine if management actions will be needed to maintain ecosystem functions following EAB infestation. We applied four replicated treatments to 1.6 ha plots as follows: (1) control, (2) girdling of all black ash trees to simulate loss via EAB mortality, (3) group selection harvests (20% of stand in 0.04 ha gaps), and (4) clear-cut harvest. Water table (WT) elevations were monitored for 1 year pre-treatment and two years post-treatment. Clear-cutting delayed WT drawdown in both years of the study, and the WT was signiﬁcantly higher than the control treatment, predominantly when WT depth was below 30 cm. The effect of the group selection treatment on WT response was muted compared to clear-cutting and also limited to periods when the WT depth was below 30 cm. These responses were attributed to establishment of shallowrooted vegetation in cut areas, which would have limited inﬂuence on WT dynamics as depth increased. There was little effect of girdling on the WT in the ﬁrst year post-treatment, but effects on the WT were very similar to clear-cutting in the second year and more pronounced when the WT was within 30 cm of the soil surface. These effects were attributed to reduced transpiration coupled with the presence of a partial canopy following girdling, which would have reduced vegetation establishment and evaporation compared to clear-cutting. Given the large inﬂuence of WT depth on vegetation dynamics and associated feedbacks to altered hydrology, these early results indicate a greater risk of ecosystem alteration following EAB mortality compared to clear-cut harvesting. Depending on local hydrologic regime, variation in precipitation patterns, and time for complete canopy loss, it may be necessary for managers to implement active mitigation strategies (e.g., group selection coupled with planting of alternative species) prior to EAB infestation to maintain ecosystem processes in these forested wetland systems.","container-title":"Canadian Journal of Forest Research","DOI":"10.1139/cjfr-2014-0111","ISSN":"0045-5067, 1208-6037","issue":"8","journalAbbreviation":"Can. J. For. Res.","language":"en","page":"961-968","source":"DOI.org (Crossref)","title":"Water table response to harvesting and simulated emerald ash borer mortality in black ash wetlands in Minnesota, USA","volume":"44","author":[{"family":"Slesak","given":"Robert A."},{"family":"Lenhart","given":"Christian F."},{"family":"Brooks","given":"Kenneth N."},{"family":"D’Amato","given":"Anthony W."},{"family":"Palik","given":"Brian J."}],"issued":{"date-parts":[["2014",8]]}}},{"id":1180,"uris":["http://zotero.org/groups/5154252/items/2XEP8UIC"],"itemData":{"id":1180,"type":"article-journal","abstract":"Natural disturbances, such as tornados, can alter local habitat conditions and have the potential to affect animal communities in preserves. When such disturbances occur in natural areas, understanding these effects can help land managers develop responses and restoration actions following a disturbance. The effects of tornado and other strong wind damage on insect communities is poorly known even though insects comprise the majority of macroscopic diversity in terrestrial systems and are important contributors to ecosystem function. We examined ground beetle (Coleoptera: Carabidae) communities in spring, summer, and fall following an EF-4 tornado that struck a forested preserve in Illinois. We compared the communities and vegetation structure in plots that were affected or unaffected by the tornado. Sites within the tornado’s path had reduced canopy cover but increased ground-level vegetation throughout the growing season. Beetle abundance and species richness were unaffected, but Shannon diversity was significantly higher in fall in areas affected by the tornado. Beetle community composition was shifted by tornado effects only in the spring, and tornado-affected areas contained 13 species that were not present in unaffected sites. These sites also contained more seed-eating or omnivorous species and small predators, in contrast to unaffected sites that were dominated by large predatory species. Our results indicate that tornado damage may increase biodiversity in small natural areas by increasing habitat heterogeneity. Land managers may not want to restore tornado-damaged sites to pre-disturbance conditions if maximizing biodiversity is a goal of the preserve.","container-title":"Natural Areas Journal","DOI":"10.3375/043.037.0405","ISSN":"0885-8608, 2162-4399","issue":"4","journalAbbreviation":"Natural Areas Journal","language":"en","license":"http://www.bioone.org/page/resources/researchers/rights_and_permissions","page":"489-496","source":"DOI.org (Crossref)","title":"Localized Effects of Tornado Damage on Ground Beetle Communities and Vegetation in a Forested Preserve","volume":"37","author":[{"family":"Barber","given":"Nicholas A."},{"family":"Widick","given":"William L."}],"issued":{"date-parts":[["2017",10]]}}}],"schema":"https://github.com/citation-style-language/schema/raw/master/csl-citation.json"} </w:instrText>
      </w:r>
      <w:r w:rsidR="00FC6C4D">
        <w:rPr>
          <w:rFonts w:eastAsia="Calibri"/>
          <w:kern w:val="0"/>
          <w:sz w:val="24"/>
          <w:szCs w:val="24"/>
          <w14:ligatures w14:val="none"/>
        </w:rPr>
        <w:fldChar w:fldCharType="separate"/>
      </w:r>
      <w:r w:rsidR="00225430" w:rsidRPr="00225430">
        <w:rPr>
          <w:sz w:val="24"/>
        </w:rPr>
        <w:t xml:space="preserve">(McNabb et al. 2001, </w:t>
      </w:r>
      <w:proofErr w:type="spellStart"/>
      <w:r w:rsidR="00225430" w:rsidRPr="00225430">
        <w:rPr>
          <w:sz w:val="24"/>
        </w:rPr>
        <w:t>Urbanovicova</w:t>
      </w:r>
      <w:proofErr w:type="spellEnd"/>
      <w:r w:rsidR="00225430" w:rsidRPr="00225430">
        <w:rPr>
          <w:sz w:val="24"/>
        </w:rPr>
        <w:t xml:space="preserve"> et al. 2014, Slesak et al. 2014, Barber and Widick 2017)</w:t>
      </w:r>
      <w:r w:rsidR="00FC6C4D">
        <w:rPr>
          <w:rFonts w:eastAsia="Calibri"/>
          <w:kern w:val="0"/>
          <w:sz w:val="24"/>
          <w:szCs w:val="24"/>
          <w14:ligatures w14:val="none"/>
        </w:rPr>
        <w:fldChar w:fldCharType="end"/>
      </w:r>
      <w:r w:rsidRPr="006E0833">
        <w:rPr>
          <w:rFonts w:eastAsia="Calibri"/>
          <w:kern w:val="0"/>
          <w:sz w:val="24"/>
          <w:szCs w:val="24"/>
          <w14:ligatures w14:val="none"/>
        </w:rPr>
        <w:t xml:space="preserve">, these habitat changes could favor species with </w:t>
      </w:r>
      <w:r w:rsidR="00915A05">
        <w:rPr>
          <w:rFonts w:eastAsia="Calibri"/>
          <w:kern w:val="0"/>
          <w:sz w:val="24"/>
          <w:szCs w:val="24"/>
          <w14:ligatures w14:val="none"/>
        </w:rPr>
        <w:t>traits that confer a fitness advantage</w:t>
      </w:r>
      <w:r w:rsidRPr="006E0833">
        <w:rPr>
          <w:rFonts w:eastAsia="Calibri"/>
          <w:kern w:val="0"/>
          <w:sz w:val="24"/>
          <w:szCs w:val="24"/>
          <w14:ligatures w14:val="none"/>
        </w:rPr>
        <w:t>. Research is needed to determine if the effect of forest disturbance on ground beetles is mediated by their species-specific traits.</w:t>
      </w:r>
    </w:p>
    <w:p w14:paraId="09DD92CE" w14:textId="04FCD607"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r>
      <w:r w:rsidR="00B26C5C">
        <w:rPr>
          <w:rFonts w:eastAsia="Calibri"/>
          <w:kern w:val="0"/>
          <w:sz w:val="24"/>
          <w:szCs w:val="24"/>
          <w14:ligatures w14:val="none"/>
        </w:rPr>
        <w:t>Our goal was to</w:t>
      </w:r>
      <w:r w:rsidR="005439DC">
        <w:rPr>
          <w:rFonts w:eastAsia="Calibri"/>
          <w:kern w:val="0"/>
          <w:sz w:val="24"/>
          <w:szCs w:val="24"/>
          <w14:ligatures w14:val="none"/>
        </w:rPr>
        <w:t xml:space="preserve"> determine the long-term impacts of salvage-logging after a tornado, and to investigate whether </w:t>
      </w:r>
      <w:r w:rsidR="00B35488">
        <w:rPr>
          <w:rFonts w:eastAsia="Calibri"/>
          <w:kern w:val="0"/>
          <w:sz w:val="24"/>
          <w:szCs w:val="24"/>
          <w14:ligatures w14:val="none"/>
        </w:rPr>
        <w:t>the combination of these two disturbances</w:t>
      </w:r>
      <w:r w:rsidR="00C5671E">
        <w:rPr>
          <w:rFonts w:eastAsia="Calibri"/>
          <w:kern w:val="0"/>
          <w:sz w:val="24"/>
          <w:szCs w:val="24"/>
          <w14:ligatures w14:val="none"/>
        </w:rPr>
        <w:t xml:space="preserve"> together</w:t>
      </w:r>
      <w:r w:rsidR="00B35488">
        <w:rPr>
          <w:rFonts w:eastAsia="Calibri"/>
          <w:kern w:val="0"/>
          <w:sz w:val="24"/>
          <w:szCs w:val="24"/>
          <w14:ligatures w14:val="none"/>
        </w:rPr>
        <w:t xml:space="preserve"> affected insect biodiversity. </w:t>
      </w:r>
      <w:r w:rsidRPr="006E0833">
        <w:rPr>
          <w:rFonts w:eastAsia="Calibri"/>
          <w:kern w:val="0"/>
          <w:sz w:val="24"/>
          <w:szCs w:val="24"/>
          <w14:ligatures w14:val="none"/>
        </w:rPr>
        <w:t xml:space="preserve">To do this, we compared the taxonomic and functional diversity of ground beetle communities among undisturbed forest and forest impacted by unsalvaged windthrow and salvage-logged windthrow at three and ten years after a </w:t>
      </w:r>
      <w:r w:rsidRPr="006E0833">
        <w:rPr>
          <w:rFonts w:eastAsia="Calibri"/>
          <w:kern w:val="0"/>
          <w:sz w:val="24"/>
          <w:szCs w:val="24"/>
          <w14:ligatures w14:val="none"/>
        </w:rPr>
        <w:lastRenderedPageBreak/>
        <w:t>tornado. We predicted that the alpha-diversity (both taxonomic and functional) would be higher in forests impacted by windthrow and salvage-logging than undisturbed forest after only three years, due to the immigration of open-habitat species and the persistence of some forest species. After ten years, we predicted that salvaged plots would decline in alpha</w:t>
      </w:r>
      <w:r w:rsidR="00295E1E">
        <w:rPr>
          <w:rFonts w:eastAsia="Calibri"/>
          <w:kern w:val="0"/>
          <w:sz w:val="24"/>
          <w:szCs w:val="24"/>
          <w14:ligatures w14:val="none"/>
        </w:rPr>
        <w:t>-</w:t>
      </w:r>
      <w:r w:rsidRPr="006E0833">
        <w:rPr>
          <w:rFonts w:eastAsia="Calibri"/>
          <w:kern w:val="0"/>
          <w:sz w:val="24"/>
          <w:szCs w:val="24"/>
          <w14:ligatures w14:val="none"/>
        </w:rPr>
        <w:t xml:space="preserve">diversity because </w:t>
      </w:r>
      <w:r w:rsidR="005E1A3D">
        <w:rPr>
          <w:rFonts w:eastAsia="Calibri"/>
          <w:kern w:val="0"/>
          <w:sz w:val="24"/>
          <w:szCs w:val="24"/>
          <w14:ligatures w14:val="none"/>
        </w:rPr>
        <w:t xml:space="preserve">of a depletion of biological legacies such as woody debris, which some species </w:t>
      </w:r>
      <w:r w:rsidR="00295E1E">
        <w:rPr>
          <w:rFonts w:eastAsia="Calibri"/>
          <w:kern w:val="0"/>
          <w:sz w:val="24"/>
          <w:szCs w:val="24"/>
          <w14:ligatures w14:val="none"/>
        </w:rPr>
        <w:t>require</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{"citationID":"kJdhGxNv","properties":{"formattedCitation":"(Pearce et al. 2003)","plainCitation":"(Pearce et al. 2003)","noteIndex":0},"citationItems":[{"id":423,"uris":["http://zotero.org/groups/5154252/items/JTPR3ZZS"],"itemData":{"id":423,"type":"article-journal","abstract":"Abstract\n            Studies based on presence/absence of a species may provide insight into habitat associations, allowing the distribution of species to be predicted across the landscape. Our objective was to characterize the carabid fauna in three mature boreal forest types (conifer, mixedwood, and deciduous) and a disturbed habitat (clearcut) to provide baseline data on the carabid species inhabiting the major forest types of boreal northwestern Ontario. Only spring-active carabids were considered for logistical reasons. We further identified the coarse woody debris structure and microhabitat characteristics within these stand types to try to refine our ability to predict the within-stand occurrence of carabids. We found the carabid composition of deciduous stands (mixedwood and aspen) similar and typical of the carabid fauna found in mixedwood forest in other nearby studies. The important feature of these forest types may be the presence of a deciduous leaf litter layer. In contrast, spruce stands contained fewer species and individuals and a distinct carabid fauna. As predicted, the clearcut habitats were dominated by open habitat species, although the fauna was dissimilar to what was recorded in clearcut habitats in other studies within northwestern Ontario. Coarse woody debris appeared to be an important habitat attribute for several carabid species in clearcut habitats.\n          , \n            Résumé\n            Les études basées sur des données de présence et d'absence peuvent fournir des renseignements sur les associations avec l'habitat, car elles permettent de prédire la répartition des espèces dans l'ensemble du paysage. Nous avons tenté de caractériser la faune des carabes dans trois types de forêt boréale naturelle (forêt de conifères, forêt mixte et forêt décidue) et dans un habitat perturbé (zone de coupe à blanc) en vue d'obtenir des données de base sur les espèces de carabes qui habitent les principaux types de forêt du nord-ouest de l'Ontario. Pour des raisons logistiques, seuls les carabes actifs au printemps ont été pris en compte. Nous avons également déterminé la structure des débris de bois grossiers et les caractéristiques des microhabitats dans chacun des types de forêt pour tenter de raffiner notre capacité de prédire la présence ou l'absence de carabes dans chacun des types de forêt. La composition de la faune des carabes dans les forêts décidues (essences mixtes et trembles) est semblable à celle typique des forêts mixtes du voisinage mentionnées dans d'autres études. La caractéristique importante de ces types de forêt est probablement la présence d'une litière de feuilles décidues. En revanche, les forêts d'épinettes contiennent moins d'espèces et moins d'individus et abritent une faune particulière de carabes. Conformément à nos prédictions, les zones de coupe à blanc sont dominées par des espèces de milieu découvert, bien que cette faune diffère de celle d'autres zones de coupe à blanc décrites ailleurs dans le nord-ouest de l'Ontario. Les débris de bois grossier semblent être un facteur de l'habitat déterminant de la présence de plusieurs espèces de carabes dans les zones de coupe à blanc.\n            [Traduit par la Rédaction]","container-title":"The Canadian Entomologist","DOI":"10.4039/n02-031","ISSN":"0008-347X, 1918-3240","issue":"3","journalAbbreviation":"Can Entomol","language":"en","page":"337-357","source":"DOI.org (Crossref)","title":"Influence of habitat and microhabitat on carabid (Coleoptera: Carabidae) assemblages in four stand types","title-short":"Influence of habitat and microhabitat on carabid (Coleoptera","volume":"135","author":[{"family":"Pearce","given":"J.L."},{"family":"Venier","given":"L.A."},{"family":"McKee","given":"J."},{"family":"Pedlar","given":"J."},{"family":"McKenney","given":"D."}],"issued":{"date-parts":[["2003",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(Pearce et al. 2003)</w:t>
      </w:r>
      <w:r w:rsidRPr="006E0833">
        <w:rPr>
          <w:rFonts w:eastAsia="Calibri"/>
          <w:kern w:val="0"/>
          <w:sz w:val="24"/>
          <w:szCs w:val="24"/>
          <w14:ligatures w14:val="none"/>
        </w:rPr>
        <w:fldChar w:fldCharType="end"/>
      </w:r>
      <w:r w:rsidRPr="006E0833">
        <w:rPr>
          <w:rFonts w:eastAsia="Calibri"/>
          <w:kern w:val="0"/>
          <w:sz w:val="24"/>
          <w:szCs w:val="24"/>
          <w14:ligatures w14:val="none"/>
        </w:rPr>
        <w:t>. We predicted that the species and trait composition of windthrow plots would be intermediate between those of salvaged and forest, due to the intermediate level of disturbance created by windthrow</w:t>
      </w:r>
      <w:r w:rsidR="00BD31BE">
        <w:rPr>
          <w:rFonts w:eastAsia="Calibri"/>
          <w:kern w:val="0"/>
          <w:sz w:val="24"/>
          <w:szCs w:val="24"/>
          <w14:ligatures w14:val="none"/>
        </w:rPr>
        <w:t xml:space="preserve">, which would </w:t>
      </w:r>
      <w:r w:rsidR="00833B88">
        <w:rPr>
          <w:rFonts w:eastAsia="Calibri"/>
          <w:kern w:val="0"/>
          <w:sz w:val="24"/>
          <w:szCs w:val="24"/>
          <w14:ligatures w14:val="none"/>
        </w:rPr>
        <w:t>recruit some open-habitat species while retaining some forest</w:t>
      </w:r>
      <w:r w:rsidR="009E7C46">
        <w:rPr>
          <w:rFonts w:eastAsia="Calibri"/>
          <w:kern w:val="0"/>
          <w:sz w:val="24"/>
          <w:szCs w:val="24"/>
          <w14:ligatures w14:val="none"/>
        </w:rPr>
        <w:t xml:space="preserve"> species</w:t>
      </w:r>
      <w:r w:rsidRPr="006E0833">
        <w:rPr>
          <w:rFonts w:eastAsia="Calibri"/>
          <w:kern w:val="0"/>
          <w:sz w:val="24"/>
          <w:szCs w:val="24"/>
          <w14:ligatures w14:val="none"/>
        </w:rPr>
        <w:t xml:space="preserve">. Finally, we predicted that salvaged plots would support a higher abundance of species with proportionally larger eyes, shorter antennae, and higher water affinity, traits which may increase fitness in a </w:t>
      </w:r>
      <w:r w:rsidR="007B2026">
        <w:rPr>
          <w:rFonts w:eastAsia="Calibri"/>
          <w:kern w:val="0"/>
          <w:sz w:val="24"/>
          <w:szCs w:val="24"/>
          <w14:ligatures w14:val="none"/>
        </w:rPr>
        <w:t>wetter habitat with higher sunlight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{"citationID":"IQ67lKXx","properties":{"formattedCitation":"(Bauer and Kredler 1993, McNabb et al. 2001)","plainCitation":"(Bauer and Kredler 1993, McNabb et al. 2001)","noteIndex":0},"citationItems":[{"id":427,"uris":["http://zotero.org/groups/5154252/items/FB8PLU46"],"itemData":{"id":427,"type":"article-journal","abstract":"Twelve diurnal, 9 nocturnal, and 6 intermediate species of carabid beetles common in central Europe were investigated with respect to hunting behaviour and the morphology of the head and eyes. Diurnal visual hunters are characterized by typical visually guided predatory behaviour, which consists of a turn toward the prey, followed by a jerky approach and a lunge. Nocturnal species do not react to visual stimuli but use exclusively chemical or tactile cues for orientation. Visual hunters have broader heads than the other two groups (≈ 26% of the body length as opposed to ≈ 20%), shorter antennae (≈ 45% of the body length compared with ≈ 52% in the other two groups), ≈ 50% larger eye surfaces, and, correspondingly, 50% more ommatidia per eye. The binocular overlap of the frontal visual fields of both eyes is more than 50° in visual hunters; in nocturnal and intermediate species it is usually less than 40°. Nearly all species have acute zones with small interommatidial angles in the frontolateral parts of the eye, but in visual hunters these are much more distinct. As a readily measurable indicator of the hunting behaviour and life-style of a species we describe an eye–antenna angle that is more than 60° in typical visual hunters and, in most cases, much less than 55° in nocturnal species.","container-title":"Canadian Journal of Zoology","DOI":"10.1139/z93-105","ISSN":"0008-4301, 1480-3283","issue":"4","journalAbbreviation":"Can. J. Zool.","language":"en","page":"799-810","source":"DOI.org (Crossref)","title":"Morphology of the compound eyes as an indicator of life-style in carabid beetles","volume":"71","author":[{"family":"Bauer","given":"Thomas"},{"family":"Kredler","given":"Mechthild"}],"issued":{"date-parts":[["1993",4,1]]}}},{"id":374,"uris":["http://zotero.org/groups/5154252/items/JXQCMHKC"],"itemData":{"id":374,"type":"article-journal","abstract":"Soil compaction is a common consequence of forest harvesting that has the potential to affect several soil processes and forest productivity. Our objective was to quantify the relationships between soil trafficking, soil wetness, and soil air-filled porosity, and the compacted bulk density and air-filled porosity of 14 boreal forest soils in WestCentral Alberta, Canada. Bulk density and air-filled porosity were measured on nontrafficked soil and adjacent areas immediately after the site was subjected to 3, 7, and 12 cycles of skidding with mostly wide-tired skidders. Significant increases in bulk density (P Ͻ 0.05) occurred after three cycles at each site when the soil water potential was higher than Ϫ15 kPa; the significant increase occurred to a depth of at least 22 cm. The increase in bulk density became asymptotic between 7 and 12 cycles, but the increases were not significantly different from the bulk density at three cycles. The relationship between air-filled porosity and trafficking was the inverse of the level of bulk density and trafficking, but the increase in bulk density of wet soil was limited by an air-filled porosity of about 0.10 m3 mϪ3. Soil compaction only occurred when the soils were at or wetter than field capacity, which can easily be measured in the field with a handheld tensiometer or alternatively, estimated from a field measure of soil consistence. Managing felling operations to maximize transpiration of trees to reduce soil wetness is an effective tactic to avoid significant soil compaction by these types of equipment in this environment.","container-title":"Soil Science Society of America Journal","DOI":"10.2136/sssaj2001.6541238x","ISSN":"0361-5995, 1435-0661","issue":"4","journalAbbreviation":"Soil Science Soc of Amer J","language":"en","page":"1238-1247","source":"DOI.org (Crossref)","title":"Soil Wetness and Traffic Level Effects on Bulk Density and Air‐Filled Porosity of Compacted Boreal Forest Soils","volume":"65","author":[{"family":"McNabb","given":"D.H."},{"family":"Startsev","given":"A.D."},{"family":"Nguyen","given":"H."}],"issued":{"date-parts":[["2001",7]]}}}],"schema":"https://github.com/citation-style-language/schema/raw/master/csl-citation.json"}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 xml:space="preserve">(Bauer and </w:t>
      </w:r>
      <w:proofErr w:type="spellStart"/>
      <w:r w:rsidRPr="006E0833">
        <w:rPr>
          <w:rFonts w:eastAsia="Calibri"/>
          <w:kern w:val="0"/>
          <w:sz w:val="24"/>
          <w:szCs w:val="24"/>
          <w14:ligatures w14:val="none"/>
        </w:rPr>
        <w:t>Kredler</w:t>
      </w:r>
      <w:proofErr w:type="spellEnd"/>
      <w:r w:rsidRPr="006E0833">
        <w:rPr>
          <w:rFonts w:eastAsia="Calibri"/>
          <w:kern w:val="0"/>
          <w:sz w:val="24"/>
          <w:szCs w:val="24"/>
          <w14:ligatures w14:val="none"/>
        </w:rPr>
        <w:t xml:space="preserve"> 1993, McNabb et al. 2001)</w:t>
      </w:r>
      <w:r w:rsidRPr="006E0833">
        <w:rPr>
          <w:rFonts w:eastAsia="Calibri"/>
          <w:kern w:val="0"/>
          <w:sz w:val="24"/>
          <w:szCs w:val="24"/>
          <w14:ligatures w14:val="none"/>
        </w:rPr>
        <w:fldChar w:fldCharType="end"/>
      </w:r>
      <w:r w:rsidRPr="006E0833">
        <w:rPr>
          <w:rFonts w:eastAsia="Calibri"/>
          <w:kern w:val="0"/>
          <w:sz w:val="24"/>
          <w:szCs w:val="24"/>
          <w14:ligatures w14:val="none"/>
        </w:rPr>
        <w:t>.</w:t>
      </w:r>
    </w:p>
    <w:p w14:paraId="1455A382" w14:textId="77777777" w:rsidR="006E0833" w:rsidRPr="006E0833" w:rsidRDefault="006E0833" w:rsidP="006E0833">
      <w:pPr>
        <w:spacing w:line="480" w:lineRule="auto"/>
        <w:rPr>
          <w:rFonts w:eastAsia="Calibri"/>
          <w:kern w:val="0"/>
          <w:sz w:val="24"/>
          <w:szCs w:val="24"/>
          <w14:ligatures w14:val="none"/>
        </w:rPr>
      </w:pPr>
    </w:p>
    <w:p w14:paraId="0B8B0D32" w14:textId="37E656F1" w:rsidR="006E0833" w:rsidRPr="006E0833" w:rsidRDefault="006E0833" w:rsidP="006E0833">
      <w:pPr>
        <w:spacing w:line="480" w:lineRule="auto"/>
        <w:rPr>
          <w:rFonts w:eastAsia="Calibri"/>
          <w:b/>
          <w:bCs/>
          <w:kern w:val="0"/>
          <w:sz w:val="24"/>
          <w:szCs w:val="24"/>
          <w14:ligatures w14:val="none"/>
        </w:rPr>
      </w:pPr>
      <w:r w:rsidRPr="006E0833">
        <w:rPr>
          <w:rFonts w:eastAsia="Calibri"/>
          <w:b/>
          <w:bCs/>
          <w:kern w:val="0"/>
          <w:sz w:val="24"/>
          <w:szCs w:val="24"/>
          <w14:ligatures w14:val="none"/>
        </w:rPr>
        <w:t>Methods</w:t>
      </w:r>
    </w:p>
    <w:p w14:paraId="7085DCA0" w14:textId="77777777" w:rsidR="006E0833" w:rsidRPr="006E0833" w:rsidRDefault="006E0833" w:rsidP="006E0833">
      <w:pPr>
        <w:spacing w:line="480" w:lineRule="auto"/>
        <w:rPr>
          <w:rFonts w:eastAsia="Calibri"/>
          <w:kern w:val="0"/>
          <w:sz w:val="24"/>
          <w:szCs w:val="24"/>
          <w:u w:val="single"/>
          <w14:ligatures w14:val="none"/>
        </w:rPr>
      </w:pPr>
      <w:r w:rsidRPr="006E0833">
        <w:rPr>
          <w:rFonts w:eastAsia="Calibri"/>
          <w:kern w:val="0"/>
          <w:sz w:val="24"/>
          <w:szCs w:val="24"/>
          <w:u w:val="single"/>
          <w14:ligatures w14:val="none"/>
        </w:rPr>
        <w:t>Study site</w:t>
      </w:r>
    </w:p>
    <w:p w14:paraId="5A6DDF6F" w14:textId="56A3D6B5"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Research was conducted at </w:t>
      </w:r>
      <w:proofErr w:type="spellStart"/>
      <w:r w:rsidRPr="006E0833">
        <w:rPr>
          <w:rFonts w:eastAsia="Calibri"/>
          <w:kern w:val="0"/>
          <w:sz w:val="24"/>
          <w:szCs w:val="24"/>
          <w14:ligatures w14:val="none"/>
        </w:rPr>
        <w:t>Powdermill</w:t>
      </w:r>
      <w:proofErr w:type="spellEnd"/>
      <w:r w:rsidRPr="006E0833">
        <w:rPr>
          <w:rFonts w:eastAsia="Calibri"/>
          <w:kern w:val="0"/>
          <w:sz w:val="24"/>
          <w:szCs w:val="24"/>
          <w14:ligatures w14:val="none"/>
        </w:rPr>
        <w:t xml:space="preserve"> Nature Preserve (PNR) in Rector, Westmoreland County, Pennsylvania (40° 9' </w:t>
      </w:r>
      <w:proofErr w:type="gramStart"/>
      <w:r w:rsidRPr="006E0833">
        <w:rPr>
          <w:rFonts w:eastAsia="Calibri"/>
          <w:kern w:val="0"/>
          <w:sz w:val="24"/>
          <w:szCs w:val="24"/>
          <w14:ligatures w14:val="none"/>
        </w:rPr>
        <w:t>35.3052''</w:t>
      </w:r>
      <w:proofErr w:type="gramEnd"/>
      <w:r w:rsidRPr="006E0833">
        <w:rPr>
          <w:rFonts w:eastAsia="Calibri"/>
          <w:kern w:val="0"/>
          <w:sz w:val="24"/>
          <w:szCs w:val="24"/>
          <w14:ligatures w14:val="none"/>
        </w:rPr>
        <w:t xml:space="preserve"> N, 79° 16' </w:t>
      </w:r>
      <w:proofErr w:type="gramStart"/>
      <w:r w:rsidRPr="006E0833">
        <w:rPr>
          <w:rFonts w:eastAsia="Calibri"/>
          <w:kern w:val="0"/>
          <w:sz w:val="24"/>
          <w:szCs w:val="24"/>
          <w14:ligatures w14:val="none"/>
        </w:rPr>
        <w:t>18.3684''</w:t>
      </w:r>
      <w:proofErr w:type="gramEnd"/>
      <w:r w:rsidRPr="006E0833">
        <w:rPr>
          <w:rFonts w:eastAsia="Calibri"/>
          <w:kern w:val="0"/>
          <w:sz w:val="24"/>
          <w:szCs w:val="24"/>
          <w14:ligatures w14:val="none"/>
        </w:rPr>
        <w:t xml:space="preserve"> W). This preserve was established as the field research station for the Carnegie Museum of Natural History in 1956 and is largely temperate deciduous forest. The annual precipitation for the years 2012-2022 was between</w:t>
      </w:r>
      <w:r w:rsidR="008F2A47">
        <w:rPr>
          <w:rFonts w:eastAsia="Calibri"/>
          <w:kern w:val="0"/>
          <w:sz w:val="24"/>
          <w:szCs w:val="24"/>
          <w14:ligatures w14:val="none"/>
        </w:rPr>
        <w:t xml:space="preserve"> 114 and 178 cm</w:t>
      </w:r>
      <w:r w:rsidRPr="006E0833">
        <w:rPr>
          <w:rFonts w:eastAsia="Calibri"/>
          <w:kern w:val="0"/>
          <w:sz w:val="24"/>
          <w:szCs w:val="24"/>
          <w14:ligatures w14:val="none"/>
        </w:rPr>
        <w:t xml:space="preserve"> </w:t>
      </w:r>
      <w:r w:rsidR="008F2A47">
        <w:rPr>
          <w:rFonts w:eastAsia="Calibri"/>
          <w:kern w:val="0"/>
          <w:sz w:val="24"/>
          <w:szCs w:val="24"/>
          <w14:ligatures w14:val="none"/>
        </w:rPr>
        <w:t>(</w:t>
      </w:r>
      <w:r w:rsidRPr="006E0833">
        <w:rPr>
          <w:rFonts w:eastAsia="Calibri"/>
          <w:kern w:val="0"/>
          <w:sz w:val="24"/>
          <w:szCs w:val="24"/>
          <w14:ligatures w14:val="none"/>
        </w:rPr>
        <w:t>45 and 70 in.</w:t>
      </w:r>
      <w:r w:rsidR="008F2A47">
        <w:rPr>
          <w:rFonts w:eastAsia="Calibri"/>
          <w:kern w:val="0"/>
          <w:sz w:val="24"/>
          <w:szCs w:val="24"/>
          <w14:ligatures w14:val="none"/>
        </w:rPr>
        <w:t>)</w:t>
      </w:r>
      <w:r w:rsidRPr="006E0833">
        <w:rPr>
          <w:rFonts w:eastAsia="Calibri"/>
          <w:kern w:val="0"/>
          <w:sz w:val="24"/>
          <w:szCs w:val="24"/>
          <w14:ligatures w14:val="none"/>
        </w:rPr>
        <w:t xml:space="preserve"> with a mean of </w:t>
      </w:r>
      <w:r w:rsidR="008F2A47">
        <w:rPr>
          <w:rFonts w:eastAsia="Calibri"/>
          <w:kern w:val="0"/>
          <w:sz w:val="24"/>
          <w:szCs w:val="24"/>
          <w14:ligatures w14:val="none"/>
        </w:rPr>
        <w:t>135 cm (</w:t>
      </w:r>
      <w:r w:rsidRPr="006E0833">
        <w:rPr>
          <w:rFonts w:eastAsia="Calibri"/>
          <w:kern w:val="0"/>
          <w:sz w:val="24"/>
          <w:szCs w:val="24"/>
          <w14:ligatures w14:val="none"/>
        </w:rPr>
        <w:t>53 in.</w:t>
      </w:r>
      <w:r w:rsidR="008F2A47">
        <w:rPr>
          <w:rFonts w:eastAsia="Calibri"/>
          <w:kern w:val="0"/>
          <w:sz w:val="24"/>
          <w:szCs w:val="24"/>
          <w14:ligatures w14:val="none"/>
        </w:rPr>
        <w:t>)</w:t>
      </w:r>
      <w:r w:rsidRPr="006E0833">
        <w:rPr>
          <w:rFonts w:eastAsia="Calibri"/>
          <w:kern w:val="0"/>
          <w:sz w:val="24"/>
          <w:szCs w:val="24"/>
          <w14:ligatures w14:val="none"/>
        </w:rPr>
        <w:t xml:space="preserve"> (weather station: USC00362183)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{"citationID":"JvF7tJIU","properties":{"formattedCitation":"(\\uc0\\u8220{}National Centers for Environmental Information: Past Weather\\uc0\\u8221{} 2012)","plainCitation":"(“National Centers for Environmental Information: Past Weather” 2012)","dontUpdate":true,"noteIndex":0},"citationItems":[{"id":1171,"uris":["http://zotero.org/groups/5154252/items/6XW5HNYC"],"itemData":{"id":1171,"type":"dataset","publisher":"National Oceanic and Atmospheric Administration","title":"National Centers for Environmental Information: Past Weather","URL":"https://www.ncei.noaa.gov/access/past-weather/40.31510524031136,-79.72542724948556,40.10676305409062,-79.22526387171922","issued":{"date-parts":[["2012"]],"season":"2022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(“National Centers for Environmental Information: Past Weather” 2012-2022)</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In June 2012, a tornado uprooted or snapped </w:t>
      </w:r>
      <w:r w:rsidRPr="006E0833">
        <w:rPr>
          <w:rFonts w:eastAsia="Calibri"/>
          <w:kern w:val="0"/>
          <w:sz w:val="24"/>
          <w:szCs w:val="24"/>
          <w14:ligatures w14:val="none"/>
        </w:rPr>
        <w:lastRenderedPageBreak/>
        <w:t>many canopy trees in two large areas of the forest, each about 120 × 480 m (Figure 1). These two areas are on north- or northwest-facing slopes, which were dominated by maple (</w:t>
      </w:r>
      <w:r w:rsidRPr="006E0833">
        <w:rPr>
          <w:rFonts w:eastAsia="Calibri"/>
          <w:i/>
          <w:iCs/>
          <w:kern w:val="0"/>
          <w:sz w:val="24"/>
          <w:szCs w:val="24"/>
          <w14:ligatures w14:val="none"/>
        </w:rPr>
        <w:t xml:space="preserve">Acer </w:t>
      </w:r>
      <w:r w:rsidRPr="006E0833">
        <w:rPr>
          <w:rFonts w:eastAsia="Calibri"/>
          <w:kern w:val="0"/>
          <w:sz w:val="24"/>
          <w:szCs w:val="24"/>
          <w14:ligatures w14:val="none"/>
        </w:rPr>
        <w:t xml:space="preserve">sp.), </w:t>
      </w:r>
      <w:proofErr w:type="spellStart"/>
      <w:r w:rsidRPr="006E0833">
        <w:rPr>
          <w:rFonts w:eastAsia="Calibri"/>
          <w:kern w:val="0"/>
          <w:sz w:val="24"/>
          <w:szCs w:val="24"/>
          <w14:ligatures w14:val="none"/>
        </w:rPr>
        <w:t>tuliptree</w:t>
      </w:r>
      <w:proofErr w:type="spellEnd"/>
      <w:r w:rsidRPr="006E0833">
        <w:rPr>
          <w:rFonts w:eastAsia="Calibri"/>
          <w:kern w:val="0"/>
          <w:sz w:val="24"/>
          <w:szCs w:val="24"/>
          <w14:ligatures w14:val="none"/>
        </w:rPr>
        <w:t xml:space="preserve"> (</w:t>
      </w:r>
      <w:r w:rsidRPr="006E0833">
        <w:rPr>
          <w:rFonts w:eastAsia="Calibri"/>
          <w:i/>
          <w:iCs/>
          <w:kern w:val="0"/>
          <w:sz w:val="24"/>
          <w:szCs w:val="24"/>
          <w14:ligatures w14:val="none"/>
        </w:rPr>
        <w:t xml:space="preserve">Liriodendron </w:t>
      </w:r>
      <w:proofErr w:type="spellStart"/>
      <w:r w:rsidRPr="006E0833">
        <w:rPr>
          <w:rFonts w:eastAsia="Calibri"/>
          <w:i/>
          <w:iCs/>
          <w:kern w:val="0"/>
          <w:sz w:val="24"/>
          <w:szCs w:val="24"/>
          <w14:ligatures w14:val="none"/>
        </w:rPr>
        <w:t>tulipifera</w:t>
      </w:r>
      <w:proofErr w:type="spellEnd"/>
      <w:r w:rsidRPr="006E0833">
        <w:rPr>
          <w:rFonts w:eastAsia="Calibri"/>
          <w:kern w:val="0"/>
          <w:sz w:val="24"/>
          <w:szCs w:val="24"/>
          <w14:ligatures w14:val="none"/>
        </w:rPr>
        <w:t xml:space="preserve"> L.), and black cherry (</w:t>
      </w:r>
      <w:r w:rsidRPr="006E0833">
        <w:rPr>
          <w:rFonts w:eastAsia="Calibri"/>
          <w:i/>
          <w:iCs/>
          <w:kern w:val="0"/>
          <w:sz w:val="24"/>
          <w:szCs w:val="24"/>
          <w14:ligatures w14:val="none"/>
        </w:rPr>
        <w:t xml:space="preserve">Prunus serotina </w:t>
      </w:r>
      <w:proofErr w:type="spellStart"/>
      <w:r w:rsidRPr="006E0833">
        <w:rPr>
          <w:rFonts w:eastAsia="Calibri"/>
          <w:kern w:val="0"/>
          <w:sz w:val="24"/>
          <w:szCs w:val="24"/>
          <w14:ligatures w14:val="none"/>
        </w:rPr>
        <w:t>Ehrh</w:t>
      </w:r>
      <w:proofErr w:type="spellEnd"/>
      <w:r w:rsidRPr="006E0833">
        <w:rPr>
          <w:rFonts w:eastAsia="Calibri"/>
          <w:i/>
          <w:iCs/>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{"citationID":"c05jmpFw","properties":{"formattedCitation":"(Murphy et al. 2015)","plainCitation":"(Murphy et al. 2015)","noteIndex":0},"citationItems":[{"id":526,"uris":["http://zotero.org/groups/5154252/items/HHMYQQUU"],"itemData":{"id":526,"type":"article-journal","abstract":"Patterns of diversity and community composition in forests are controlled by a combination of environmental factors, historical events, and stochastic or neutral mechanisms. Each of these processes has been linked to forest community assembly, but their combined contributions to alpha and beta‐diversity in forests has not been well explored. Here we use variance partitioning to analyze ~40 000 individual trees of 49 species, collected within 137 ha of sampling area spread across a 900‐ha temperate deciduous forest reserve in Pennsylvania to ask (1) To what extent is site‐to‐site variation in species richness and community composition of a temperate forest explained by measured environmental gradients and by spatial descriptors (used here to estimate dispersal‐assembly or unmeasured, spatially structured processes)? (2) How does the incorporation of land‐use history information increase the importance attributed to deterministic community assembly? and (3) How do the distributions and abundances of individual species within the community correlate with these factors? Environmental variables (i.e., topography, soils, and distance to stream), spatial descriptors (i.e., spatial eigenvectors derived from Cartesian coordinates), and land‐use history variables (i.e., land‐use type and intensity, forest age, and distance to road), explained about half of the variation in both species richness and community composition. Spatial descriptors explained the most variation, followed by measured environmental variables and then by land‐use history. Individual species revealed variable responses to each of these sets of predictor variables. Several species were associated with stream habitats, and others were strictly delimited across opposing north‐ and south‐facing slopes. Several species were also associated with areas that experienced recent (i.e., &lt;100 years) human land‐use impacts. These results indicate that deterministic factors, including environmental and land‐use history variables, are important drivers of community response. The large amount of “unexplained” variation seen here (about 50%) is commonly observed in other such studies attempting to explain distribution and abundance patterns of plant communities. Determining whether such large fractions of unaccounted for variation are caused by a lack of sufficient data, or are an indication of stochastic features of forest communities globally, will remain an important challenge for ecologists in the future.","container-title":"Ecology","DOI":"10.1890/14-0695.1","ISSN":"0012-9658, 1939-9170","issue":"3","journalAbbreviation":"Ecology","language":"en","page":"705-715","source":"DOI.org (Crossref)","title":"Species associations structured by environment and land‐use history promote beta‐diversity in a temperate forest","volume":"96","author":[{"family":"Murphy","given":"Stephen J."},{"family":"Audino","given":"Lívia D."},{"family":"Whitacre","given":"James"},{"family":"Eck","given":"Jenalle L."},{"family":"Wenzel","given":"John W."},{"family":"Queenborough","given":"Simon A."},{"family":"Comita","given":"Liza S."}],"issued":{"date-parts":[["2015",3]]}}}],"schema":"https://github.com/citation-style-language/schema/raw/master/csl-citation.json"}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(Murphy et al. 2015)</w:t>
      </w:r>
      <w:r w:rsidRPr="006E0833">
        <w:rPr>
          <w:rFonts w:eastAsia="Calibri"/>
          <w:kern w:val="0"/>
          <w:sz w:val="24"/>
          <w:szCs w:val="24"/>
          <w14:ligatures w14:val="none"/>
        </w:rPr>
        <w:fldChar w:fldCharType="end"/>
      </w:r>
      <w:r w:rsidRPr="006E0833">
        <w:rPr>
          <w:rFonts w:eastAsia="Calibri"/>
          <w:kern w:val="0"/>
          <w:sz w:val="24"/>
          <w:szCs w:val="24"/>
          <w14:ligatures w14:val="none"/>
        </w:rPr>
        <w:t>, with an understory of predominately spicebush (</w:t>
      </w:r>
      <w:r w:rsidRPr="006E0833">
        <w:rPr>
          <w:rFonts w:eastAsia="Calibri"/>
          <w:i/>
          <w:iCs/>
          <w:kern w:val="0"/>
          <w:sz w:val="24"/>
          <w:szCs w:val="24"/>
          <w14:ligatures w14:val="none"/>
        </w:rPr>
        <w:t xml:space="preserve">Lindera benzoin </w:t>
      </w:r>
      <w:r w:rsidRPr="006E0833">
        <w:rPr>
          <w:rFonts w:eastAsia="Calibri"/>
          <w:kern w:val="0"/>
          <w:sz w:val="24"/>
          <w:szCs w:val="24"/>
          <w14:ligatures w14:val="none"/>
        </w:rPr>
        <w:t xml:space="preserve">L.)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{"citationID":"NPKzj3HJ","properties":{"formattedCitation":"(Calinger et al. 2015)","plainCitation":"(Calinger et al. 2015)","noteIndex":0},"citationItems":[{"id":528,"uris":["http://zotero.org/groups/5154252/items/LNRZDLKN"],"itemData":{"id":528,"type":"article-journal","container-title":"PLOS ONE","DOI":"10.1371/journal.pone.0128161","ISSN":"1932-6203","issue":"6","journalAbbreviation":"PLoS ONE","language":"en","page":"e0128161","source":"DOI.org (Crossref)","title":"Historic Mining and Agriculture as Indicators of Occurrence and Abundance of Widespread Invasive Plant Species","volume":"10","author":[{"family":"Calinger","given":"Kellen"},{"family":"Calhoon","given":"Elisabeth"},{"family":"Chang","given":"Hsiao-chi"},{"family":"Whitacre","given":"James"},{"family":"Wenzel","given":"John"},{"family":"Comita","given":"Liza"},{"family":"Queenborough","given":"Simon"}],"editor":[{"family":"Liu","given":"Jian"}],"issued":{"date-parts":[["2015",6,5]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(Calinger et al. 2015)</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The tornado created patchy areas of downed and residual standing trees, with canopy openness varying from 25-90%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{"citationID":"OOXDBEZm","properties":{"formattedCitation":"(Slyder et al. 2020)","plainCitation":"(Slyder et al. 2020)","noteIndex":0},"citationItems":[{"id":712,"uris":["http://zotero.org/groups/5154252/items/H87LILQ4"],"itemData":{"id":712,"type":"article-journal","container-title":"New Forests","DOI":"10.1007/s11056-019-09740-x","ISSN":"0169-4286, 1573-5095","issue":"3","journalAbbreviation":"New Forests","language":"en","page":"409-420","source":"DOI.org (Crossref)","title":"Post-windthrow salvage logging increases seedling and understory diversity with little impact on composition immediately after logging","volume":"51","author":[{"family":"Slyder","given":"Jacob B."},{"family":"Wenzel","given":"John W."},{"family":"Royo","given":"Alejandro A."},{"family":"Spicer","given":"Michelle Elise"},{"family":"Carson","given":"Walter P."}],"issued":{"date-parts":[["2020",5]]}}}],"schema":"https://github.com/citation-style-language/schema/raw/master/csl-citation.json"}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(Slyder et al. 2020)</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The elevation of the impacted area ranges from around </w:t>
      </w:r>
      <w:r w:rsidR="004448A9">
        <w:rPr>
          <w:rFonts w:eastAsia="Calibri"/>
          <w:kern w:val="0"/>
          <w:sz w:val="24"/>
          <w:szCs w:val="24"/>
          <w14:ligatures w14:val="none"/>
        </w:rPr>
        <w:t>50</w:t>
      </w:r>
      <w:r w:rsidR="004A49D0">
        <w:rPr>
          <w:rFonts w:eastAsia="Calibri"/>
          <w:kern w:val="0"/>
          <w:sz w:val="24"/>
          <w:szCs w:val="24"/>
          <w14:ligatures w14:val="none"/>
        </w:rPr>
        <w:t>3</w:t>
      </w:r>
      <w:r w:rsidR="004448A9">
        <w:rPr>
          <w:rFonts w:eastAsia="Calibri"/>
          <w:kern w:val="0"/>
          <w:sz w:val="24"/>
          <w:szCs w:val="24"/>
          <w14:ligatures w14:val="none"/>
        </w:rPr>
        <w:t xml:space="preserve"> m to 533 m</w:t>
      </w:r>
      <w:r w:rsidR="004A49D0">
        <w:rPr>
          <w:rFonts w:eastAsia="Calibri"/>
          <w:kern w:val="0"/>
          <w:sz w:val="24"/>
          <w:szCs w:val="24"/>
          <w14:ligatures w14:val="none"/>
        </w:rPr>
        <w:t xml:space="preserve"> (</w:t>
      </w:r>
      <w:r w:rsidRPr="006E0833">
        <w:rPr>
          <w:rFonts w:eastAsia="Calibri"/>
          <w:kern w:val="0"/>
          <w:sz w:val="24"/>
          <w:szCs w:val="24"/>
          <w14:ligatures w14:val="none"/>
        </w:rPr>
        <w:t>1650 ft. to 1750 ft</w:t>
      </w:r>
      <w:r w:rsidR="004A49D0">
        <w:rPr>
          <w:rFonts w:eastAsia="Calibri"/>
          <w:kern w:val="0"/>
          <w:sz w:val="24"/>
          <w:szCs w:val="24"/>
          <w14:ligatures w14:val="none"/>
        </w:rPr>
        <w:t>)</w:t>
      </w:r>
      <w:r w:rsidRPr="006E0833">
        <w:rPr>
          <w:rFonts w:eastAsia="Calibri"/>
          <w:kern w:val="0"/>
          <w:sz w:val="24"/>
          <w:szCs w:val="24"/>
          <w14:ligatures w14:val="none"/>
        </w:rPr>
        <w:t xml:space="preserve">. The </w:t>
      </w:r>
      <w:proofErr w:type="gramStart"/>
      <w:r w:rsidRPr="006E0833">
        <w:rPr>
          <w:rFonts w:eastAsia="Calibri"/>
          <w:kern w:val="0"/>
          <w:sz w:val="24"/>
          <w:szCs w:val="24"/>
          <w14:ligatures w14:val="none"/>
        </w:rPr>
        <w:t>Laurel Run river</w:t>
      </w:r>
      <w:proofErr w:type="gramEnd"/>
      <w:r w:rsidRPr="006E0833">
        <w:rPr>
          <w:rFonts w:eastAsia="Calibri"/>
          <w:kern w:val="0"/>
          <w:sz w:val="24"/>
          <w:szCs w:val="24"/>
          <w14:ligatures w14:val="none"/>
        </w:rPr>
        <w:t xml:space="preserve"> is found along the west side of the study area.</w:t>
      </w:r>
    </w:p>
    <w:p w14:paraId="7C59F279" w14:textId="77777777" w:rsidR="006E0833" w:rsidRPr="006E0833" w:rsidRDefault="006E0833" w:rsidP="006E0833">
      <w:pPr>
        <w:spacing w:line="480" w:lineRule="auto"/>
        <w:rPr>
          <w:rFonts w:eastAsia="Calibri"/>
          <w:kern w:val="0"/>
          <w:sz w:val="24"/>
          <w:szCs w:val="24"/>
          <w14:ligatures w14:val="none"/>
        </w:rPr>
      </w:pPr>
    </w:p>
    <w:p w14:paraId="21B80F89" w14:textId="77777777" w:rsidR="006E0833" w:rsidRPr="006E0833" w:rsidRDefault="006E0833" w:rsidP="006E0833">
      <w:pPr>
        <w:spacing w:line="480" w:lineRule="auto"/>
        <w:rPr>
          <w:rFonts w:eastAsia="Calibri"/>
          <w:b/>
          <w:bCs/>
          <w:kern w:val="0"/>
          <w:sz w:val="24"/>
          <w:szCs w:val="24"/>
          <w14:ligatures w14:val="none"/>
        </w:rPr>
      </w:pPr>
      <w:r w:rsidRPr="006E0833">
        <w:rPr>
          <w:rFonts w:eastAsia="Calibri"/>
          <w:noProof/>
          <w:kern w:val="0"/>
          <w:sz w:val="24"/>
          <w:szCs w:val="24"/>
          <w14:ligatures w14:val="none"/>
        </w:rPr>
        <w:drawing>
          <wp:inline distT="0" distB="0" distL="0" distR="0" wp14:anchorId="4E2EA569" wp14:editId="22C93960">
            <wp:extent cx="5936615" cy="4199255"/>
            <wp:effectExtent l="0" t="0" r="6985" b="0"/>
            <wp:docPr id="1844995373" name="Picture 1" descr="In this map, there is a satellite image of a forested area (at Powdermill Nature Reserve). There are two oblong shaded areas in the center. Each area has half shaded yellow (representing salvage-logged) and half shaded red (representing windthrow that was left un-salvaged). There are six lines, 3 for each oblong area. Each line has four dots, indicating the four plots in each transect. The transects span across both disturbance types, and into the surrounding undisturbed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95373" name="Picture 1" descr="In this map, there is a satellite image of a forested area (at Powdermill Nature Reserve). There are two oblong shaded areas in the center. Each area has half shaded yellow (representing salvage-logged) and half shaded red (representing windthrow that was left un-salvaged). There are six lines, 3 for each oblong area. Each line has four dots, indicating the four plots in each transect. The transects span across both disturbance types, and into the surrounding undisturbed fores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6615" cy="4199255"/>
                    </a:xfrm>
                    <a:prstGeom prst="rect">
                      <a:avLst/>
                    </a:prstGeom>
                    <a:noFill/>
                    <a:ln>
                      <a:noFill/>
                    </a:ln>
                  </pic:spPr>
                </pic:pic>
              </a:graphicData>
            </a:graphic>
          </wp:inline>
        </w:drawing>
      </w:r>
    </w:p>
    <w:p w14:paraId="7247FB24" w14:textId="26FD8132" w:rsidR="006E0833" w:rsidRPr="00B72C2D" w:rsidRDefault="006E0833" w:rsidP="00B72C2D">
      <w:pPr>
        <w:spacing w:after="200"/>
        <w:rPr>
          <w:rFonts w:eastAsia="Calibri"/>
          <w:b/>
          <w:bCs/>
          <w:iCs/>
          <w:kern w:val="0"/>
          <w:sz w:val="24"/>
          <w:szCs w:val="18"/>
          <w14:ligatures w14:val="none"/>
        </w:rPr>
      </w:pPr>
      <w:bookmarkStart w:id="0" w:name="_Toc213432487"/>
      <w:r w:rsidRPr="006E0833">
        <w:rPr>
          <w:rFonts w:eastAsia="Calibri"/>
          <w:b/>
          <w:bCs/>
          <w:iCs/>
          <w:kern w:val="0"/>
          <w:sz w:val="24"/>
          <w:szCs w:val="18"/>
          <w14:ligatures w14:val="none"/>
        </w:rPr>
        <w:t xml:space="preserve">Figure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Figure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1</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iCs/>
          <w:kern w:val="0"/>
          <w:sz w:val="24"/>
          <w:szCs w:val="18"/>
          <w14:ligatures w14:val="none"/>
        </w:rPr>
        <w:t xml:space="preserve"> Map of the study area. The study was located at </w:t>
      </w:r>
      <w:proofErr w:type="spellStart"/>
      <w:r w:rsidRPr="006E0833">
        <w:rPr>
          <w:rFonts w:eastAsia="Calibri"/>
          <w:iCs/>
          <w:kern w:val="0"/>
          <w:sz w:val="24"/>
          <w:szCs w:val="18"/>
          <w14:ligatures w14:val="none"/>
        </w:rPr>
        <w:t>Powdermill</w:t>
      </w:r>
      <w:proofErr w:type="spellEnd"/>
      <w:r w:rsidRPr="006E0833">
        <w:rPr>
          <w:rFonts w:eastAsia="Calibri"/>
          <w:iCs/>
          <w:kern w:val="0"/>
          <w:sz w:val="24"/>
          <w:szCs w:val="18"/>
          <w14:ligatures w14:val="none"/>
        </w:rPr>
        <w:t xml:space="preserve"> Nature Reserve in Rector, Westmoreland County, Pennsylvania. Red shading represents forest affected by the tornado but left unsalvaged, whereas yellow shading represents forest affected by </w:t>
      </w:r>
      <w:r w:rsidRPr="006E0833">
        <w:rPr>
          <w:rFonts w:eastAsia="Calibri"/>
          <w:iCs/>
          <w:kern w:val="0"/>
          <w:sz w:val="24"/>
          <w:szCs w:val="18"/>
          <w14:ligatures w14:val="none"/>
        </w:rPr>
        <w:lastRenderedPageBreak/>
        <w:t xml:space="preserve">the tornado and subsequently </w:t>
      </w:r>
      <w:proofErr w:type="gramStart"/>
      <w:r w:rsidRPr="006E0833">
        <w:rPr>
          <w:rFonts w:eastAsia="Calibri"/>
          <w:iCs/>
          <w:kern w:val="0"/>
          <w:sz w:val="24"/>
          <w:szCs w:val="18"/>
          <w14:ligatures w14:val="none"/>
        </w:rPr>
        <w:t>salvage-logged</w:t>
      </w:r>
      <w:proofErr w:type="gramEnd"/>
      <w:r w:rsidRPr="006E0833">
        <w:rPr>
          <w:rFonts w:eastAsia="Calibri"/>
          <w:iCs/>
          <w:kern w:val="0"/>
          <w:sz w:val="24"/>
          <w:szCs w:val="18"/>
          <w14:ligatures w14:val="none"/>
        </w:rPr>
        <w:t>. Colored dots are drawn in the plot locations, where pitfall traps were installed. Locations of plots have been slightly adjusted on this map to coincide with shapefiles of the shaded areas. White lines connecting the plots indicate the transects, which span the forest disturbances and extend into the undisturbed forest.</w:t>
      </w:r>
      <w:bookmarkEnd w:id="0"/>
    </w:p>
    <w:p w14:paraId="4E7A9986" w14:textId="48604B95"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From mid-summer through winter of 2013, half of each wind-disturbed area was salvage-logged using intensive practices that included heavy machinery, roads, and skid trails to remove both fallen and residual standing trees. In 2015, three transects were established across each area of forest impacted by the tornado (total 6 transects) (Figure 2.1). Transects were established across the windthrow and salvaged disturbances that extended ≥50 m into the surrounding undisturbed forest on each side. Along each transect, four plots were established: 1) one plot in </w:t>
      </w:r>
      <w:r w:rsidR="00F5723D">
        <w:rPr>
          <w:rFonts w:eastAsia="Calibri"/>
          <w:kern w:val="0"/>
          <w:sz w:val="24"/>
          <w:szCs w:val="24"/>
          <w14:ligatures w14:val="none"/>
        </w:rPr>
        <w:t>the</w:t>
      </w:r>
      <w:r w:rsidR="00B72C2D">
        <w:rPr>
          <w:rFonts w:eastAsia="Calibri"/>
          <w:kern w:val="0"/>
          <w:sz w:val="24"/>
          <w:szCs w:val="24"/>
          <w14:ligatures w14:val="none"/>
        </w:rPr>
        <w:t xml:space="preserve"> tornado-affected forest</w:t>
      </w:r>
      <w:r w:rsidR="00F5723D">
        <w:rPr>
          <w:rFonts w:eastAsia="Calibri"/>
          <w:kern w:val="0"/>
          <w:sz w:val="24"/>
          <w:szCs w:val="24"/>
          <w14:ligatures w14:val="none"/>
        </w:rPr>
        <w:t xml:space="preserve"> which was not salvage-logged (hereafter: windthrow)</w:t>
      </w:r>
      <w:r w:rsidRPr="006E0833">
        <w:rPr>
          <w:rFonts w:eastAsia="Calibri"/>
          <w:kern w:val="0"/>
          <w:sz w:val="24"/>
          <w:szCs w:val="24"/>
          <w14:ligatures w14:val="none"/>
        </w:rPr>
        <w:t>; 2)</w:t>
      </w:r>
      <w:r w:rsidR="00851EA7">
        <w:rPr>
          <w:rFonts w:eastAsia="Calibri"/>
          <w:kern w:val="0"/>
          <w:sz w:val="24"/>
          <w:szCs w:val="24"/>
          <w14:ligatures w14:val="none"/>
        </w:rPr>
        <w:t xml:space="preserve"> </w:t>
      </w:r>
      <w:r w:rsidRPr="006E0833">
        <w:rPr>
          <w:rFonts w:eastAsia="Calibri"/>
          <w:kern w:val="0"/>
          <w:sz w:val="24"/>
          <w:szCs w:val="24"/>
          <w14:ligatures w14:val="none"/>
        </w:rPr>
        <w:t xml:space="preserve">one in </w:t>
      </w:r>
      <w:r w:rsidR="00F5723D">
        <w:rPr>
          <w:rFonts w:eastAsia="Calibri"/>
          <w:kern w:val="0"/>
          <w:sz w:val="24"/>
          <w:szCs w:val="24"/>
          <w14:ligatures w14:val="none"/>
        </w:rPr>
        <w:t xml:space="preserve">the </w:t>
      </w:r>
      <w:r w:rsidR="00B72C2D">
        <w:rPr>
          <w:rFonts w:eastAsia="Calibri"/>
          <w:kern w:val="0"/>
          <w:sz w:val="24"/>
          <w:szCs w:val="24"/>
          <w14:ligatures w14:val="none"/>
        </w:rPr>
        <w:t>tornado-affected forest which was then salvage-logged (hereafter: salvaged)</w:t>
      </w:r>
      <w:r w:rsidRPr="006E0833">
        <w:rPr>
          <w:rFonts w:eastAsia="Calibri"/>
          <w:kern w:val="0"/>
          <w:sz w:val="24"/>
          <w:szCs w:val="24"/>
          <w14:ligatures w14:val="none"/>
        </w:rPr>
        <w:t>, and two in the surrounding undisturbed forest</w:t>
      </w:r>
      <w:r w:rsidR="00E71CE8">
        <w:rPr>
          <w:rFonts w:eastAsia="Calibri"/>
          <w:kern w:val="0"/>
          <w:sz w:val="24"/>
          <w:szCs w:val="24"/>
          <w14:ligatures w14:val="none"/>
        </w:rPr>
        <w:t xml:space="preserve"> (hereafter: forest)</w:t>
      </w:r>
      <w:r w:rsidRPr="006E0833">
        <w:rPr>
          <w:rFonts w:eastAsia="Calibri"/>
          <w:kern w:val="0"/>
          <w:sz w:val="24"/>
          <w:szCs w:val="24"/>
          <w14:ligatures w14:val="none"/>
        </w:rPr>
        <w:t>. This resulted in a sample size of 24 plots, wherein all data collection occurred.</w:t>
      </w:r>
    </w:p>
    <w:p w14:paraId="506096D9" w14:textId="77777777" w:rsidR="006E0833" w:rsidRPr="006E0833" w:rsidRDefault="006E0833" w:rsidP="006E0833">
      <w:pPr>
        <w:spacing w:line="480" w:lineRule="auto"/>
        <w:rPr>
          <w:rFonts w:eastAsia="Calibri"/>
          <w:kern w:val="0"/>
          <w:sz w:val="24"/>
          <w:szCs w:val="24"/>
          <w14:ligatures w14:val="none"/>
        </w:rPr>
      </w:pPr>
    </w:p>
    <w:p w14:paraId="2487F5A0" w14:textId="77777777" w:rsidR="006E0833" w:rsidRPr="006E0833" w:rsidRDefault="006E0833" w:rsidP="006E0833">
      <w:pPr>
        <w:spacing w:line="480" w:lineRule="auto"/>
        <w:rPr>
          <w:rFonts w:eastAsia="Calibri"/>
          <w:kern w:val="0"/>
          <w:sz w:val="24"/>
          <w:szCs w:val="24"/>
          <w:u w:val="single"/>
          <w14:ligatures w14:val="none"/>
        </w:rPr>
      </w:pPr>
      <w:r w:rsidRPr="006E0833">
        <w:rPr>
          <w:rFonts w:eastAsia="Calibri"/>
          <w:kern w:val="0"/>
          <w:sz w:val="24"/>
          <w:szCs w:val="24"/>
          <w:u w:val="single"/>
          <w14:ligatures w14:val="none"/>
        </w:rPr>
        <w:t>Ground beetle sampling and identification</w:t>
      </w:r>
    </w:p>
    <w:p w14:paraId="44578983" w14:textId="7C0596F0"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Ground beetles were sampled using </w:t>
      </w:r>
      <w:proofErr w:type="spellStart"/>
      <w:r w:rsidRPr="006E0833">
        <w:rPr>
          <w:rFonts w:eastAsia="Calibri"/>
          <w:kern w:val="0"/>
          <w:sz w:val="24"/>
          <w:szCs w:val="24"/>
          <w14:ligatures w14:val="none"/>
        </w:rPr>
        <w:t>unbaited</w:t>
      </w:r>
      <w:proofErr w:type="spellEnd"/>
      <w:r w:rsidRPr="006E0833">
        <w:rPr>
          <w:rFonts w:eastAsia="Calibri"/>
          <w:kern w:val="0"/>
          <w:sz w:val="24"/>
          <w:szCs w:val="24"/>
          <w14:ligatures w14:val="none"/>
        </w:rPr>
        <w:t xml:space="preserve"> barrier pitfall traps in 2015 and 2022, representing </w:t>
      </w:r>
      <w:proofErr w:type="gramStart"/>
      <w:r w:rsidRPr="006E0833">
        <w:rPr>
          <w:rFonts w:eastAsia="Calibri"/>
          <w:kern w:val="0"/>
          <w:sz w:val="24"/>
          <w:szCs w:val="24"/>
          <w14:ligatures w14:val="none"/>
        </w:rPr>
        <w:t>three and ten years</w:t>
      </w:r>
      <w:proofErr w:type="gramEnd"/>
      <w:r w:rsidRPr="006E0833">
        <w:rPr>
          <w:rFonts w:eastAsia="Calibri"/>
          <w:kern w:val="0"/>
          <w:sz w:val="24"/>
          <w:szCs w:val="24"/>
          <w14:ligatures w14:val="none"/>
        </w:rPr>
        <w:t xml:space="preserve"> post-tornado (</w:t>
      </w:r>
      <w:proofErr w:type="gramStart"/>
      <w:r w:rsidRPr="006E0833">
        <w:rPr>
          <w:rFonts w:eastAsia="Calibri"/>
          <w:kern w:val="0"/>
          <w:sz w:val="24"/>
          <w:szCs w:val="24"/>
          <w14:ligatures w14:val="none"/>
        </w:rPr>
        <w:t>two and nine years</w:t>
      </w:r>
      <w:proofErr w:type="gramEnd"/>
      <w:r w:rsidRPr="006E0833">
        <w:rPr>
          <w:rFonts w:eastAsia="Calibri"/>
          <w:kern w:val="0"/>
          <w:sz w:val="24"/>
          <w:szCs w:val="24"/>
          <w14:ligatures w14:val="none"/>
        </w:rPr>
        <w:t xml:space="preserve"> post-salvage-logging). Pitfall traps preferentially collect insects that are more active and mobile, and consequently the number of ground beetles caught in pitfalls is reported as activity-abundance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{"citationID":"HDplgbMa","properties":{"formattedCitation":"(Gandhi et al. 2008)","plainCitation":"(Gandhi et al. 2008)","noteIndex":0},"citationItems":[{"id":327,"uris":["http://zotero.org/groups/5154252/items/WB6PAYPV"],"itemData":{"id":327,"type":"article-journal","abstract":"We studied the short-term effects of a catastrophic windstorm and subsequent salvage-logging and prescribed-burning fuel-reduction treatments on ground beetle (Coleoptera: Carabidae) assemblages in a sub-boreal forest in northeastern Minnesota, USA. During 2000–2003, 29,873 ground beetles represented by 71 species were caught in unbaited and baited pitfall traps in aspen/birch/conifer (ABC) and jack pine (JP) cover types. At the family level, both land-area treatment and cover type had signiﬁcant effects on ground beetle trap catches, but there were no effects of pinenes and ethanol as baits. Six times more beetles were trapped in the burned forests than in the other land-area treatments; more beetles were caught in undisturbed than in wind-disturbed sites, and one-third more beetles were caught in the ABC than in the JP cover type. Thus, the windstorm generally reduced the activity-abundance of the beetles, but prescribedburning increased it. Both salvaged and burned forest plots (especially in the ABC cover type) had the greatest species richness, diversity, and the most unique species assemblages. There was a highly similar ground beetle species composition (nearly 100%) between the ABC and JP burned forests, indicating that burning was a more primary driver of composition than cover type. At the species level, Pterostichus melanarius, an invasive ground beetle from Europe and a cover type generalist, was the most abundant beetle in the study (one-third of the total catch), and was caught in greatest numbers in burned forests. Removal of P. melanarius from the species composition analyses altered similarities among cover types and land-area treatments. Sphaeroderus nitidicollis brevoorti and Myas cyanescens were caught exclusively in the ABC and JP cover type, respectively; two rare pyrophilous species, Sericoda obsoleta and Sericoda quadripunctata, were only caught in burned sites; three forest species, Pterostichus coracinus, P. pensylvanicus, and Sphaeroderus lecontei, were caught more often in undisturbed JP sites; and two frequently trapped, open-habitat species, Agonum cupripenne and Poecilus l. lucublandus, were nearly absent from the undisturbed and wind-disturbed sites, as salvage-logging had a signiﬁcant positive effect on their activity-abundance. Most species of Amara and Harpalus were trapped only in the salvaged or burned sites, indicating invasion of these disturbed sites by open-habitat species. We conclude that both the combined effect of fuel-reduction activities subsequent to the wind event and the numerical response of the invasive P. melanarius to habitat disturbances can alter the short-term succession of ground beetle assemblages in the sub-boreal forest.","container-title":"Forest Ecology and Management","DOI":"10.1016/j.foreco.2008.06.011","ISSN":"03781127","issue":"5","journalAbbreviation":"Forest Ecology and Management","language":"en","page":"1104-1123","source":"DOI.org (Crossref)","title":"Catastrophic windstorm and fuel-reduction treatments alter ground beetle (Coleoptera: Carabidae) assemblages in a North American sub-boreal forest","title-short":"Catastrophic windstorm and fuel-reduction treatments alter ground beetle (Coleoptera","volume":"256","author":[{"family":"Gandhi","given":"Kamal J.K."},{"family":"Gilmore","given":"Daniel W."},{"family":"Katovich","given":"Steven A."},{"family":"Mattson","given":"William J."},{"family":"Zasada","given":"John C."},{"family":"Seybold","given":"Steven J."}],"issued":{"date-parts":[["2008",8]]}}}],"schema":"https://github.com/citation-style-language/schema/raw/master/csl-citation.json"}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(Gandhi et al. 2008)</w:t>
      </w:r>
      <w:r w:rsidRPr="006E0833">
        <w:rPr>
          <w:rFonts w:eastAsia="Calibri"/>
          <w:kern w:val="0"/>
          <w:sz w:val="24"/>
          <w:szCs w:val="24"/>
          <w14:ligatures w14:val="none"/>
        </w:rPr>
        <w:fldChar w:fldCharType="end"/>
      </w:r>
      <w:r w:rsidRPr="006E0833">
        <w:rPr>
          <w:rFonts w:eastAsia="Calibri"/>
          <w:kern w:val="0"/>
          <w:sz w:val="24"/>
          <w:szCs w:val="24"/>
          <w14:ligatures w14:val="none"/>
        </w:rPr>
        <w:t>.</w:t>
      </w:r>
      <w:r w:rsidR="00014AD7">
        <w:rPr>
          <w:rFonts w:eastAsia="Calibri"/>
          <w:kern w:val="0"/>
          <w:sz w:val="24"/>
          <w:szCs w:val="24"/>
          <w14:ligatures w14:val="none"/>
        </w:rPr>
        <w:t xml:space="preserve"> </w:t>
      </w:r>
      <w:r w:rsidRPr="006E0833">
        <w:rPr>
          <w:rFonts w:eastAsia="Calibri"/>
          <w:kern w:val="0"/>
          <w:sz w:val="24"/>
          <w:szCs w:val="24"/>
          <w14:ligatures w14:val="none"/>
        </w:rPr>
        <w:t>Barrier pitfall traps consisted of two pairs of plastic cups (each pair having an inner 500 mL cup and an outer 1 L cup) which were placed into the ground so that the lip of the cup was flush with the ground surface. The two pairs of cups were placed 1 m from each other, and garden edging (</w:t>
      </w:r>
      <w:proofErr w:type="spellStart"/>
      <w:r w:rsidRPr="006E0833">
        <w:rPr>
          <w:rFonts w:eastAsia="Calibri"/>
          <w:kern w:val="0"/>
          <w:sz w:val="24"/>
          <w:szCs w:val="24"/>
          <w14:ligatures w14:val="none"/>
        </w:rPr>
        <w:t>Suncast</w:t>
      </w:r>
      <w:proofErr w:type="spellEnd"/>
      <w:r w:rsidRPr="006E0833">
        <w:rPr>
          <w:rFonts w:eastAsia="Calibri"/>
          <w:kern w:val="0"/>
          <w:sz w:val="24"/>
          <w:szCs w:val="24"/>
          <w14:ligatures w14:val="none"/>
        </w:rPr>
        <w:t xml:space="preserve">® eco edge) was placed </w:t>
      </w:r>
      <w:r w:rsidRPr="006E0833">
        <w:rPr>
          <w:rFonts w:eastAsia="Calibri"/>
          <w:kern w:val="0"/>
          <w:sz w:val="24"/>
          <w:szCs w:val="24"/>
          <w14:ligatures w14:val="none"/>
        </w:rPr>
        <w:lastRenderedPageBreak/>
        <w:t>between them to create a barrier. Cups were filled with approximately 4 cm of propylene glycol (recreational vehicle and marine antifreeze, Peak Company Old World Industries, Clear Lake, Texas) with a few drops of detergent. Masonite board (100 cm</w:t>
      </w:r>
      <w:r w:rsidRPr="006E0833">
        <w:rPr>
          <w:rFonts w:eastAsia="Calibri"/>
          <w:kern w:val="0"/>
          <w:sz w:val="24"/>
          <w:szCs w:val="24"/>
          <w:vertAlign w:val="superscript"/>
          <w14:ligatures w14:val="none"/>
        </w:rPr>
        <w:t>2</w:t>
      </w:r>
      <w:r w:rsidRPr="006E0833">
        <w:rPr>
          <w:rFonts w:eastAsia="Calibri"/>
          <w:kern w:val="0"/>
          <w:sz w:val="24"/>
          <w:szCs w:val="24"/>
          <w14:ligatures w14:val="none"/>
        </w:rPr>
        <w:t>) was placed at 3 cm above each cup to prevent flooding from rain. Steel hardware cloth was secured over cups using 30 cm stakes to limit mammal disturbance.</w:t>
      </w:r>
    </w:p>
    <w:p w14:paraId="6D433E7A" w14:textId="2AE7F966"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Pitfall trap sampling was conducted continuously over the growing seasons in 2015 and 2022. Trap catch was collected every two weeks, and cups were refilled with propylene glycol. In 2015, pitfall traps were installed on 27-28 May, and samples were collected on 9-10 June, 24-25 June, 8 July, 22 July, 5 August, and 17 August. In 2022, traps were installed on 1-2 June, and samples were collected on 15 June, 29 June, 13 July, 27 July, 11 August, and 23 August. Trap catch was collected by pouring the sample through a </w:t>
      </w:r>
      <w:commentRangeStart w:id="1"/>
      <w:r w:rsidRPr="006E0833">
        <w:rPr>
          <w:rFonts w:eastAsia="Calibri"/>
          <w:kern w:val="0"/>
          <w:sz w:val="24"/>
          <w:szCs w:val="24"/>
          <w14:ligatures w14:val="none"/>
        </w:rPr>
        <w:t xml:space="preserve">fine mesh strainer </w:t>
      </w:r>
      <w:commentRangeEnd w:id="1"/>
      <w:r w:rsidRPr="006E0833">
        <w:rPr>
          <w:rFonts w:eastAsia="Calibri"/>
          <w:kern w:val="0"/>
          <w:sz w:val="24"/>
          <w:szCs w:val="24"/>
          <w14:ligatures w14:val="none"/>
        </w:rPr>
        <w:commentReference w:id="1"/>
      </w:r>
      <w:r w:rsidRPr="006E0833">
        <w:rPr>
          <w:rFonts w:eastAsia="Calibri"/>
          <w:kern w:val="0"/>
          <w:sz w:val="24"/>
          <w:szCs w:val="24"/>
          <w14:ligatures w14:val="none"/>
        </w:rPr>
        <w:t xml:space="preserve">and storing the contents in a specimen cup with 70% </w:t>
      </w:r>
      <w:commentRangeStart w:id="2"/>
      <w:r w:rsidRPr="006E0833">
        <w:rPr>
          <w:rFonts w:eastAsia="Calibri"/>
          <w:kern w:val="0"/>
          <w:sz w:val="24"/>
          <w:szCs w:val="24"/>
          <w14:ligatures w14:val="none"/>
        </w:rPr>
        <w:t xml:space="preserve">ethanol </w:t>
      </w:r>
      <w:commentRangeEnd w:id="2"/>
      <w:r w:rsidRPr="006E0833">
        <w:rPr>
          <w:rFonts w:eastAsia="Calibri"/>
          <w:kern w:val="0"/>
          <w:sz w:val="24"/>
          <w:szCs w:val="24"/>
          <w14:ligatures w14:val="none"/>
        </w:rPr>
        <w:commentReference w:id="2"/>
      </w:r>
      <w:r w:rsidRPr="006E0833">
        <w:rPr>
          <w:rFonts w:eastAsia="Calibri"/>
          <w:kern w:val="0"/>
          <w:sz w:val="24"/>
          <w:szCs w:val="24"/>
          <w14:ligatures w14:val="none"/>
        </w:rPr>
        <w:t xml:space="preserve">until sorting and identification. </w:t>
      </w:r>
    </w:p>
    <w:p w14:paraId="4B1E9815" w14:textId="1CB79526"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Ground beetles were identified to species using taxonomic keys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{"citationID":"ebdi89j0","properties":{"formattedCitation":"(Lindroth 1961, Freitag 1969, Bousquet 2010, Bousquet and Messer 2010, Hunting 2013, Harden and Guarnieri 2017)","plainCitation":"(Lindroth 1961, Freitag 1969, Bousquet 2010, Bousquet and Messer 2010, Hunting 2013, Harden and Guarnieri 2017)","noteIndex":0},"citationItems":[{"id":304,"uris":["http://zotero.org/groups/5154252/items/HA9545J3"],"itemData":{"id":304,"type":"book","title":"The Ground-beetles of Canada and Alaska","author":[{"family":"Lindroth","given":"Carl H"}],"issued":{"date-parts":[["1961"]],"season":"1969"}}},{"id":806,"uris":["http://zotero.org/users/6631577/items/LXLTWQB7"],"itemData":{"id":806,"type":"article-journal","container-title":"Quaestiones Entomologicae","page":"88-212","title":"A revision of the species of the genus Evarthrus LeConte (Coleoptera: Carabidae)","volume":"5","author":[{"family":"Freitag","given":"R."}],"issued":{"date-parts":[["1969"]]}}},{"id":531,"uris":["http://zotero.org/users/6631577/items/9PTU9TIK"],"itemData":{"id":531,"type":"book","collection-number":"n° 90","collection-title":"Pensoft series faunistica","event-place":"Sofia","ISBN":"978-954-642-522-5","language":"eng","publisher":"Pensoft","publisher-place":"Sofia","source":"BnF ISBN","title":"Illustrated identification guide to adults and larvae of northeastern North American ground beetles: Coleoptera : Carabidae","title-short":"Illustrated identification guide to adults and larvae of northeastern North American ground beetles","author":[{"family":"Bousquet","given":"Yves"}],"issued":{"date-parts":[["2010"]]}}},{"id":1092,"uris":["http://zotero.org/users/6631577/items/2LNJR5MI"],"itemData":{"id":1092,"type":"article-journal","container-title":"ZooKeys","DOI":"10.3897/zookeys.53.470","ISSN":"1313-2970, 1313-2989","journalAbbreviation":"ZK","license":"http://creativecommons.org/licenses/by/3.0/","page":"25-31","source":"DOI.org (Crossref)","title":"Redescription of Stenolophus thoracicus Casey (Coleoptera, Carabidae, Harpalini), a valid species","volume":"53","author":[{"family":"Bousquet","given":"Yves"},{"family":"Messer","given":"Peter"}],"issued":{"date-parts":[["2010",8,27]]}}},{"id":1174,"uris":["http://zotero.org/users/6631577/items/3Q8B2TVB"],"itemData":{"id":1174,"type":"article-journal","container-title":"ZooKeys","DOI":"10.3897/zookeys.259.2970","ISSN":"1313-2970, 1313-2989","journalAbbreviation":"ZK","license":"http://creativecommons.org/licenses/by/3.0/","page":"1-73","source":"DOI.org (Crossref)","title":"A taxonomic revision of the Cymindis (Pinacodera) limbata species group (Coleoptera, Carabidae, Lebiini), including description of a new species from Florida, U.S.A.","volume":"259","author":[{"family":"Hunting","given":"Wesley"}],"issued":{"date-parts":[["2013",1,18]]}}},{"id":1094,"uris":["http://zotero.org/users/6631577/items/X6DVLXKE"],"itemData":{"id":1094,"type":"article-journal","container-title":"The Maryland Entomologist","issue":"1","page":"16-34","title":"Illustrated Key and Photo Atlas of the Snail-eating Ground Beetles in the Genus Scaphinotus Dejean (Coleoptera: Carabidae: Cychrini) Occurring in the Mid-Atlantic Region","volume":"7","author":[{"family":"Harden","given":"Curt W."},{"family":"Guarnieri","given":"Frank G."}],"issued":{"date-parts":[["2017",9]]}}}],"schema":"https://github.com/citation-style-language/schema/raw/master/csl-citation.json"}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(Lindroth 1961, Freitag 1969, Bousquet 2010, Bousquet and Messer 2010, Hunting 2013, Harden and Guarnieri 2017)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Nomenclature followed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{"citationID":"EfgNzXUF","properties":{"formattedCitation":"(Bousquet 2012)","plainCitation":"(Bousquet 2012)","dontUpdate":true,"noteIndex":0},"citationItems":[{"id":301,"uris":["http://zotero.org/groups/5154252/items/P2HS6PQA"],"itemData":{"id":301,"type":"article-journal","container-title":"ZooKeys","DOI":"10.3897/zookeys.245.3416","ISSN":"1313-2970, 1313-2989","journalAbbreviation":"ZK","page":"1-1722","source":"DOI.org (Crossref)","title":"Catalogue of Geadephaga (Coleoptera: Adephaga) of America, north of Mexico","title-short":"Catalogue of Geadephaga (Coleoptera","volume":"245","author":[{"family":"Bousquet","given":"Yves"}],"issued":{"date-parts":[["2012",11,28]]}}}],"schema":"https://github.com/citation-style-language/schema/raw/master/csl-citation.json"}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Bousquet (2012)</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Species vouchers were deposited at the C. A. </w:t>
      </w:r>
      <w:proofErr w:type="spellStart"/>
      <w:r w:rsidRPr="006E0833">
        <w:rPr>
          <w:rFonts w:eastAsia="Calibri"/>
          <w:kern w:val="0"/>
          <w:sz w:val="24"/>
          <w:szCs w:val="24"/>
          <w14:ligatures w14:val="none"/>
        </w:rPr>
        <w:t>Triplehorn</w:t>
      </w:r>
      <w:proofErr w:type="spellEnd"/>
      <w:r w:rsidRPr="006E0833">
        <w:rPr>
          <w:rFonts w:eastAsia="Calibri"/>
          <w:kern w:val="0"/>
          <w:sz w:val="24"/>
          <w:szCs w:val="24"/>
          <w14:ligatures w14:val="none"/>
        </w:rPr>
        <w:t xml:space="preserve"> Insect Collection (OSUC), Museum of Biological Diversity, The Ohio State University, Columbus, Ohio where each specimen was given a unique identifier label (Table </w:t>
      </w:r>
      <w:r w:rsidR="007E3BFB">
        <w:rPr>
          <w:rFonts w:eastAsia="Calibri"/>
          <w:kern w:val="0"/>
          <w:sz w:val="24"/>
          <w:szCs w:val="24"/>
          <w14:ligatures w14:val="none"/>
        </w:rPr>
        <w:t>B.</w:t>
      </w:r>
      <w:r w:rsidRPr="006E0833">
        <w:rPr>
          <w:rFonts w:eastAsia="Calibri"/>
          <w:kern w:val="0"/>
          <w:sz w:val="24"/>
          <w:szCs w:val="24"/>
          <w14:ligatures w14:val="none"/>
        </w:rPr>
        <w:t xml:space="preserve">1). </w:t>
      </w:r>
    </w:p>
    <w:p w14:paraId="6FBD4879" w14:textId="77777777" w:rsidR="006E0833" w:rsidRPr="006E0833" w:rsidRDefault="006E0833" w:rsidP="006E0833">
      <w:pPr>
        <w:spacing w:line="480" w:lineRule="auto"/>
        <w:rPr>
          <w:rFonts w:eastAsia="Calibri"/>
          <w:kern w:val="0"/>
          <w:sz w:val="24"/>
          <w:szCs w:val="24"/>
          <w14:ligatures w14:val="none"/>
        </w:rPr>
      </w:pPr>
    </w:p>
    <w:p w14:paraId="4B924AE9" w14:textId="77777777" w:rsidR="006E0833" w:rsidRPr="006E0833" w:rsidRDefault="006E0833" w:rsidP="006E0833">
      <w:pPr>
        <w:spacing w:line="480" w:lineRule="auto"/>
        <w:rPr>
          <w:rFonts w:eastAsia="Calibri"/>
          <w:kern w:val="0"/>
          <w:sz w:val="24"/>
          <w:szCs w:val="24"/>
          <w:u w:val="single"/>
          <w14:ligatures w14:val="none"/>
        </w:rPr>
      </w:pPr>
      <w:r w:rsidRPr="006E0833">
        <w:rPr>
          <w:rFonts w:eastAsia="Calibri"/>
          <w:kern w:val="0"/>
          <w:sz w:val="24"/>
          <w:szCs w:val="24"/>
          <w:u w:val="single"/>
          <w14:ligatures w14:val="none"/>
        </w:rPr>
        <w:t>Trait measurements</w:t>
      </w:r>
    </w:p>
    <w:p w14:paraId="46509759" w14:textId="6FE70375"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We selected eight morphological traits that have previously been shown to relate to habitat preference (Table 2.1) (Fountain-Jones, Baker, and Jordan 2015). These traits </w:t>
      </w:r>
      <w:r w:rsidRPr="006E0833">
        <w:rPr>
          <w:rFonts w:eastAsia="Calibri"/>
          <w:kern w:val="0"/>
          <w:sz w:val="24"/>
          <w:szCs w:val="24"/>
          <w14:ligatures w14:val="none"/>
        </w:rPr>
        <w:lastRenderedPageBreak/>
        <w:t xml:space="preserve">are body length, antenna length, eye protrusion, eye length, pronotum width, abdomen width, rear leg length, and rear trochanter length. Traits were measured under a dissecting microscope using an ocular micrometer to the nearest 0.1 mm. For each species, traits were measured on up to six individuals, three males and three females (Fountain-Jones, Baker, and Jordan 2015), although we did not achieve this number for rare species. The six individuals were chosen in a way that attempted to encompass the intraspecific variation in body size observed for the species. Most (185/202) specimens used for trait measurement were collected at </w:t>
      </w:r>
      <w:proofErr w:type="spellStart"/>
      <w:r w:rsidRPr="006E0833">
        <w:rPr>
          <w:rFonts w:eastAsia="Calibri"/>
          <w:kern w:val="0"/>
          <w:sz w:val="24"/>
          <w:szCs w:val="24"/>
          <w14:ligatures w14:val="none"/>
        </w:rPr>
        <w:t>Powdermill</w:t>
      </w:r>
      <w:proofErr w:type="spellEnd"/>
      <w:r w:rsidRPr="006E0833">
        <w:rPr>
          <w:rFonts w:eastAsia="Calibri"/>
          <w:kern w:val="0"/>
          <w:sz w:val="24"/>
          <w:szCs w:val="24"/>
          <w14:ligatures w14:val="none"/>
        </w:rPr>
        <w:t xml:space="preserve"> Nature Reserve, but a few (17/202) measured specimens were collected in Erie and Cuyahoga counties, Ohio (Table </w:t>
      </w:r>
      <w:r w:rsidR="00B34CD6">
        <w:rPr>
          <w:rFonts w:eastAsia="Calibri"/>
          <w:kern w:val="0"/>
          <w:sz w:val="24"/>
          <w:szCs w:val="24"/>
          <w14:ligatures w14:val="none"/>
        </w:rPr>
        <w:t>B.1</w:t>
      </w:r>
      <w:r w:rsidRPr="006E0833">
        <w:rPr>
          <w:rFonts w:eastAsia="Calibri"/>
          <w:kern w:val="0"/>
          <w:sz w:val="24"/>
          <w:szCs w:val="24"/>
          <w14:ligatures w14:val="none"/>
        </w:rPr>
        <w:t xml:space="preserve">). These specimens were used to supplement the sample size when less than six measurable individuals were collected at </w:t>
      </w:r>
      <w:proofErr w:type="spellStart"/>
      <w:r w:rsidRPr="006E0833">
        <w:rPr>
          <w:rFonts w:eastAsia="Calibri"/>
          <w:kern w:val="0"/>
          <w:sz w:val="24"/>
          <w:szCs w:val="24"/>
          <w14:ligatures w14:val="none"/>
        </w:rPr>
        <w:t>Powdermill</w:t>
      </w:r>
      <w:proofErr w:type="spellEnd"/>
      <w:r w:rsidRPr="006E0833">
        <w:rPr>
          <w:rFonts w:eastAsia="Calibri"/>
          <w:kern w:val="0"/>
          <w:sz w:val="24"/>
          <w:szCs w:val="24"/>
          <w14:ligatures w14:val="none"/>
        </w:rPr>
        <w:t xml:space="preserve">. To control for variation in beetle body size, relative measurements of all morphological traits were calculated as their ratio to body length for each individual </w:t>
      </w:r>
      <w:r w:rsidRPr="006E0833">
        <w:rPr>
          <w:rFonts w:eastAsia="Calibri"/>
          <w:kern w:val="0"/>
          <w:sz w:val="24"/>
          <w:szCs w:val="24"/>
          <w14:ligatures w14:val="none"/>
        </w:rPr>
        <w:fldChar w:fldCharType="begin"/>
      </w:r>
      <w:r w:rsidR="00C85C82">
        <w:rPr>
          <w:rFonts w:eastAsia="Calibri"/>
          <w:kern w:val="0"/>
          <w:sz w:val="24"/>
          <w:szCs w:val="24"/>
          <w14:ligatures w14:val="none"/>
        </w:rPr>
        <w:instrText xml:space="preserve"> ADDIN ZOTERO_ITEM CSL_CITATION {"citationID":"TePsm8Fc","properties":{"formattedCitation":"(Ribera et al. 2001)","plainCitation":"(Ribera et al. 2001)","noteIndex":0},"citationItems":[{"id":504,"uris":["http://zotero.org/groups/5154252/items/48WFQJBL"],"itemData":{"id":504,"type":"article-journal","container-title":"Ecology","DOI":"10.1890/0012-9658(2001)082[1112:EOLDAS]2.0.CO;2","ISSN":"0012-9658","issue":"4","journalAbbreviation":"Ecology","language":"en","page":"1112-1129","source":"DOI.org (Crossref)","title":"Effect of Land Disturbance and Stress on Species Traits of Ground Beetle Assemblages","volume":"82","author":[{"family":"Ribera","given":"Ignacio"},{"family":"Dolédec","given":"Sylvain"},{"family":"Downie","given":"Iain S."},{"family":"Foster","given":"Garth N."}],"issued":{"date-parts":[["2001",4]]}}}],"schema":"https://github.com/citation-style-language/schema/raw/master/csl-citation.json"}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(Ribera et al. 2001)</w:t>
      </w:r>
      <w:r w:rsidRPr="006E0833">
        <w:rPr>
          <w:rFonts w:eastAsia="Calibri"/>
          <w:kern w:val="0"/>
          <w:sz w:val="24"/>
          <w:szCs w:val="24"/>
          <w14:ligatures w14:val="none"/>
        </w:rPr>
        <w:fldChar w:fldCharType="end"/>
      </w:r>
      <w:r w:rsidR="00B34CD6">
        <w:rPr>
          <w:rFonts w:eastAsia="Calibri"/>
          <w:kern w:val="0"/>
          <w:sz w:val="24"/>
          <w:szCs w:val="24"/>
          <w14:ligatures w14:val="none"/>
        </w:rPr>
        <w:t>, and thus all results of morphological traits pertain to traits in relation to body length</w:t>
      </w:r>
      <w:r w:rsidRPr="006E0833">
        <w:rPr>
          <w:rFonts w:eastAsia="Calibri"/>
          <w:kern w:val="0"/>
          <w:sz w:val="24"/>
          <w:szCs w:val="24"/>
          <w14:ligatures w14:val="none"/>
        </w:rPr>
        <w:t>. Trait measurements were then averaged across individuals of a species to calculate species-specific means.</w:t>
      </w:r>
    </w:p>
    <w:p w14:paraId="35054252" w14:textId="132598FB"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In addition to morphological traits, traits related to flight capability, water affinity, and forest affinity were collected from the literatur</w:t>
      </w:r>
      <w:r w:rsidR="00B34CD6">
        <w:rPr>
          <w:rFonts w:eastAsia="Calibri"/>
          <w:kern w:val="0"/>
          <w:sz w:val="24"/>
          <w:szCs w:val="24"/>
          <w14:ligatures w14:val="none"/>
        </w:rPr>
        <w:t xml:space="preserve">e </w:t>
      </w:r>
      <w:r w:rsidR="00B34CD6">
        <w:rPr>
          <w:rFonts w:eastAsia="Calibri"/>
          <w:kern w:val="0"/>
          <w:sz w:val="24"/>
          <w:szCs w:val="24"/>
          <w14:ligatures w14:val="none"/>
        </w:rPr>
        <w:fldChar w:fldCharType="begin"/>
      </w:r>
      <w:r w:rsidR="00B34CD6">
        <w:rPr>
          <w:rFonts w:eastAsia="Calibri"/>
          <w:kern w:val="0"/>
          <w:sz w:val="24"/>
          <w:szCs w:val="24"/>
          <w14:ligatures w14:val="none"/>
        </w:rPr>
        <w:instrText xml:space="preserve"> ADDIN ZOTERO_ITEM CSL_CITATION {"citationID":"74a4eMoz","properties":{"formattedCitation":"(Larochelle and Larivi\\uc0\\u232{}re 2003)","plainCitation":"(Larochelle and Larivière 2003)","noteIndex":0},"citationItems":[{"id":312,"uris":["http://zotero.org/groups/5154252/items/CJ2B2WK7"],"itemData":{"id":312,"type":"book","collection-number":"27","collection-title":"Pensoft-series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(Coleoptera","author":[{"family":"Larochelle","given":"André"},{"family":"Larivière","given":"Marie-Claude"}],"issued":{"date-parts":[["2003"]]}}}],"schema":"https://github.com/citation-style-language/schema/raw/master/csl-citation.json"} </w:instrText>
      </w:r>
      <w:r w:rsidR="00B34CD6">
        <w:rPr>
          <w:rFonts w:eastAsia="Calibri"/>
          <w:kern w:val="0"/>
          <w:sz w:val="24"/>
          <w:szCs w:val="24"/>
          <w14:ligatures w14:val="none"/>
        </w:rPr>
        <w:fldChar w:fldCharType="separate"/>
      </w:r>
      <w:r w:rsidR="00B34CD6" w:rsidRPr="00B34CD6">
        <w:rPr>
          <w:kern w:val="0"/>
          <w:sz w:val="24"/>
        </w:rPr>
        <w:t>(Larochelle and Larivière 2003)</w:t>
      </w:r>
      <w:r w:rsidR="00B34CD6">
        <w:rPr>
          <w:rFonts w:eastAsia="Calibri"/>
          <w:kern w:val="0"/>
          <w:sz w:val="24"/>
          <w:szCs w:val="24"/>
          <w14:ligatures w14:val="none"/>
        </w:rPr>
        <w:fldChar w:fldCharType="end"/>
      </w:r>
      <w:r w:rsidRPr="006E0833">
        <w:rPr>
          <w:rFonts w:eastAsia="Calibri"/>
          <w:kern w:val="0"/>
          <w:sz w:val="24"/>
          <w:szCs w:val="24"/>
          <w14:ligatures w14:val="none"/>
        </w:rPr>
        <w:t xml:space="preserve">. Flight capability was coded as 1 if the species is flight-capable, 0 if the species is flight-incapable, and 0.5 if the species exhibits wing dimorphism. Water affinity was coded as 0 for xerophilous species, 1 for hygrophilous species, and 0.5 for intermediate species. Water affinity was treated as a physiological trait, because ground beetle species often have consistent humidity preferences in behavioral studies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{"citationID":"DzCvCWq1","properties":{"formattedCitation":"(Thiele 1977)","plainCitation":"(Thiele 1977)","noteIndex":0},"citationItems":[{"id":297,"uris":["http://zotero.org/groups/5154252/items/A8K7TR4F"],"itemData":{"id":297,"type":"book","event-place":"Berlin, Heidelberg","ISBN":"978-3-642-81156-2","note":"DOI: 10.1007/978-3-642-81154-8","publisher":"Springer","publisher-place":"Berlin, Heidelberg","source":"DOI.org (Crossref)","title":"Carabid Beetles in Their Environments","URL":"http://link.springer.com/10.1007/978-3-642-81154-8","author":[{"family":"Thiele","given":"Hans-Ulrich"}],"accessed":{"date-parts":[["2023",9,17]]},"issued":{"date-parts":[["1977"]]}}}],"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(Thiele 1977)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Forest affinity was coded as forest-specialist, open-habitat, or </w:t>
      </w:r>
      <w:r w:rsidR="00AC76F7">
        <w:rPr>
          <w:rFonts w:eastAsia="Calibri"/>
          <w:kern w:val="0"/>
          <w:sz w:val="24"/>
          <w:szCs w:val="24"/>
          <w14:ligatures w14:val="none"/>
        </w:rPr>
        <w:t>generalist</w:t>
      </w:r>
      <w:r w:rsidRPr="006E0833">
        <w:rPr>
          <w:rFonts w:eastAsia="Calibri"/>
          <w:kern w:val="0"/>
          <w:sz w:val="24"/>
          <w:szCs w:val="24"/>
          <w14:ligatures w14:val="none"/>
        </w:rPr>
        <w:t xml:space="preserve"> (meaning the species is found in </w:t>
      </w:r>
      <w:r w:rsidRPr="006E0833">
        <w:rPr>
          <w:rFonts w:eastAsia="Calibri"/>
          <w:kern w:val="0"/>
          <w:sz w:val="24"/>
          <w:szCs w:val="24"/>
          <w14:ligatures w14:val="none"/>
        </w:rPr>
        <w:lastRenderedPageBreak/>
        <w:t xml:space="preserve">forest clearings or in both forest and open habitats). Because only two species we found were recorded as open-habitat species in the literature, we pooled </w:t>
      </w:r>
      <w:r w:rsidR="00AC76F7">
        <w:rPr>
          <w:rFonts w:eastAsia="Calibri"/>
          <w:kern w:val="0"/>
          <w:sz w:val="24"/>
          <w:szCs w:val="24"/>
          <w14:ligatures w14:val="none"/>
        </w:rPr>
        <w:t>generalist</w:t>
      </w:r>
      <w:r w:rsidRPr="006E0833">
        <w:rPr>
          <w:rFonts w:eastAsia="Calibri"/>
          <w:kern w:val="0"/>
          <w:sz w:val="24"/>
          <w:szCs w:val="24"/>
          <w14:ligatures w14:val="none"/>
        </w:rPr>
        <w:t xml:space="preserve"> and open-habitat species for the statistical analysis</w:t>
      </w:r>
      <w:r w:rsidR="00A72628">
        <w:rPr>
          <w:rFonts w:eastAsia="Calibri"/>
          <w:kern w:val="0"/>
          <w:sz w:val="24"/>
          <w:szCs w:val="24"/>
          <w14:ligatures w14:val="none"/>
        </w:rPr>
        <w:t>.</w:t>
      </w:r>
    </w:p>
    <w:p w14:paraId="25CE1311" w14:textId="77777777" w:rsidR="006E0833" w:rsidRPr="006E0833" w:rsidRDefault="006E0833" w:rsidP="006E0833">
      <w:pPr>
        <w:spacing w:line="480" w:lineRule="auto"/>
        <w:rPr>
          <w:rFonts w:eastAsia="Calibri"/>
          <w:kern w:val="0"/>
          <w:sz w:val="24"/>
          <w:szCs w:val="24"/>
          <w14:ligatures w14:val="none"/>
        </w:rPr>
      </w:pPr>
    </w:p>
    <w:p w14:paraId="6DBE2D65" w14:textId="77777777" w:rsidR="006E0833" w:rsidRPr="006E0833" w:rsidRDefault="006E0833" w:rsidP="006E0833">
      <w:pPr>
        <w:spacing w:line="480" w:lineRule="auto"/>
        <w:rPr>
          <w:rFonts w:eastAsia="Calibri"/>
          <w:kern w:val="0"/>
          <w:sz w:val="24"/>
          <w:szCs w:val="24"/>
          <w14:ligatures w14:val="none"/>
        </w:rPr>
      </w:pPr>
    </w:p>
    <w:p w14:paraId="1A4A96FA" w14:textId="77777777" w:rsidR="00856979" w:rsidRDefault="00856979" w:rsidP="006E0833">
      <w:pPr>
        <w:spacing w:after="200"/>
        <w:rPr>
          <w:rFonts w:eastAsia="Calibri"/>
          <w:b/>
          <w:bCs/>
          <w:iCs/>
          <w:kern w:val="0"/>
          <w:sz w:val="24"/>
          <w:szCs w:val="18"/>
          <w14:ligatures w14:val="none"/>
        </w:rPr>
        <w:sectPr w:rsidR="00856979" w:rsidSect="006E0833">
          <w:pgSz w:w="12240" w:h="15840"/>
          <w:pgMar w:top="1440" w:right="1440" w:bottom="1440" w:left="2160" w:header="720" w:footer="1584" w:gutter="0"/>
          <w:pgNumType w:start="1"/>
          <w:cols w:space="720"/>
          <w:docGrid w:linePitch="360"/>
        </w:sectPr>
      </w:pPr>
      <w:bookmarkStart w:id="3" w:name="_Toc213432436"/>
    </w:p>
    <w:p w14:paraId="39153A6C" w14:textId="13660D8A" w:rsidR="006E0833" w:rsidRPr="006E0833" w:rsidRDefault="006E0833" w:rsidP="006E0833">
      <w:pPr>
        <w:spacing w:after="200"/>
        <w:rPr>
          <w:rFonts w:eastAsia="Calibri"/>
          <w:iCs/>
          <w:kern w:val="0"/>
          <w:sz w:val="24"/>
          <w:szCs w:val="18"/>
          <w14:ligatures w14:val="none"/>
        </w:rPr>
      </w:pPr>
      <w:commentRangeStart w:id="4"/>
      <w:commentRangeStart w:id="5"/>
      <w:r w:rsidRPr="006E0833">
        <w:rPr>
          <w:rFonts w:eastAsia="Calibri"/>
          <w:b/>
          <w:bCs/>
          <w:iCs/>
          <w:kern w:val="0"/>
          <w:sz w:val="24"/>
          <w:szCs w:val="18"/>
          <w14:ligatures w14:val="none"/>
        </w:rPr>
        <w:lastRenderedPageBreak/>
        <w:t xml:space="preserve">Table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Table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1</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commentRangeEnd w:id="4"/>
      <w:r w:rsidRPr="006E0833">
        <w:rPr>
          <w:rFonts w:eastAsia="Calibri"/>
          <w:sz w:val="16"/>
          <w:szCs w:val="16"/>
        </w:rPr>
        <w:commentReference w:id="4"/>
      </w:r>
      <w:commentRangeEnd w:id="5"/>
      <w:r w:rsidR="00C21BBD">
        <w:rPr>
          <w:rStyle w:val="CommentReference"/>
        </w:rPr>
        <w:commentReference w:id="5"/>
      </w:r>
      <w:r w:rsidRPr="006E0833">
        <w:rPr>
          <w:rFonts w:eastAsia="Calibri"/>
          <w:iCs/>
          <w:kern w:val="0"/>
          <w:sz w:val="24"/>
          <w:szCs w:val="18"/>
          <w14:ligatures w14:val="none"/>
        </w:rPr>
        <w:t xml:space="preserve"> Measured morphological traits and literature-based traits used in this study, and their connections to habitat variables that could be impacted by forest disturbance.</w:t>
      </w:r>
      <w:bookmarkEnd w:id="3"/>
      <w:r w:rsidR="0000012B">
        <w:rPr>
          <w:rFonts w:eastAsia="Calibri"/>
          <w:iCs/>
          <w:kern w:val="0"/>
          <w:sz w:val="24"/>
          <w:szCs w:val="18"/>
          <w14:ligatures w14:val="none"/>
        </w:rPr>
        <w:t xml:space="preserve"> The columns are </w:t>
      </w:r>
      <w:proofErr w:type="gramStart"/>
      <w:r w:rsidR="0000012B">
        <w:rPr>
          <w:rFonts w:eastAsia="Calibri"/>
          <w:iCs/>
          <w:kern w:val="0"/>
          <w:sz w:val="24"/>
          <w:szCs w:val="18"/>
          <w14:ligatures w14:val="none"/>
        </w:rPr>
        <w:t>trait</w:t>
      </w:r>
      <w:proofErr w:type="gramEnd"/>
      <w:r w:rsidR="0000012B">
        <w:rPr>
          <w:rFonts w:eastAsia="Calibri"/>
          <w:iCs/>
          <w:kern w:val="0"/>
          <w:sz w:val="24"/>
          <w:szCs w:val="18"/>
          <w14:ligatures w14:val="none"/>
        </w:rPr>
        <w:t xml:space="preserve">, </w:t>
      </w:r>
      <w:proofErr w:type="gramStart"/>
      <w:r w:rsidR="0000012B">
        <w:rPr>
          <w:rFonts w:eastAsia="Calibri"/>
          <w:iCs/>
          <w:kern w:val="0"/>
          <w:sz w:val="24"/>
          <w:szCs w:val="18"/>
          <w14:ligatures w14:val="none"/>
        </w:rPr>
        <w:t>connection</w:t>
      </w:r>
      <w:proofErr w:type="gramEnd"/>
      <w:r w:rsidR="0000012B">
        <w:rPr>
          <w:rFonts w:eastAsia="Calibri"/>
          <w:iCs/>
          <w:kern w:val="0"/>
          <w:sz w:val="24"/>
          <w:szCs w:val="18"/>
          <w14:ligatures w14:val="none"/>
        </w:rPr>
        <w:t xml:space="preserve"> to habitat, and references.</w:t>
      </w:r>
    </w:p>
    <w:p w14:paraId="7E6F2110" w14:textId="77777777" w:rsidR="006E0833" w:rsidRPr="006E0833" w:rsidRDefault="006E0833" w:rsidP="006E0833">
      <w:pPr>
        <w:rPr>
          <w:rFonts w:eastAsia="Calibri"/>
          <w:kern w:val="0"/>
          <w:sz w:val="24"/>
          <w:szCs w:val="24"/>
          <w14:ligatures w14:val="none"/>
        </w:rPr>
      </w:pPr>
    </w:p>
    <w:tbl>
      <w:tblPr>
        <w:tblStyle w:val="TableGrid1"/>
        <w:tblW w:w="0" w:type="auto"/>
        <w:tblLook w:val="04A0" w:firstRow="1" w:lastRow="0" w:firstColumn="1" w:lastColumn="0" w:noHBand="0" w:noVBand="1"/>
      </w:tblPr>
      <w:tblGrid>
        <w:gridCol w:w="1649"/>
        <w:gridCol w:w="5718"/>
        <w:gridCol w:w="1263"/>
      </w:tblGrid>
      <w:tr w:rsidR="006E0833" w:rsidRPr="006E0833" w14:paraId="2F9E2F83" w14:textId="77777777" w:rsidTr="00A3077D">
        <w:tc>
          <w:tcPr>
            <w:tcW w:w="1649" w:type="dxa"/>
          </w:tcPr>
          <w:p w14:paraId="08546F3B" w14:textId="77777777" w:rsidR="006E0833" w:rsidRPr="006E0833" w:rsidRDefault="006E0833" w:rsidP="006E0833">
            <w:pPr>
              <w:rPr>
                <w:rFonts w:eastAsia="Calibri"/>
                <w:b/>
                <w:bCs/>
              </w:rPr>
            </w:pPr>
            <w:r w:rsidRPr="006E0833">
              <w:rPr>
                <w:rFonts w:eastAsia="Calibri"/>
                <w:b/>
                <w:bCs/>
              </w:rPr>
              <w:t>Trait</w:t>
            </w:r>
          </w:p>
        </w:tc>
        <w:tc>
          <w:tcPr>
            <w:tcW w:w="5718" w:type="dxa"/>
          </w:tcPr>
          <w:p w14:paraId="2A3BED32" w14:textId="77777777" w:rsidR="006E0833" w:rsidRPr="006E0833" w:rsidRDefault="006E0833" w:rsidP="006E0833">
            <w:pPr>
              <w:rPr>
                <w:rFonts w:eastAsia="Calibri"/>
                <w:b/>
                <w:bCs/>
              </w:rPr>
            </w:pPr>
            <w:r w:rsidRPr="006E0833">
              <w:rPr>
                <w:rFonts w:eastAsia="Calibri"/>
                <w:b/>
                <w:bCs/>
              </w:rPr>
              <w:t>Connection to habitat</w:t>
            </w:r>
          </w:p>
        </w:tc>
        <w:tc>
          <w:tcPr>
            <w:tcW w:w="1263" w:type="dxa"/>
          </w:tcPr>
          <w:p w14:paraId="58076AEF" w14:textId="77777777" w:rsidR="006E0833" w:rsidRPr="006E0833" w:rsidRDefault="006E0833" w:rsidP="006E0833">
            <w:pPr>
              <w:rPr>
                <w:rFonts w:eastAsia="Calibri"/>
                <w:b/>
                <w:bCs/>
              </w:rPr>
            </w:pPr>
            <w:r w:rsidRPr="006E0833">
              <w:rPr>
                <w:rFonts w:eastAsia="Calibri"/>
                <w:b/>
                <w:bCs/>
              </w:rPr>
              <w:t>References</w:t>
            </w:r>
          </w:p>
        </w:tc>
      </w:tr>
      <w:tr w:rsidR="006E0833" w:rsidRPr="006E0833" w14:paraId="7A8F2382" w14:textId="77777777" w:rsidTr="00A3077D">
        <w:tc>
          <w:tcPr>
            <w:tcW w:w="1649" w:type="dxa"/>
          </w:tcPr>
          <w:p w14:paraId="62918283" w14:textId="77777777" w:rsidR="006E0833" w:rsidRPr="006E0833" w:rsidRDefault="006E0833" w:rsidP="006E0833">
            <w:pPr>
              <w:rPr>
                <w:rFonts w:eastAsia="Calibri"/>
              </w:rPr>
            </w:pPr>
            <w:r w:rsidRPr="006E0833">
              <w:rPr>
                <w:rFonts w:eastAsia="Calibri"/>
              </w:rPr>
              <w:t>Body length (mm)</w:t>
            </w:r>
          </w:p>
        </w:tc>
        <w:tc>
          <w:tcPr>
            <w:tcW w:w="5718" w:type="dxa"/>
          </w:tcPr>
          <w:p w14:paraId="0348D833" w14:textId="77777777" w:rsidR="006E0833" w:rsidRPr="006E0833" w:rsidRDefault="006E0833" w:rsidP="006E0833">
            <w:pPr>
              <w:rPr>
                <w:rFonts w:eastAsia="Calibri"/>
                <w:vertAlign w:val="superscript"/>
              </w:rPr>
            </w:pPr>
            <w:r w:rsidRPr="006E0833">
              <w:rPr>
                <w:rFonts w:eastAsia="Calibri"/>
              </w:rPr>
              <w:t>Shorter body length was found for ground beetles caught in wind-disturbed forests, relative to undisturbed forests. Body length is correlated with many other morphological traits.</w:t>
            </w:r>
          </w:p>
        </w:tc>
        <w:tc>
          <w:tcPr>
            <w:tcW w:w="1263" w:type="dxa"/>
          </w:tcPr>
          <w:p w14:paraId="1C9AD2A1" w14:textId="750A158C" w:rsidR="006E0833" w:rsidRPr="006E0833" w:rsidRDefault="006E0833" w:rsidP="006E0833">
            <w:pPr>
              <w:rPr>
                <w:rFonts w:eastAsia="Calibri"/>
              </w:rPr>
            </w:pPr>
            <w:r w:rsidRPr="006E0833">
              <w:rPr>
                <w:rFonts w:eastAsia="Calibri"/>
              </w:rPr>
              <w:fldChar w:fldCharType="begin"/>
            </w:r>
            <w:r w:rsidR="00E92AAE">
              <w:rPr>
                <w:rFonts w:eastAsia="Calibri"/>
              </w:rPr>
              <w:instrText xml:space="preserve"> ADDIN ZOTERO_ITEM CSL_CITATION {"citationID":"UlYsOBr5","properties":{"formattedCitation":"(Barton et al. 2011, Sklodowski and Garbalinska 2011)","plainCitation":"(Barton et al. 2011, Sklodowski and Garbalinska 2011)","noteIndex":0},"citationItems":[{"id":471,"uris":["http://zotero.org/groups/5154252/items/VDECKH2A"],"itemData":{"id":471,"type":"article-journal","container-title":"Biological Journal of the Linnean Society","DOI":"10.1111/j.1095-8312.2010.01580.x","ISSN":"00244066","issue":"2","language":"en","page":"301-310","source":"DOI.org (Crossref)","title":"Morphological traits as predictors of diet and microhabitat use in a diverse beetle assemblage","title-short":"Morphological traits as predictors of diet and microhabitat use in a diverse beetle assemblage","volume":"102","author":[{"family":"Barton","given":"Philip S."},{"family":"Gibb","given":"Heloise"},{"family":"Manning","given":"Adrian D."},{"family":"Lindenmayer","given":"David B."},{"family":"Cunningham","given":"Saul A."}],"issued":{"date-parts":[["2011",2]]}}},{"id":339,"uris":["http://zotero.org/groups/5154252/items/GXUD6NWL"],"itemData":{"id":339,"type":"article-journal","container-title":"ZooKeys","DOI":"10.3897/zookeys.100.1360","ISSN":"1313-2970,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Forest","volume":"100","author":[{"family":"Sklodowski","given":"Jaroslaw"},{"family":"Garbalinska","given":"Paulina"}],"issued":{"date-parts":[["2011",5,20]]}}}],"schema":"https://github.com/citation-style-language/schema/raw/master/csl-citation.json"} </w:instrText>
            </w:r>
            <w:r w:rsidRPr="006E0833">
              <w:rPr>
                <w:rFonts w:eastAsia="Calibri"/>
              </w:rPr>
              <w:fldChar w:fldCharType="separate"/>
            </w:r>
            <w:r w:rsidRPr="006E0833">
              <w:rPr>
                <w:rFonts w:eastAsia="Calibri"/>
              </w:rPr>
              <w:t>(Barton et al. 2011, Sklodowski and Garbalinska 2011)</w:t>
            </w:r>
            <w:r w:rsidRPr="006E0833">
              <w:rPr>
                <w:rFonts w:eastAsia="Calibri"/>
              </w:rPr>
              <w:fldChar w:fldCharType="end"/>
            </w:r>
          </w:p>
        </w:tc>
      </w:tr>
      <w:tr w:rsidR="006E0833" w:rsidRPr="006E0833" w14:paraId="73E2FFCB" w14:textId="77777777" w:rsidTr="00A3077D">
        <w:tc>
          <w:tcPr>
            <w:tcW w:w="1649" w:type="dxa"/>
          </w:tcPr>
          <w:p w14:paraId="60522BD5" w14:textId="77777777" w:rsidR="006E0833" w:rsidRPr="006E0833" w:rsidRDefault="006E0833" w:rsidP="006E0833">
            <w:pPr>
              <w:rPr>
                <w:rFonts w:eastAsia="Calibri"/>
              </w:rPr>
            </w:pPr>
            <w:r w:rsidRPr="006E0833">
              <w:rPr>
                <w:rFonts w:eastAsia="Calibri"/>
              </w:rPr>
              <w:t>Antenna length (mm)</w:t>
            </w:r>
          </w:p>
        </w:tc>
        <w:tc>
          <w:tcPr>
            <w:tcW w:w="5718" w:type="dxa"/>
          </w:tcPr>
          <w:p w14:paraId="4B688317" w14:textId="77777777" w:rsidR="006E0833" w:rsidRPr="006E0833" w:rsidRDefault="006E0833" w:rsidP="006E0833">
            <w:pPr>
              <w:rPr>
                <w:rFonts w:eastAsia="Calibri"/>
                <w:vertAlign w:val="superscript"/>
              </w:rPr>
            </w:pPr>
            <w:r w:rsidRPr="006E0833">
              <w:rPr>
                <w:rFonts w:eastAsia="Calibri"/>
              </w:rPr>
              <w:t>Tactile hunter species, which rely on sense of touch more than vision, tend to have longer antennae. Longer antenna length relative to body length was found for ground beetles caught under a tree, versus in the open.</w:t>
            </w:r>
          </w:p>
        </w:tc>
        <w:tc>
          <w:tcPr>
            <w:tcW w:w="1263" w:type="dxa"/>
          </w:tcPr>
          <w:p w14:paraId="0379D4BD" w14:textId="67DA4EE3" w:rsidR="006E0833" w:rsidRPr="006E0833" w:rsidRDefault="006E0833" w:rsidP="006E0833">
            <w:pPr>
              <w:rPr>
                <w:rFonts w:eastAsia="Calibri"/>
              </w:rPr>
            </w:pPr>
            <w:r w:rsidRPr="006E0833">
              <w:rPr>
                <w:rFonts w:eastAsia="Calibri"/>
              </w:rPr>
              <w:fldChar w:fldCharType="begin"/>
            </w:r>
            <w:r w:rsidR="00E92AAE">
              <w:rPr>
                <w:rFonts w:eastAsia="Calibri"/>
              </w:rPr>
              <w:instrText xml:space="preserve"> ADDIN ZOTERO_ITEM CSL_CITATION {"citationID":"aXbWD9HH","properties":{"formattedCitation":"(Bauer and Kredler 1993, Barton et al. 2011)","plainCitation":"(Bauer and Kredler 1993, Barton et al. 2011)","noteIndex":0},"citationItems":[{"id":427,"uris":["http://zotero.org/groups/5154252/items/FB8PLU46"],"itemData":{"id":427,"type":"article-journal","abstract":"Twelve diurnal, 9 nocturnal, and 6 intermediate species of carabid beetles common in central Europe were investigated with respect to hunting behaviour and the morphology of the head and eyes. Diurnal visual hunters are characterized by typical visually guided predatory behaviour, which consists of a turn toward the prey, followed by a jerky approach and a lunge. Nocturnal species do not react to visual stimuli but use exclusively chemical or tactile cues for orientation. Visual hunters have broader heads than the other two groups (≈ 26% of the body length as opposed to ≈ 20%), shorter antennae (≈ 45% of the body length compared with ≈ 52% in the other two groups), ≈ 50% larger eye surfaces, and, correspondingly, 50% more ommatidia per eye. The binocular overlap of the frontal visual fields of both eyes is more than 50° in visual hunters; in nocturnal and intermediate species it is usually less than 40°. Nearly all species have acute zones with small interommatidial angles in the frontolateral parts of the eye, but in visual hunters these are much more distinct. As a readily measurable indicator of the hunting behaviour and life-style of a species we describe an eye–antenna angle that is more than 60° in typical visual hunters and, in most cases, much less than 55° in nocturnal species.","container-title":"Canadian Journal of Zoology","DOI":"10.1139/z93-105","ISSN":"0008-4301, 1480-3283","issue":"4","journalAbbreviation":"Can. J. Zool.","language":"en","page":"799-810","source":"DOI.org (Crossref)","title":"Morphology of the compound eyes as an indicator of life-style in carabid beetles","volume":"71","author":[{"family":"Bauer","given":"Thomas"},{"family":"Kredler","given":"Mechthild"}],"issued":{"date-parts":[["1993",4,1]]}}},{"id":471,"uris":["http://zotero.org/groups/5154252/items/VDECKH2A"],"itemData":{"id":471,"type":"article-journal","container-title":"Biological Journal of the Linnean Society","DOI":"10.1111/j.1095-8312.2010.01580.x","ISSN":"00244066","issue":"2","language":"en","page":"301-310","source":"DOI.org (Crossref)","title":"Morphological traits as predictors of diet and microhabitat use in a diverse beetle assemblage","title-short":"Morphological traits as predictors of diet and microhabitat use in a diverse beetle assemblage","volume":"102","author":[{"family":"Barton","given":"Philip S."},{"family":"Gibb","given":"Heloise"},{"family":"Manning","given":"Adrian D."},{"family":"Lindenmayer","given":"David B."},{"family":"Cunningham","given":"Saul A."}],"issued":{"date-parts":[["2011",2]]}}}],"schema":"https://github.com/citation-style-language/schema/raw/master/csl-citation.json"} </w:instrText>
            </w:r>
            <w:r w:rsidRPr="006E0833">
              <w:rPr>
                <w:rFonts w:eastAsia="Calibri"/>
              </w:rPr>
              <w:fldChar w:fldCharType="separate"/>
            </w:r>
            <w:r w:rsidRPr="006E0833">
              <w:rPr>
                <w:rFonts w:eastAsia="Calibri"/>
              </w:rPr>
              <w:t>(Bauer and Kredler 1993, Barton et al. 2011)</w:t>
            </w:r>
            <w:r w:rsidRPr="006E0833">
              <w:rPr>
                <w:rFonts w:eastAsia="Calibri"/>
              </w:rPr>
              <w:fldChar w:fldCharType="end"/>
            </w:r>
          </w:p>
        </w:tc>
      </w:tr>
      <w:tr w:rsidR="006E0833" w:rsidRPr="006E0833" w14:paraId="20EF915A" w14:textId="77777777" w:rsidTr="00A3077D">
        <w:trPr>
          <w:trHeight w:val="1151"/>
        </w:trPr>
        <w:tc>
          <w:tcPr>
            <w:tcW w:w="1649" w:type="dxa"/>
          </w:tcPr>
          <w:p w14:paraId="667C043B" w14:textId="77777777" w:rsidR="006E0833" w:rsidRPr="006E0833" w:rsidRDefault="006E0833" w:rsidP="006E0833">
            <w:pPr>
              <w:rPr>
                <w:rFonts w:eastAsia="Calibri"/>
              </w:rPr>
            </w:pPr>
            <w:r w:rsidRPr="006E0833">
              <w:rPr>
                <w:rFonts w:eastAsia="Calibri"/>
              </w:rPr>
              <w:t>Eye protrusion (mm)</w:t>
            </w:r>
          </w:p>
        </w:tc>
        <w:tc>
          <w:tcPr>
            <w:tcW w:w="5718" w:type="dxa"/>
          </w:tcPr>
          <w:p w14:paraId="3EBB4471" w14:textId="77777777" w:rsidR="006E0833" w:rsidRPr="006E0833" w:rsidRDefault="006E0833" w:rsidP="006E0833">
            <w:pPr>
              <w:rPr>
                <w:rFonts w:eastAsia="Calibri"/>
                <w:vertAlign w:val="superscript"/>
              </w:rPr>
            </w:pPr>
            <w:r w:rsidRPr="006E0833">
              <w:rPr>
                <w:rFonts w:eastAsia="Calibri"/>
              </w:rPr>
              <w:t>A greater eye protrusion was found in a tree-climbing ground beetle, and it may allow partial overlap in the frontal visual field. However, greater eye protrusion might prevent a ground beetle from moving through thick vegetation or soil.</w:t>
            </w:r>
          </w:p>
        </w:tc>
        <w:tc>
          <w:tcPr>
            <w:tcW w:w="1263" w:type="dxa"/>
          </w:tcPr>
          <w:p w14:paraId="313D8A4E" w14:textId="77777777" w:rsidR="006E0833" w:rsidRPr="006E0833" w:rsidRDefault="006E0833" w:rsidP="006E0833">
            <w:pPr>
              <w:rPr>
                <w:rFonts w:eastAsia="Calibri"/>
              </w:rPr>
            </w:pPr>
            <w:r w:rsidRPr="006E0833">
              <w:rPr>
                <w:rFonts w:eastAsia="Calibri"/>
              </w:rPr>
              <w:fldChar w:fldCharType="begin"/>
            </w:r>
            <w:r w:rsidRPr="006E0833">
              <w:rPr>
                <w:rFonts w:eastAsia="Calibri"/>
              </w:rPr>
              <w:instrText xml:space="preserve"> ADDIN ZOTERO_ITEM CSL_CITATION {"citationID":"E5PSIJed","properties":{"formattedCitation":"(Talarico et al. 2007)","plainCitation":"(Talarico et al. 2007)","noteIndex":0},"citationItems":[{"id":425,"uris":["http://zotero.org/groups/5154252/items/VP6JIHI3"],"itemData":{"id":425,"type":"article-journal","container-title":"Journal of Zoological Systematics and Evolutionary Research","DOI":"10.1111/j.1439-0469.2006.00394.x","ISSN":"0947-5745, 1439-0469","issue":"1","journalAbbreviation":"J Zoological System","language":"en","page":"33-38","source":"DOI.org (Crossref)","title":"Morphometry and eye morphology in three species of Carabus (Coleoptera: Carabidae) in relation to habitat demands","title-short":"Morphometry and eye morphology in three species of Carabus (Coleoptera","volume":"45","author":[{"family":"Talarico","given":"F."},{"family":"Romeo","given":"M."},{"family":"Massolo","given":"A."},{"family":"Brandmayr","given":"P."},{"family":"Zetto","given":"T."}],"issued":{"date-parts":[["2007",2]]}}}],"schema":"https://github.com/citation-style-language/schema/raw/master/csl-citation.json"} </w:instrText>
            </w:r>
            <w:r w:rsidRPr="006E0833">
              <w:rPr>
                <w:rFonts w:eastAsia="Calibri"/>
              </w:rPr>
              <w:fldChar w:fldCharType="separate"/>
            </w:r>
            <w:r w:rsidRPr="006E0833">
              <w:rPr>
                <w:rFonts w:eastAsia="Calibri"/>
              </w:rPr>
              <w:t>(Talarico et al. 2007)</w:t>
            </w:r>
            <w:r w:rsidRPr="006E0833">
              <w:rPr>
                <w:rFonts w:eastAsia="Calibri"/>
              </w:rPr>
              <w:fldChar w:fldCharType="end"/>
            </w:r>
          </w:p>
        </w:tc>
      </w:tr>
      <w:tr w:rsidR="006E0833" w:rsidRPr="006E0833" w14:paraId="0178CC57" w14:textId="77777777" w:rsidTr="00A3077D">
        <w:tc>
          <w:tcPr>
            <w:tcW w:w="1649" w:type="dxa"/>
          </w:tcPr>
          <w:p w14:paraId="21A7FA52" w14:textId="77777777" w:rsidR="006E0833" w:rsidRPr="006E0833" w:rsidRDefault="006E0833" w:rsidP="006E0833">
            <w:pPr>
              <w:rPr>
                <w:rFonts w:eastAsia="Calibri"/>
              </w:rPr>
            </w:pPr>
            <w:r w:rsidRPr="006E0833">
              <w:rPr>
                <w:rFonts w:eastAsia="Calibri"/>
              </w:rPr>
              <w:t>Eye length (mm)</w:t>
            </w:r>
          </w:p>
        </w:tc>
        <w:tc>
          <w:tcPr>
            <w:tcW w:w="5718" w:type="dxa"/>
          </w:tcPr>
          <w:p w14:paraId="443AE059" w14:textId="77777777" w:rsidR="006E0833" w:rsidRPr="006E0833" w:rsidRDefault="006E0833" w:rsidP="006E0833">
            <w:pPr>
              <w:rPr>
                <w:rFonts w:eastAsia="Calibri"/>
                <w:vertAlign w:val="superscript"/>
              </w:rPr>
            </w:pPr>
            <w:r w:rsidRPr="006E0833">
              <w:rPr>
                <w:rFonts w:eastAsia="Calibri"/>
              </w:rPr>
              <w:t xml:space="preserve">Diurnal ground beetle species and/or those adapted to open environments tend to rely on vision for predator avoidance or prey </w:t>
            </w:r>
            <w:proofErr w:type="gramStart"/>
            <w:r w:rsidRPr="006E0833">
              <w:rPr>
                <w:rFonts w:eastAsia="Calibri"/>
              </w:rPr>
              <w:t>detection, and</w:t>
            </w:r>
            <w:proofErr w:type="gramEnd"/>
            <w:r w:rsidRPr="006E0833">
              <w:rPr>
                <w:rFonts w:eastAsia="Calibri"/>
              </w:rPr>
              <w:t xml:space="preserve"> thus might have longer eyes. </w:t>
            </w:r>
          </w:p>
        </w:tc>
        <w:tc>
          <w:tcPr>
            <w:tcW w:w="1263" w:type="dxa"/>
          </w:tcPr>
          <w:p w14:paraId="21BD97E4" w14:textId="77777777" w:rsidR="006E0833" w:rsidRPr="006E0833" w:rsidRDefault="006E0833" w:rsidP="006E0833">
            <w:pPr>
              <w:rPr>
                <w:rFonts w:eastAsia="Calibri"/>
              </w:rPr>
            </w:pPr>
            <w:r w:rsidRPr="006E0833">
              <w:rPr>
                <w:rFonts w:eastAsia="Calibri"/>
              </w:rPr>
              <w:fldChar w:fldCharType="begin"/>
            </w:r>
            <w:r w:rsidRPr="006E0833">
              <w:rPr>
                <w:rFonts w:eastAsia="Calibri"/>
              </w:rPr>
              <w:instrText xml:space="preserve"> ADDIN ZOTERO_ITEM CSL_CITATION {"citationID":"GPmrvXB1","properties":{"formattedCitation":"(Talarico et al. 2007)","plainCitation":"(Talarico et al. 2007)","noteIndex":0},"citationItems":[{"id":425,"uris":["http://zotero.org/groups/5154252/items/VP6JIHI3"],"itemData":{"id":425,"type":"article-journal","container-title":"Journal of Zoological Systematics and Evolutionary Research","DOI":"10.1111/j.1439-0469.2006.00394.x","ISSN":"0947-5745, 1439-0469","issue":"1","journalAbbreviation":"J Zoological System","language":"en","page":"33-38","source":"DOI.org (Crossref)","title":"Morphometry and eye morphology in three species of Carabus (Coleoptera: Carabidae) in relation to habitat demands","title-short":"Morphometry and eye morphology in three species of Carabus (Coleoptera","volume":"45","author":[{"family":"Talarico","given":"F."},{"family":"Romeo","given":"M."},{"family":"Massolo","given":"A."},{"family":"Brandmayr","given":"P."},{"family":"Zetto","given":"T."}],"issued":{"date-parts":[["2007",2]]}}}],"schema":"https://github.com/citation-style-language/schema/raw/master/csl-citation.json"} </w:instrText>
            </w:r>
            <w:r w:rsidRPr="006E0833">
              <w:rPr>
                <w:rFonts w:eastAsia="Calibri"/>
              </w:rPr>
              <w:fldChar w:fldCharType="separate"/>
            </w:r>
            <w:r w:rsidRPr="006E0833">
              <w:rPr>
                <w:rFonts w:eastAsia="Calibri"/>
              </w:rPr>
              <w:t>(Talarico et al. 2007)</w:t>
            </w:r>
            <w:r w:rsidRPr="006E0833">
              <w:rPr>
                <w:rFonts w:eastAsia="Calibri"/>
              </w:rPr>
              <w:fldChar w:fldCharType="end"/>
            </w:r>
          </w:p>
        </w:tc>
      </w:tr>
      <w:tr w:rsidR="006E0833" w:rsidRPr="006E0833" w14:paraId="1C80E537" w14:textId="77777777" w:rsidTr="00A3077D">
        <w:tc>
          <w:tcPr>
            <w:tcW w:w="1649" w:type="dxa"/>
          </w:tcPr>
          <w:p w14:paraId="1243D62A" w14:textId="77777777" w:rsidR="006E0833" w:rsidRPr="006E0833" w:rsidRDefault="006E0833" w:rsidP="006E0833">
            <w:pPr>
              <w:rPr>
                <w:rFonts w:eastAsia="Calibri"/>
              </w:rPr>
            </w:pPr>
            <w:r w:rsidRPr="006E0833">
              <w:rPr>
                <w:rFonts w:eastAsia="Calibri"/>
              </w:rPr>
              <w:t>Pronotum width (mm)</w:t>
            </w:r>
          </w:p>
        </w:tc>
        <w:tc>
          <w:tcPr>
            <w:tcW w:w="5718" w:type="dxa"/>
          </w:tcPr>
          <w:p w14:paraId="4F7BB158" w14:textId="77777777" w:rsidR="006E0833" w:rsidRPr="006E0833" w:rsidRDefault="006E0833" w:rsidP="006E0833">
            <w:pPr>
              <w:rPr>
                <w:rFonts w:eastAsia="Calibri"/>
                <w:vertAlign w:val="superscript"/>
              </w:rPr>
            </w:pPr>
            <w:r w:rsidRPr="006E0833">
              <w:rPr>
                <w:rFonts w:eastAsia="Calibri"/>
              </w:rPr>
              <w:t>A proportionally wider pronotum can be found in robust-bodied beetles, which tend to be found within open habitats. A narrow pronotum can be an adaptation to reaching prey within hard-to-reach soil crevices or snail shells. A narrow pronotum may also be related to the beetle having an unobstructed view behind its eyes.</w:t>
            </w:r>
          </w:p>
        </w:tc>
        <w:tc>
          <w:tcPr>
            <w:tcW w:w="1263" w:type="dxa"/>
          </w:tcPr>
          <w:p w14:paraId="574F6920" w14:textId="009ED046" w:rsidR="006E0833" w:rsidRPr="006E0833" w:rsidRDefault="006E0833" w:rsidP="006E0833">
            <w:pPr>
              <w:rPr>
                <w:rFonts w:eastAsia="Calibri"/>
              </w:rPr>
            </w:pPr>
            <w:r w:rsidRPr="006E0833">
              <w:rPr>
                <w:rFonts w:eastAsia="Calibri"/>
              </w:rPr>
              <w:fldChar w:fldCharType="begin"/>
            </w:r>
            <w:r w:rsidR="00E92AAE">
              <w:rPr>
                <w:rFonts w:eastAsia="Calibri"/>
              </w:rPr>
              <w:instrText xml:space="preserve"> ADDIN ZOTERO_ITEM CSL_CITATION {"citationID":"gox9WKX0","properties":{"formattedCitation":"(Thiele 1977, Forsythe 1991, Barton et al. 2011)","plainCitation":"(Thiele 1977, Forsythe 1991, Barton et al. 2011)","noteIndex":0},"citationItems":[{"id":297,"uris":["http://zotero.org/groups/5154252/items/A8K7TR4F"],"itemData":{"id":297,"type":"book","event-place":"Berlin, Heidelberg","ISBN":"978-3-642-81156-2","note":"DOI: 10.1007/978-3-642-81154-8","publisher":"Springer","publisher-place":"Berlin, Heidelberg","source":"DOI.org (Crossref)","title":"Carabid Beetles in Their Environments","URL":"http://link.springer.com/10.1007/978-3-642-81154-8","author":[{"family":"Thiele","given":"Hans-Ulrich"}],"accessed":{"date-parts":[["2023",9,17]]},"issued":{"date-parts":[["1977"]]}}},{"id":518,"uris":["http://zotero.org/groups/5154252/items/7C5NV3AV"],"itemData":{"id":518,"type":"article-journal","abstract":"This paper attempts to describe the relationship between habit, body structure and form in five species of ground beetle representing five different tribes. The results support and broaden the basis for currently accepted ideas about the mode of life of Scaritini, Morionini, Licinini, Omophronini and Galeritini. It examines feeding mechanisms, leg structure and body form. In this study two types of feeding method are recognized: fluid or semi‐fluid feeding, as in\n              Scarites subterraneus\n              , and mixed intake feeding. In the second method, food ingested varies from fluid, mush and recognizable arthropod fragments (\n              Morion monilicornis\n              and\n              Omophron labiatum)\n              to mainly fluids or semi‐fluids with some fragments (\n              Diplochila major\n              and\n              Galerita lecontet\n              ). All these species show morphological adaptations of their feeding mechanisms indicative of their feeding habits.\n            \n            \n              Pro‐, meso‐ and meta‐femoral and tibial lengths and femoral width measurements have been made and correlated with body lengths; maximum running speeds and maximum horizontal pulling (= pushing) forces have also been made and correlated with body lengths.\n              Galerita lecontei\n              and\n              Omophron labiatum\n              have long femora, whereas those of\n              Diplochila major\n              are somewhat shorter and those of\n              Scarites subterraneus\n              and\n              Morion monilicornis\n              are very short.\n              Scarites subterraneus\n              has relatively narrow femora although there is a trend towards a narrowing of the femora in\n              Morion monilicornis.\n              Only\n              Omophron labiatum\n              has broad femora.\n            \n            \n              Galerita lecontei\n              and\n              Omophron labiatum\n              have long tibiae whereas\n              Scarites subterraneus\n              and\n              Morion monilicornis\n              have very short tibiae.\n              Diplochila major\n              represents the mainstream of carabids, with tibial lengths lying between the two extremes. All five species show morphological adaptations of their locomotory apparatus indicative of their locomotory abilities.\n            \n            \n              In this study\n              Omophron labiarum\n              was found to be particularly fast at high speed running (i.e. sprinting) whereas\n              Scarites subterraneus\n              was found to be relatively slow. Only\n              Scarites subterraneus\n              showed particularly strong pushing abilities whereas\n              Galerita lecontei\n              was found to be weak at pushing.\n              Omophron labiatum, Diplochila major\n              and\n              Morion monilicornis\n              were found to have pushing abilities between the two extremes.\n            \n            Variations in height of the prothorax and hind body, the widths of the hind body, prothorax and metatergum, and the lengths of the metasternum, metatergum and wings are discussed and compared with body lengths in the five species. These various parameters have been displayed in the form of tables, and have been discussed in relation to the various habits of the five species. Certain trends were noted.\n            \n              Only\n              Diplochila major\n              has body proportions similar to those of mainstream cursorial carabids.\n              Galerita lecontei\n              has a shallow, narrow prothorax which may be correlated with its particular hunting habits.\n              Scarites subterraneus\n              has a somewhat cylindrical body form; the hind body is often narrower and flatter and the prothorax flatter than mainstream cursorial carabids. This kind of body form reduces friction and causes less obstruction when burrowing or moving in confined spaces.\n              Morion monilicornis\n              has a similar body form to\n              Scarites. Omophron labiatum\n              is unique in having a very deep, wide prothorax and hind body. Its oval and streamlined body form ideally suits it for its unusual burrowing habits.","container-title":"Journal of Zoology","DOI":"10.1111/j.1469-7998.1991.tb04763.x","ISSN":"0952-8369, 1469-7998","issue":"2","journalAbbreviation":"Journal of Zoology","language":"en","page":"233-263","source":"DOI.org (Crossref)","title":"Feeding and locomotory functions in relation to body form in five species of ground beetle (Coleoptera: Carabidae)","title-short":"Feeding and locomotory functions in relation to body form in five species of ground beetle (Coleoptera","volume":"223","author":[{"family":"Forsythe","given":"Trevor G."}],"issued":{"date-parts":[["1991",2]]}}},{"id":471,"uris":["http://zotero.org/groups/5154252/items/VDECKH2A"],"itemData":{"id":471,"type":"article-journal","container-title":"Biological Journal of the Linnean Society","DOI":"10.1111/j.1095-8312.2010.01580.x","ISSN":"00244066","issue":"2","language":"en","page":"301-310","source":"DOI.org (Crossref)","title":"Morphological traits as predictors of diet and microhabitat use in a diverse beetle assemblage","title-short":"Morphological traits as predictors of diet and microhabitat use in a diverse beetle assemblage","volume":"102","author":[{"family":"Barton","given":"Philip S."},{"family":"Gibb","given":"Heloise"},{"family":"Manning","given":"Adrian D."},{"family":"Lindenmayer","given":"David B."},{"family":"Cunningham","given":"Saul A."}],"issued":{"date-parts":[["2011",2]]}}}],"schema":"https://github.com/citation-style-language/schema/raw/master/csl-citation.json"} </w:instrText>
            </w:r>
            <w:r w:rsidRPr="006E0833">
              <w:rPr>
                <w:rFonts w:eastAsia="Calibri"/>
              </w:rPr>
              <w:fldChar w:fldCharType="separate"/>
            </w:r>
            <w:r w:rsidRPr="006E0833">
              <w:rPr>
                <w:rFonts w:eastAsia="Calibri"/>
              </w:rPr>
              <w:t>(Thiele 1977, Forsythe 1991, Barton et al. 2011)</w:t>
            </w:r>
            <w:r w:rsidRPr="006E0833">
              <w:rPr>
                <w:rFonts w:eastAsia="Calibri"/>
              </w:rPr>
              <w:fldChar w:fldCharType="end"/>
            </w:r>
          </w:p>
        </w:tc>
      </w:tr>
      <w:tr w:rsidR="006E0833" w:rsidRPr="006E0833" w14:paraId="279BD1A9" w14:textId="77777777" w:rsidTr="00A3077D">
        <w:tc>
          <w:tcPr>
            <w:tcW w:w="1649" w:type="dxa"/>
          </w:tcPr>
          <w:p w14:paraId="17E63ABC" w14:textId="77777777" w:rsidR="006E0833" w:rsidRPr="006E0833" w:rsidRDefault="006E0833" w:rsidP="006E0833">
            <w:pPr>
              <w:rPr>
                <w:rFonts w:eastAsia="Calibri"/>
              </w:rPr>
            </w:pPr>
            <w:r w:rsidRPr="006E0833">
              <w:rPr>
                <w:rFonts w:eastAsia="Calibri"/>
              </w:rPr>
              <w:t>Abdomen width (mm)</w:t>
            </w:r>
          </w:p>
        </w:tc>
        <w:tc>
          <w:tcPr>
            <w:tcW w:w="5718" w:type="dxa"/>
          </w:tcPr>
          <w:p w14:paraId="76680A45" w14:textId="77777777" w:rsidR="006E0833" w:rsidRPr="006E0833" w:rsidRDefault="006E0833" w:rsidP="006E0833">
            <w:pPr>
              <w:rPr>
                <w:rFonts w:eastAsia="Calibri"/>
                <w:vertAlign w:val="superscript"/>
              </w:rPr>
            </w:pPr>
            <w:r w:rsidRPr="006E0833">
              <w:rPr>
                <w:rFonts w:eastAsia="Calibri"/>
              </w:rPr>
              <w:t>Similar pattern to pronotum width, with species having proportionally wider abdomens tending to be found in open habitats.</w:t>
            </w:r>
          </w:p>
        </w:tc>
        <w:tc>
          <w:tcPr>
            <w:tcW w:w="1263" w:type="dxa"/>
          </w:tcPr>
          <w:p w14:paraId="105F0051" w14:textId="147B639E" w:rsidR="006E0833" w:rsidRPr="006E0833" w:rsidRDefault="006E0833" w:rsidP="006E0833">
            <w:pPr>
              <w:rPr>
                <w:rFonts w:eastAsia="Calibri"/>
              </w:rPr>
            </w:pPr>
            <w:r w:rsidRPr="006E0833">
              <w:rPr>
                <w:rFonts w:eastAsia="Calibri"/>
              </w:rPr>
              <w:fldChar w:fldCharType="begin"/>
            </w:r>
            <w:r w:rsidR="00E92AAE">
              <w:rPr>
                <w:rFonts w:eastAsia="Calibri"/>
              </w:rPr>
              <w:instrText xml:space="preserve"> ADDIN ZOTERO_ITEM CSL_CITATION {"citationID":"OujifYJV","properties":{"formattedCitation":"(Barton et al. 2011)","plainCitation":"(Barton et al. 2011)","noteIndex":0},"citationItems":[{"id":471,"uris":["http://zotero.org/groups/5154252/items/VDECKH2A"],"itemData":{"id":471,"type":"article-journal","container-title":"Biological Journal of the Linnean Society","DOI":"10.1111/j.1095-8312.2010.01580.x","ISSN":"00244066","issue":"2","language":"en","page":"301-310","source":"DOI.org (Crossref)","title":"Morphological traits as predictors of diet and microhabitat use in a diverse beetle assemblage","title-short":"Morphological traits as predictors of diet and microhabitat use in a diverse beetle assemblage","volume":"102","author":[{"family":"Barton","given":"Philip S."},{"family":"Gibb","given":"Heloise"},{"family":"Manning","given":"Adrian D."},{"family":"Lindenmayer","given":"David B."},{"family":"Cunningham","given":"Saul A."}],"issued":{"date-parts":[["2011",2]]}}}],"schema":"https://github.com/citation-style-language/schema/raw/master/csl-citation.json"} </w:instrText>
            </w:r>
            <w:r w:rsidRPr="006E0833">
              <w:rPr>
                <w:rFonts w:eastAsia="Calibri"/>
              </w:rPr>
              <w:fldChar w:fldCharType="separate"/>
            </w:r>
            <w:r w:rsidRPr="006E0833">
              <w:rPr>
                <w:rFonts w:eastAsia="Calibri"/>
              </w:rPr>
              <w:t>(Barton et al. 2011)</w:t>
            </w:r>
            <w:r w:rsidRPr="006E0833">
              <w:rPr>
                <w:rFonts w:eastAsia="Calibri"/>
              </w:rPr>
              <w:fldChar w:fldCharType="end"/>
            </w:r>
          </w:p>
        </w:tc>
      </w:tr>
      <w:tr w:rsidR="006E0833" w:rsidRPr="006E0833" w14:paraId="526ACE75" w14:textId="77777777" w:rsidTr="00A3077D">
        <w:tc>
          <w:tcPr>
            <w:tcW w:w="1649" w:type="dxa"/>
          </w:tcPr>
          <w:p w14:paraId="1FC6F6A5" w14:textId="77777777" w:rsidR="006E0833" w:rsidRPr="006E0833" w:rsidRDefault="006E0833" w:rsidP="006E0833">
            <w:pPr>
              <w:rPr>
                <w:rFonts w:eastAsia="Calibri"/>
              </w:rPr>
            </w:pPr>
            <w:r w:rsidRPr="006E0833">
              <w:rPr>
                <w:rFonts w:eastAsia="Calibri"/>
              </w:rPr>
              <w:t>Rear leg length (mm)</w:t>
            </w:r>
          </w:p>
        </w:tc>
        <w:tc>
          <w:tcPr>
            <w:tcW w:w="5718" w:type="dxa"/>
          </w:tcPr>
          <w:p w14:paraId="2EF0DEE6" w14:textId="77777777" w:rsidR="006E0833" w:rsidRPr="006E0833" w:rsidRDefault="006E0833" w:rsidP="006E0833">
            <w:pPr>
              <w:rPr>
                <w:rFonts w:eastAsia="Calibri"/>
              </w:rPr>
            </w:pPr>
            <w:r w:rsidRPr="006E0833">
              <w:rPr>
                <w:rFonts w:eastAsia="Calibri"/>
              </w:rPr>
              <w:t>Open habitats seem to favor ground beetle species with shorter legs relative to body length. Ground beetles with longer legs may be weaker at pushing through dense substrates.</w:t>
            </w:r>
          </w:p>
        </w:tc>
        <w:tc>
          <w:tcPr>
            <w:tcW w:w="1263" w:type="dxa"/>
          </w:tcPr>
          <w:p w14:paraId="69A3F7EA" w14:textId="147D723B" w:rsidR="006E0833" w:rsidRPr="006E0833" w:rsidRDefault="006E0833" w:rsidP="006E0833">
            <w:pPr>
              <w:rPr>
                <w:rFonts w:eastAsia="Calibri"/>
              </w:rPr>
            </w:pPr>
            <w:r w:rsidRPr="006E0833">
              <w:rPr>
                <w:rFonts w:eastAsia="Calibri"/>
              </w:rPr>
              <w:fldChar w:fldCharType="begin"/>
            </w:r>
            <w:r w:rsidR="00E92AAE">
              <w:rPr>
                <w:rFonts w:eastAsia="Calibri"/>
              </w:rPr>
              <w:instrText xml:space="preserve"> ADDIN ZOTERO_ITEM CSL_CITATION {"citationID":"sg0PoQeU","properties":{"formattedCitation":"(Forsythe 1991, Barton et al. 2011)","plainCitation":"(Forsythe 1991, Barton et al. 2011)","noteIndex":0},"citationItems":[{"id":518,"uris":["http://zotero.org/groups/5154252/items/7C5NV3AV"],"itemData":{"id":518,"type":"article-journal","abstract":"This paper attempts to describe the relationship between habit, body structure and form in five species of ground beetle representing five different tribes. The results support and broaden the basis for currently accepted ideas about the mode of life of Scaritini, Morionini, Licinini, Omophronini and Galeritini. It examines feeding mechanisms, leg structure and body form. In this study two types of feeding method are recognized: fluid or semi‐fluid feeding, as in\n              Scarites subterraneus\n              , and mixed intake feeding. In the second method, food ingested varies from fluid, mush and recognizable arthropod fragments (\n              Morion monilicornis\n              and\n              Omophron labiatum)\n              to mainly fluids or semi‐fluids with some fragments (\n              Diplochila major\n              and\n              Galerita lecontet\n              ). All these species show morphological adaptations of their feeding mechanisms indicative of their feeding habits.\n            \n            \n              Pro‐, meso‐ and meta‐femoral and tibial lengths and femoral width measurements have been made and correlated with body lengths; maximum running speeds and maximum horizontal pulling (= pushing) forces have also been made and correlated with body lengths.\n              Galerita lecontei\n              and\n              Omophron labiatum\n              have long femora, whereas those of\n              Diplochila major\n              are somewhat shorter and those of\n              Scarites subterraneus\n              and\n              Morion monilicornis\n              are very short.\n              Scarites subterraneus\n              has relatively narrow femora although there is a trend towards a narrowing of the femora in\n              Morion monilicornis.\n              Only\n              Omophron labiatum\n              has broad femora.\n            \n            \n              Galerita lecontei\n              and\n              Omophron labiatum\n              have long tibiae whereas\n              Scarites subterraneus\n              and\n              Morion monilicornis\n              have very short tibiae.\n              Diplochila major\n              represents the mainstream of carabids, with tibial lengths lying between the two extremes. All five species show morphological adaptations of their locomotory apparatus indicative of their locomotory abilities.\n            \n            \n              In this study\n              Omophron labiarum\n              was found to be particularly fast at high speed running (i.e. sprinting) whereas\n              Scarites subterraneus\n              was found to be relatively slow. Only\n              Scarites subterraneus\n              showed particularly strong pushing abilities whereas\n              Galerita lecontei\n              was found to be weak at pushing.\n              Omophron labiatum, Diplochila major\n              and\n              Morion monilicornis\n              were found to have pushing abilities between the two extremes.\n            \n            Variations in height of the prothorax and hind body, the widths of the hind body, prothorax and metatergum, and the lengths of the metasternum, metatergum and wings are discussed and compared with body lengths in the five species. These various parameters have been displayed in the form of tables, and have been discussed in relation to the various habits of the five species. Certain trends were noted.\n            \n              Only\n              Diplochila major\n              has body proportions similar to those of mainstream cursorial carabids.\n              Galerita lecontei\n              has a shallow, narrow prothorax which may be correlated with its particular hunting habits.\n              Scarites subterraneus\n              has a somewhat cylindrical body form; the hind body is often narrower and flatter and the prothorax flatter than mainstream cursorial carabids. This kind of body form reduces friction and causes less obstruction when burrowing or moving in confined spaces.\n              Morion monilicornis\n              has a similar body form to\n              Scarites. Omophron labiatum\n              is unique in having a very deep, wide prothorax and hind body. Its oval and streamlined body form ideally suits it for its unusual burrowing habits.","container-title":"Journal of Zoology","DOI":"10.1111/j.1469-7998.1991.tb04763.x","ISSN":"0952-8369, 1469-7998","issue":"2","journalAbbreviation":"Journal of Zoology","language":"en","page":"233-263","source":"DOI.org (Crossref)","title":"Feeding and locomotory functions in relation to body form in five species of ground beetle (Coleoptera: Carabidae)","title-short":"Feeding and locomotory functions in relation to body form in five species of ground beetle (Coleoptera","volume":"223","author":[{"family":"Forsythe","given":"Trevor G."}],"issued":{"date-parts":[["1991",2]]}}},{"id":471,"uris":["http://zotero.org/groups/5154252/items/VDECKH2A"],"itemData":{"id":471,"type":"article-journal","container-title":"Biological Journal of the Linnean Society","DOI":"10.1111/j.1095-8312.2010.01580.x","ISSN":"00244066","issue":"2","language":"en","page":"301-310","source":"DOI.org (Crossref)","title":"Morphological traits as predictors of diet and microhabitat use in a diverse beetle assemblage","title-short":"Morphological traits as predictors of diet and microhabitat use in a diverse beetle assemblage","volume":"102","author":[{"family":"Barton","given":"Philip S."},{"family":"Gibb","given":"Heloise"},{"family":"Manning","given":"Adrian D."},{"family":"Lindenmayer","given":"David B."},{"family":"Cunningham","given":"Saul A."}],"issued":{"date-parts":[["2011",2]]}}}],"schema":"https://github.com/citation-style-language/schema/raw/master/csl-citation.json"} </w:instrText>
            </w:r>
            <w:r w:rsidRPr="006E0833">
              <w:rPr>
                <w:rFonts w:eastAsia="Calibri"/>
              </w:rPr>
              <w:fldChar w:fldCharType="separate"/>
            </w:r>
            <w:r w:rsidRPr="006E0833">
              <w:rPr>
                <w:rFonts w:eastAsia="Calibri"/>
              </w:rPr>
              <w:t>(Forsythe 1991, Barton et al. 2011)</w:t>
            </w:r>
            <w:r w:rsidRPr="006E0833">
              <w:rPr>
                <w:rFonts w:eastAsia="Calibri"/>
              </w:rPr>
              <w:fldChar w:fldCharType="end"/>
            </w:r>
          </w:p>
        </w:tc>
      </w:tr>
      <w:tr w:rsidR="006E0833" w:rsidRPr="006E0833" w14:paraId="5A47FDDA" w14:textId="77777777" w:rsidTr="00A3077D">
        <w:tc>
          <w:tcPr>
            <w:tcW w:w="1649" w:type="dxa"/>
          </w:tcPr>
          <w:p w14:paraId="667F4168" w14:textId="77777777" w:rsidR="006E0833" w:rsidRPr="006E0833" w:rsidRDefault="006E0833" w:rsidP="006E0833">
            <w:pPr>
              <w:rPr>
                <w:rFonts w:eastAsia="Calibri"/>
              </w:rPr>
            </w:pPr>
            <w:r w:rsidRPr="006E0833">
              <w:rPr>
                <w:rFonts w:eastAsia="Calibri"/>
              </w:rPr>
              <w:t>Rear trochanter length (mm)</w:t>
            </w:r>
          </w:p>
        </w:tc>
        <w:tc>
          <w:tcPr>
            <w:tcW w:w="5718" w:type="dxa"/>
          </w:tcPr>
          <w:p w14:paraId="3AFD29FE" w14:textId="77777777" w:rsidR="006E0833" w:rsidRPr="006E0833" w:rsidRDefault="006E0833" w:rsidP="006E0833">
            <w:pPr>
              <w:rPr>
                <w:rFonts w:eastAsia="Calibri"/>
              </w:rPr>
            </w:pPr>
            <w:r w:rsidRPr="006E0833">
              <w:rPr>
                <w:rFonts w:eastAsia="Calibri"/>
              </w:rPr>
              <w:t>The rear trochanter connects to the femur of the rear leg. Ground beetles have a bean-shaped rear trochanter that allows them to move between narrow crevices between bark, leaf litter, or soil. The muscle in the rear trochanter allows the rear leg to create a force in the dorsal direction, which expands the space and allows the beetle to move through constricted areas. The trochanter is longer, on average, in species that push themselves through soil and underneath leaf litter. It is shorter in species that walk or run above the surface of the substrate.</w:t>
            </w:r>
          </w:p>
        </w:tc>
        <w:tc>
          <w:tcPr>
            <w:tcW w:w="1263" w:type="dxa"/>
          </w:tcPr>
          <w:p w14:paraId="1D40CEBE" w14:textId="77777777" w:rsidR="006E0833" w:rsidRPr="006E0833" w:rsidRDefault="006E0833" w:rsidP="006E0833">
            <w:pPr>
              <w:rPr>
                <w:rFonts w:eastAsia="Calibri"/>
              </w:rPr>
            </w:pPr>
            <w:r w:rsidRPr="006E0833">
              <w:rPr>
                <w:rFonts w:eastAsia="Calibri"/>
              </w:rPr>
              <w:fldChar w:fldCharType="begin"/>
            </w:r>
            <w:r w:rsidRPr="006E0833">
              <w:rPr>
                <w:rFonts w:eastAsia="Calibri"/>
              </w:rPr>
              <w:instrText xml:space="preserve"> ADDIN ZOTERO_ITEM CSL_CITATION {"citationID":"KAobTgxz","properties":{"formattedCitation":"(Forsythe 1991, Talarico et al. 2007)","plainCitation":"(Forsythe 1991, Talarico et al. 2007)","noteIndex":0},"citationItems":[{"id":518,"uris":["http://zotero.org/groups/5154252/items/7C5NV3AV"],"itemData":{"id":518,"type":"article-journal","abstract":"This paper attempts to describe the relationship between habit, body structure and form in five species of ground beetle representing five different tribes. The results support and broaden the basis for currently accepted ideas about the mode of life of Scaritini, Morionini, Licinini, Omophronini and Galeritini. It examines feeding mechanisms, leg structure and body form. In this study two types of feeding method are recognized: fluid or semi‐fluid feeding, as in\n              Scarites subterraneus\n              , and mixed intake feeding. In the second method, food ingested varies from fluid, mush and recognizable arthropod fragments (\n              Morion monilicornis\n              and\n              Omophron labiatum)\n              to mainly fluids or semi‐fluids with some fragments (\n              Diplochila major\n              and\n              Galerita lecontet\n              ). All these species show morphological adaptations of their feeding mechanisms indicative of their feeding habits.\n            \n            \n              Pro‐, meso‐ and meta‐femoral and tibial lengths and femoral width measurements have been made and correlated with body lengths; maximum running speeds and maximum horizontal pulling (= pushing) forces have also been made and correlated with body lengths.\n              Galerita lecontei\n              and\n              Omophron labiatum\n              have long femora, whereas those of\n              Diplochila major\n              are somewhat shorter and those of\n              Scarites subterraneus\n              and\n              Morion monilicornis\n              are very short.\n              Scarites subterraneus\n              has relatively narrow femora although there is a trend towards a narrowing of the femora in\n              Morion monilicornis.\n              Only\n              Omophron labiatum\n              has broad femora.\n            \n            \n              Galerita lecontei\n              and\n              Omophron labiatum\n              have long tibiae whereas\n              Scarites subterraneus\n              and\n              Morion monilicornis\n              have very short tibiae.\n              Diplochila major\n              represents the mainstream of carabids, with tibial lengths lying between the two extremes. All five species show morphological adaptations of their locomotory apparatus indicative of their locomotory abilities.\n            \n            \n              In this study\n              Omophron labiarum\n              was found to be particularly fast at high speed running (i.e. sprinting) whereas\n              Scarites subterraneus\n              was found to be relatively slow. Only\n              Scarites subterraneus\n              showed particularly strong pushing abilities whereas\n              Galerita lecontei\n              was found to be weak at pushing.\n              Omophron labiatum, Diplochila major\n              and\n              Morion monilicornis\n              were found to have pushing abilities between the two extremes.\n            \n            Variations in height of the prothorax and hind body, the widths of the hind body, prothorax and metatergum, and the lengths of the metasternum, metatergum and wings are discussed and compared with body lengths in the five species. These various parameters have been displayed in the form of tables, and have been discussed in relation to the various habits of the five species. Certain trends were noted.\n            \n              Only\n              Diplochila major\n              has body proportions similar to those of mainstream cursorial carabids.\n              Galerita lecontei\n              has a shallow, narrow prothorax which may be correlated with its particular hunting habits.\n              Scarites subterraneus\n              has a somewhat cylindrical body form; the hind body is often narrower and flatter and the prothorax flatter than mainstream cursorial carabids. This kind of body form reduces friction and causes less obstruction when burrowing or moving in confined spaces.\n              Morion monilicornis\n              has a similar body form to\n              Scarites. Omophron labiatum\n              is unique in having a very deep, wide prothorax and hind body. Its oval and streamlined body form ideally suits it for its unusual burrowing habits.","container-title":"Journal of Zoology","DOI":"10.1111/j.1469-7998.1991.tb04763.x","ISSN":"0952-8369, 1469-7998","issue":"2","journalAbbreviation":"Journal of Zoology","language":"en","page":"233-263","source":"DOI.org (Crossref)","title":"Feeding and locomotory functions in relation to body form in five species of ground beetle (Coleoptera: Carabidae)","title-short":"Feeding and locomotory functions in relation to body form in five species of ground beetle (Coleoptera","volume":"223","author":[{"family":"Forsythe","given":"Trevor G."}],"issued":{"date-parts":[["1991",2]]}}},{"id":425,"uris":["http://zotero.org/groups/5154252/items/VP6JIHI3"],"itemData":{"id":425,"type":"article-journal","container-title":"Journal of Zoological Systematics and Evolutionary Research","DOI":"10.1111/j.1439-0469.2006.00394.x","ISSN":"0947-5745, 1439-0469","issue":"1","journalAbbreviation":"J Zoological System","language":"en","page":"33-38","source":"DOI.org (Crossref)","title":"Morphometry and eye morphology in three species of Carabus (Coleoptera: Carabidae) in relation to habitat demands","title-short":"Morphometry and eye morphology in three species of Carabus (Coleoptera","volume":"45","author":[{"family":"Talarico","given":"F."},{"family":"Romeo","given":"M."},{"family":"Massolo","given":"A."},{"family":"Brandmayr","given":"P."},{"family":"Zetto","given":"T."}],"issued":{"date-parts":[["2007",2]]}}}],"schema":"https://github.com/citation-style-language/schema/raw/master/csl-citation.json"} </w:instrText>
            </w:r>
            <w:r w:rsidRPr="006E0833">
              <w:rPr>
                <w:rFonts w:eastAsia="Calibri"/>
              </w:rPr>
              <w:fldChar w:fldCharType="separate"/>
            </w:r>
            <w:r w:rsidRPr="006E0833">
              <w:rPr>
                <w:rFonts w:eastAsia="Calibri"/>
              </w:rPr>
              <w:t>(Forsythe 1991, Talarico et al. 2007)</w:t>
            </w:r>
            <w:r w:rsidRPr="006E0833">
              <w:rPr>
                <w:rFonts w:eastAsia="Calibri"/>
              </w:rPr>
              <w:fldChar w:fldCharType="end"/>
            </w:r>
          </w:p>
        </w:tc>
      </w:tr>
      <w:tr w:rsidR="006E0833" w:rsidRPr="006E0833" w14:paraId="432BB052" w14:textId="77777777" w:rsidTr="00A3077D">
        <w:tc>
          <w:tcPr>
            <w:tcW w:w="1649" w:type="dxa"/>
          </w:tcPr>
          <w:p w14:paraId="16E28231" w14:textId="77777777" w:rsidR="006E0833" w:rsidRPr="006E0833" w:rsidRDefault="006E0833" w:rsidP="006E0833">
            <w:pPr>
              <w:rPr>
                <w:rFonts w:eastAsia="Calibri"/>
              </w:rPr>
            </w:pPr>
            <w:r w:rsidRPr="006E0833">
              <w:rPr>
                <w:rFonts w:eastAsia="Calibri"/>
              </w:rPr>
              <w:t>Flight capability (range: 0-1)</w:t>
            </w:r>
          </w:p>
        </w:tc>
        <w:tc>
          <w:tcPr>
            <w:tcW w:w="5718" w:type="dxa"/>
          </w:tcPr>
          <w:p w14:paraId="0AA95E28" w14:textId="77777777" w:rsidR="006E0833" w:rsidRPr="006E0833" w:rsidRDefault="006E0833" w:rsidP="006E0833">
            <w:pPr>
              <w:rPr>
                <w:rFonts w:eastAsia="Calibri"/>
              </w:rPr>
            </w:pPr>
            <w:r w:rsidRPr="006E0833">
              <w:rPr>
                <w:rFonts w:eastAsia="Calibri"/>
              </w:rPr>
              <w:t>Flight-capable species (macropterous and with fully developed flight musculature) can exploit patchy, temporary habitats. Conversely, flight incapable species may have higher fitness within stable habitats.</w:t>
            </w:r>
          </w:p>
        </w:tc>
        <w:tc>
          <w:tcPr>
            <w:tcW w:w="1263" w:type="dxa"/>
          </w:tcPr>
          <w:p w14:paraId="1E8DDB88" w14:textId="310B230F" w:rsidR="006E0833" w:rsidRPr="006E0833" w:rsidRDefault="006E0833" w:rsidP="006E0833">
            <w:pPr>
              <w:rPr>
                <w:rFonts w:eastAsia="Calibri"/>
              </w:rPr>
            </w:pPr>
            <w:r w:rsidRPr="006E0833">
              <w:rPr>
                <w:rFonts w:eastAsia="Calibri"/>
              </w:rPr>
              <w:fldChar w:fldCharType="begin"/>
            </w:r>
            <w:r w:rsidR="00C85C82">
              <w:rPr>
                <w:rFonts w:eastAsia="Calibri"/>
              </w:rPr>
              <w:instrText xml:space="preserve"> ADDIN ZOTERO_ITEM CSL_CITATION {"citationID":"FUIvVHFC","properties":{"formattedCitation":"(Ribera et al. 2001, Venn 2016)","plainCitation":"(Ribera et al. 2001, Venn 2016)","noteIndex":0},"citationItems":[{"id":504,"uris":["http://zotero.org/groups/5154252/items/48WFQJBL"],"itemData":{"id":504,"type":"article-journal","container-title":"Ecology","DOI":"10.1890/0012-9658(2001)082[1112:EOLDAS]2.0.CO;2","ISSN":"0012-9658","issue":"4","journalAbbreviation":"Ecology","language":"en","page":"1112-1129","source":"DOI.org (Crossref)","title":"Effect of Land Disturbance and Stress on Species Traits of Ground Beetle Assemblages","volume":"82","author":[{"family":"Ribera","given":"Ignacio"},{"family":"Dolédec","given":"Sylvain"},{"family":"Downie","given":"Iain S."},{"family":"Foster","given":"Garth N."}],"issued":{"date-parts":[["2001",4]]}}},{"id":1151,"uris":["http://zotero.org/groups/5154252/items/5T8V353I"],"itemData":{"id":1151,"type":"article-journal","abstract":"This review considers factors affecting the ﬂight capacity of carabid beetles and the implications of ﬂight for carabids. Studies from the Dutch polders in particular show that young populations of carabids consist predominantly of macropterous species and macropterous individuals of wing-dimorphic species. Also populations of wing-dimorphic carabid species at the periphery of their geographical range contain high proportions of macropterous individuals. However, studies from Baltic archipelagos show that older populations of even highly isolated island habitats contain considerable proportions of brachypterous species and individuals. This suggests that macroptery is primarily an adaptation for dispersal and that there exists a mechanism for subsequently reducing the ratio of macropterous to brachypterous species under stable conditions, due to the competitive advantage of brachyptery. Populations in isolated habitats, such as islands and mountains, have high proportions of brachypterous species. Many macropterous species do not possess functional ﬂight muscles. Species of unstable habitats, such as tree canopies and wet habitats, are mostly macropterous. Brachypterous species tend to disappear from disturbed habitats. There is uncertainty regarding the extent to which carabid dispersal is directed and how much passive. Both Den Boer and Lindroth recognized that mostly macropterous individuals of macropterous and wing-dimorphic species disperse and found new populations, after which brachyptery tends to rapidly appear and proliferate in the newly founded population. It is most likely that the allele for brachyptery would arrive via the dispersal of gravid females which had mated with brachypterous males prior to emigration. Whilst many studies consider wing morphology traits of carabid beetles to be species-speciﬁc and permanent, a number of studies have shown that the oogenesis ﬂight syndrome, whereby females undertake migration and subsequently lose their ﬂight muscles by histolysis before eventually regenerating them after reproducing, has been reported for a growing number of carabid species. Wing morphology of carabid beetles clearly offers strong potential for the study of population dynamics. This ﬁeld of study ﬂourished during the 1940’s to the late 1980’s. Whilst a considerable amount of valuable research has been performed and published, the topic clearly holds considerable potential for future study.","container-title":"European Journal of Entomology","DOI":"10.14411/eje.2016.079","ISSN":"12105759, 18028829","journalAbbreviation":"Eur. J. Entomol.","language":"en","page":"587-600","source":"DOI.org (Crossref)","title":"To fly or not to fly: Factors influencing the flight capacity of carabid beetles (Coleoptera: Carabidae)","title-short":"To fly or not to fly","volume":"113","author":[{"family":"Venn","given":"Stephen"}],"issued":{"date-parts":[["2016",12,30]]}}}],"schema":"https://github.com/citation-style-language/schema/raw/master/csl-citation.json"} </w:instrText>
            </w:r>
            <w:r w:rsidRPr="006E0833">
              <w:rPr>
                <w:rFonts w:eastAsia="Calibri"/>
              </w:rPr>
              <w:fldChar w:fldCharType="separate"/>
            </w:r>
            <w:r w:rsidRPr="006E0833">
              <w:rPr>
                <w:rFonts w:eastAsia="Calibri"/>
              </w:rPr>
              <w:t>(Ribera et al. 2001, Venn 2016)</w:t>
            </w:r>
            <w:r w:rsidRPr="006E0833">
              <w:rPr>
                <w:rFonts w:eastAsia="Calibri"/>
              </w:rPr>
              <w:fldChar w:fldCharType="end"/>
            </w:r>
          </w:p>
        </w:tc>
      </w:tr>
    </w:tbl>
    <w:p w14:paraId="7E18114D" w14:textId="77777777" w:rsidR="006E0833" w:rsidRPr="006E0833" w:rsidRDefault="006E0833" w:rsidP="006E0833">
      <w:pPr>
        <w:rPr>
          <w:rFonts w:eastAsia="Calibri"/>
          <w:kern w:val="0"/>
          <w:sz w:val="24"/>
          <w:szCs w:val="24"/>
          <w14:ligatures w14:val="none"/>
        </w:rPr>
      </w:pPr>
    </w:p>
    <w:p w14:paraId="7C5CBD2A" w14:textId="77777777" w:rsidR="006E0833" w:rsidRPr="006E0833" w:rsidRDefault="006E0833" w:rsidP="006E0833">
      <w:pPr>
        <w:ind w:left="6480" w:firstLine="720"/>
        <w:rPr>
          <w:rFonts w:eastAsia="Calibri"/>
          <w:kern w:val="0"/>
          <w:sz w:val="24"/>
          <w:szCs w:val="24"/>
          <w14:ligatures w14:val="none"/>
        </w:rPr>
      </w:pPr>
      <w:r w:rsidRPr="006E0833">
        <w:rPr>
          <w:rFonts w:eastAsia="Calibri"/>
          <w:kern w:val="0"/>
          <w:sz w:val="24"/>
          <w:szCs w:val="24"/>
          <w14:ligatures w14:val="none"/>
        </w:rPr>
        <w:t>Continued</w:t>
      </w:r>
    </w:p>
    <w:p w14:paraId="0CD200C0" w14:textId="77777777" w:rsidR="006E0833" w:rsidRPr="006E0833" w:rsidRDefault="006E0833" w:rsidP="006E0833">
      <w:pPr>
        <w:spacing w:line="480" w:lineRule="auto"/>
        <w:ind w:left="6480" w:firstLine="720"/>
        <w:rPr>
          <w:rFonts w:eastAsia="Calibri"/>
          <w:kern w:val="0"/>
          <w:sz w:val="24"/>
          <w:szCs w:val="24"/>
          <w14:ligatures w14:val="none"/>
        </w:rPr>
      </w:pPr>
    </w:p>
    <w:p w14:paraId="6F738F67" w14:textId="77777777" w:rsidR="006E0833" w:rsidRPr="006E0833" w:rsidRDefault="006E0833" w:rsidP="006E0833">
      <w:pPr>
        <w:spacing w:line="480" w:lineRule="auto"/>
        <w:ind w:left="6480" w:firstLine="720"/>
        <w:rPr>
          <w:rFonts w:eastAsia="Calibri"/>
          <w:kern w:val="0"/>
          <w:sz w:val="24"/>
          <w:szCs w:val="24"/>
          <w14:ligatures w14:val="none"/>
        </w:rPr>
      </w:pPr>
    </w:p>
    <w:p w14:paraId="3F515176" w14:textId="77777777"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lastRenderedPageBreak/>
        <w:t>Table 2.1 Continued</w:t>
      </w:r>
    </w:p>
    <w:tbl>
      <w:tblPr>
        <w:tblStyle w:val="TableGrid1"/>
        <w:tblW w:w="0" w:type="auto"/>
        <w:tblLook w:val="04A0" w:firstRow="1" w:lastRow="0" w:firstColumn="1" w:lastColumn="0" w:noHBand="0" w:noVBand="1"/>
      </w:tblPr>
      <w:tblGrid>
        <w:gridCol w:w="1649"/>
        <w:gridCol w:w="5727"/>
        <w:gridCol w:w="1254"/>
      </w:tblGrid>
      <w:tr w:rsidR="006E0833" w:rsidRPr="006E0833" w14:paraId="348BC46A" w14:textId="77777777" w:rsidTr="00A3077D">
        <w:tc>
          <w:tcPr>
            <w:tcW w:w="1649" w:type="dxa"/>
          </w:tcPr>
          <w:p w14:paraId="2DAEFD33" w14:textId="77777777" w:rsidR="006E0833" w:rsidRPr="006E0833" w:rsidRDefault="006E0833" w:rsidP="006E0833">
            <w:pPr>
              <w:rPr>
                <w:rFonts w:eastAsia="Calibri"/>
              </w:rPr>
            </w:pPr>
            <w:r w:rsidRPr="006E0833">
              <w:rPr>
                <w:rFonts w:eastAsia="Calibri"/>
              </w:rPr>
              <w:tab/>
            </w:r>
            <w:r w:rsidRPr="006E0833">
              <w:rPr>
                <w:rFonts w:eastAsia="Calibri"/>
              </w:rPr>
              <w:tab/>
            </w:r>
            <w:r w:rsidRPr="006E0833">
              <w:rPr>
                <w:rFonts w:eastAsia="Calibri"/>
                <w:b/>
                <w:bCs/>
              </w:rPr>
              <w:t>Trait</w:t>
            </w:r>
          </w:p>
        </w:tc>
        <w:tc>
          <w:tcPr>
            <w:tcW w:w="5727" w:type="dxa"/>
          </w:tcPr>
          <w:p w14:paraId="2D34657F" w14:textId="77777777" w:rsidR="006E0833" w:rsidRPr="006E0833" w:rsidRDefault="006E0833" w:rsidP="006E0833">
            <w:pPr>
              <w:rPr>
                <w:rFonts w:eastAsia="Calibri"/>
              </w:rPr>
            </w:pPr>
            <w:r w:rsidRPr="006E0833">
              <w:rPr>
                <w:rFonts w:eastAsia="Calibri"/>
                <w:b/>
                <w:bCs/>
              </w:rPr>
              <w:t>Connection to habitat</w:t>
            </w:r>
          </w:p>
        </w:tc>
        <w:tc>
          <w:tcPr>
            <w:tcW w:w="1254" w:type="dxa"/>
          </w:tcPr>
          <w:p w14:paraId="4E26760E" w14:textId="77777777" w:rsidR="006E0833" w:rsidRPr="006E0833" w:rsidRDefault="006E0833" w:rsidP="006E0833">
            <w:pPr>
              <w:rPr>
                <w:rFonts w:eastAsia="Calibri"/>
              </w:rPr>
            </w:pPr>
            <w:r w:rsidRPr="006E0833">
              <w:rPr>
                <w:rFonts w:eastAsia="Calibri"/>
                <w:b/>
                <w:bCs/>
              </w:rPr>
              <w:t>References</w:t>
            </w:r>
          </w:p>
        </w:tc>
      </w:tr>
      <w:tr w:rsidR="006E0833" w:rsidRPr="006E0833" w14:paraId="40C27C4E" w14:textId="77777777" w:rsidTr="00A3077D">
        <w:tc>
          <w:tcPr>
            <w:tcW w:w="1649" w:type="dxa"/>
          </w:tcPr>
          <w:p w14:paraId="70FADB5D" w14:textId="77777777" w:rsidR="006E0833" w:rsidRPr="006E0833" w:rsidRDefault="006E0833" w:rsidP="006E0833">
            <w:pPr>
              <w:rPr>
                <w:rFonts w:eastAsia="Calibri"/>
              </w:rPr>
            </w:pPr>
            <w:r w:rsidRPr="006E0833">
              <w:rPr>
                <w:rFonts w:eastAsia="Calibri"/>
              </w:rPr>
              <w:t>Water affinity (range: 0-1)</w:t>
            </w:r>
          </w:p>
        </w:tc>
        <w:tc>
          <w:tcPr>
            <w:tcW w:w="5727" w:type="dxa"/>
          </w:tcPr>
          <w:p w14:paraId="62BE7C37" w14:textId="77777777" w:rsidR="006E0833" w:rsidRPr="006E0833" w:rsidRDefault="006E0833" w:rsidP="006E0833">
            <w:pPr>
              <w:rPr>
                <w:rFonts w:eastAsia="Calibri"/>
              </w:rPr>
            </w:pPr>
            <w:r w:rsidRPr="006E0833">
              <w:rPr>
                <w:rFonts w:eastAsia="Calibri"/>
              </w:rPr>
              <w:t xml:space="preserve">Habitats vary in the saturation of the substrate with water, and water preference varies between ground beetle species, with some species found near riverbanks or other bodies of water, others found in moist leaf litter, and others found in dry soil. A preference for low humidity may be related to overwintering within tree stumps and logs, versus in the soil. </w:t>
            </w:r>
          </w:p>
        </w:tc>
        <w:tc>
          <w:tcPr>
            <w:tcW w:w="1254" w:type="dxa"/>
          </w:tcPr>
          <w:p w14:paraId="40B02684" w14:textId="77777777" w:rsidR="006E0833" w:rsidRPr="006E0833" w:rsidRDefault="006E0833" w:rsidP="006E0833">
            <w:pPr>
              <w:rPr>
                <w:rFonts w:eastAsia="Calibri"/>
              </w:rPr>
            </w:pPr>
            <w:r w:rsidRPr="006E0833">
              <w:rPr>
                <w:rFonts w:eastAsia="Calibri"/>
              </w:rPr>
              <w:fldChar w:fldCharType="begin"/>
            </w:r>
            <w:r w:rsidRPr="006E0833">
              <w:rPr>
                <w:rFonts w:eastAsia="Calibri"/>
              </w:rPr>
              <w:instrText xml:space="preserve"> ADDIN ZOTERO_ITEM CSL_CITATION {"citationID":"HaGQl7iC","properties":{"formattedCitation":"(Thiele 1977)","plainCitation":"(Thiele 1977)","noteIndex":0},"citationItems":[{"id":297,"uris":["http://zotero.org/groups/5154252/items/A8K7TR4F"],"itemData":{"id":297,"type":"book","event-place":"Berlin, Heidelberg","ISBN":"978-3-642-81156-2","note":"DOI: 10.1007/978-3-642-81154-8","publisher":"Springer","publisher-place":"Berlin, Heidelberg","source":"DOI.org (Crossref)","title":"Carabid Beetles in Their Environments","URL":"http://link.springer.com/10.1007/978-3-642-81154-8","author":[{"family":"Thiele","given":"Hans-Ulrich"}],"accessed":{"date-parts":[["2023",9,17]]},"issued":{"date-parts":[["1977"]]}}}],"schema":"https://github.com/citation-style-language/schema/raw/master/csl-citation.json"} </w:instrText>
            </w:r>
            <w:r w:rsidRPr="006E0833">
              <w:rPr>
                <w:rFonts w:eastAsia="Calibri"/>
              </w:rPr>
              <w:fldChar w:fldCharType="separate"/>
            </w:r>
            <w:r w:rsidRPr="006E0833">
              <w:rPr>
                <w:rFonts w:eastAsia="Calibri"/>
              </w:rPr>
              <w:t>(Thiele 1977)</w:t>
            </w:r>
            <w:r w:rsidRPr="006E0833">
              <w:rPr>
                <w:rFonts w:eastAsia="Calibri"/>
              </w:rPr>
              <w:fldChar w:fldCharType="end"/>
            </w:r>
          </w:p>
        </w:tc>
      </w:tr>
      <w:tr w:rsidR="006E0833" w:rsidRPr="006E0833" w14:paraId="73D8CD6D" w14:textId="77777777" w:rsidTr="00A3077D">
        <w:tc>
          <w:tcPr>
            <w:tcW w:w="1649" w:type="dxa"/>
          </w:tcPr>
          <w:p w14:paraId="00279AD3" w14:textId="77777777" w:rsidR="006E0833" w:rsidRPr="006E0833" w:rsidRDefault="006E0833" w:rsidP="006E0833">
            <w:pPr>
              <w:rPr>
                <w:rFonts w:eastAsia="Calibri"/>
              </w:rPr>
            </w:pPr>
            <w:r w:rsidRPr="006E0833">
              <w:rPr>
                <w:rFonts w:eastAsia="Calibri"/>
              </w:rPr>
              <w:t xml:space="preserve">Forest affinity (forest specialist, eurytopic, or </w:t>
            </w:r>
            <w:proofErr w:type="gramStart"/>
            <w:r w:rsidRPr="006E0833">
              <w:rPr>
                <w:rFonts w:eastAsia="Calibri"/>
              </w:rPr>
              <w:t>open-habitat</w:t>
            </w:r>
            <w:proofErr w:type="gramEnd"/>
            <w:r w:rsidRPr="006E0833">
              <w:rPr>
                <w:rFonts w:eastAsia="Calibri"/>
              </w:rPr>
              <w:t>)</w:t>
            </w:r>
          </w:p>
        </w:tc>
        <w:tc>
          <w:tcPr>
            <w:tcW w:w="5727" w:type="dxa"/>
          </w:tcPr>
          <w:p w14:paraId="0A6B4601" w14:textId="77777777" w:rsidR="006E0833" w:rsidRPr="006E0833" w:rsidRDefault="006E0833" w:rsidP="006E0833">
            <w:pPr>
              <w:rPr>
                <w:rFonts w:eastAsia="Calibri"/>
              </w:rPr>
            </w:pPr>
            <w:r w:rsidRPr="006E0833">
              <w:rPr>
                <w:rFonts w:eastAsia="Calibri"/>
              </w:rPr>
              <w:t xml:space="preserve">Some ground beetle species tend to be caught in forests, underneath trees, whereas other species tend to be caught in fields, prairies, pastures, and other open habitats. </w:t>
            </w:r>
          </w:p>
        </w:tc>
        <w:tc>
          <w:tcPr>
            <w:tcW w:w="1254" w:type="dxa"/>
          </w:tcPr>
          <w:p w14:paraId="5069546E" w14:textId="77777777" w:rsidR="006E0833" w:rsidRPr="006E0833" w:rsidRDefault="006E0833" w:rsidP="006E0833">
            <w:pPr>
              <w:rPr>
                <w:rFonts w:eastAsia="Calibri"/>
              </w:rPr>
            </w:pPr>
            <w:r w:rsidRPr="006E0833">
              <w:rPr>
                <w:rFonts w:eastAsia="Calibri"/>
              </w:rPr>
              <w:fldChar w:fldCharType="begin"/>
            </w:r>
            <w:r w:rsidRPr="006E0833">
              <w:rPr>
                <w:rFonts w:eastAsia="Calibri"/>
              </w:rPr>
              <w:instrText xml:space="preserve"> ADDIN ZOTERO_ITEM CSL_CITATION {"citationID":"NdFlSWLU","properties":{"formattedCitation":"(Silverman et al. 2008)","plainCitation":"(Silverman et al. 2008)","noteIndex":0},"citationItems":[{"id":320,"uris":["http://zotero.org/groups/5154252/items/2MNXBW9Z"],"itemData":{"id":320,"type":"article-journal","container-title":"Environmental Entomology","DOI":"10.1093/ee/37.3.725","ISSN":"0046-225X, 1938-2936","issue":"3","journalAbbreviation":"Environmental Entomology","language":"en","page":"725-733","source":"DOI.org (Crossref)","title":"Oil Pipeline Corridor Through an Intact Forest Alters Ground Beetle (Coleoptera: Carabidae) Assemblages in Southeastern Ohio","title-short":"Oil Pipeline Corridor Through an Intact Forest Alters Ground Beetle (Coleoptera","volume":"37","author":[{"family":"Silverman","given":"B."},{"family":"Horn","given":"D. J."},{"family":"Purrington","given":"F. F."},{"family":"Gandhi","given":"K. J. K."}],"issued":{"date-parts":[["2008",6,1]]}}}],"schema":"https://github.com/citation-style-language/schema/raw/master/csl-citation.json"} </w:instrText>
            </w:r>
            <w:r w:rsidRPr="006E0833">
              <w:rPr>
                <w:rFonts w:eastAsia="Calibri"/>
              </w:rPr>
              <w:fldChar w:fldCharType="separate"/>
            </w:r>
            <w:r w:rsidRPr="006E0833">
              <w:rPr>
                <w:rFonts w:eastAsia="Calibri"/>
              </w:rPr>
              <w:t>(Silverman et al. 2008)</w:t>
            </w:r>
            <w:r w:rsidRPr="006E0833">
              <w:rPr>
                <w:rFonts w:eastAsia="Calibri"/>
              </w:rPr>
              <w:fldChar w:fldCharType="end"/>
            </w:r>
          </w:p>
        </w:tc>
      </w:tr>
    </w:tbl>
    <w:p w14:paraId="43AAC6C2" w14:textId="10DED709" w:rsidR="006E0833" w:rsidRDefault="006E0833" w:rsidP="00EF5504">
      <w:pPr>
        <w:rPr>
          <w:rFonts w:eastAsia="Calibri"/>
          <w:kern w:val="0"/>
          <w:sz w:val="24"/>
          <w:szCs w:val="24"/>
          <w14:ligatures w14:val="none"/>
        </w:rPr>
      </w:pPr>
    </w:p>
    <w:p w14:paraId="73DDFF31" w14:textId="77777777" w:rsidR="00EF5504" w:rsidRDefault="00EF5504" w:rsidP="00EF5504">
      <w:pPr>
        <w:rPr>
          <w:rFonts w:eastAsia="Calibri"/>
          <w:kern w:val="0"/>
          <w:sz w:val="24"/>
          <w:szCs w:val="24"/>
          <w14:ligatures w14:val="none"/>
        </w:rPr>
      </w:pPr>
    </w:p>
    <w:p w14:paraId="164204D7" w14:textId="77777777" w:rsidR="00EF5504" w:rsidRPr="006E0833" w:rsidRDefault="00EF5504" w:rsidP="00EF5504">
      <w:pPr>
        <w:rPr>
          <w:rFonts w:eastAsia="Calibri"/>
          <w:kern w:val="0"/>
          <w:sz w:val="24"/>
          <w:szCs w:val="24"/>
          <w14:ligatures w14:val="none"/>
        </w:rPr>
      </w:pPr>
    </w:p>
    <w:p w14:paraId="0997E14A" w14:textId="77777777" w:rsidR="006E0833" w:rsidRPr="006E0833" w:rsidRDefault="006E0833" w:rsidP="006E0833">
      <w:pPr>
        <w:spacing w:line="480" w:lineRule="auto"/>
        <w:rPr>
          <w:rFonts w:eastAsia="Calibri"/>
          <w:kern w:val="0"/>
          <w:sz w:val="24"/>
          <w:szCs w:val="24"/>
          <w:u w:val="single"/>
          <w14:ligatures w14:val="none"/>
        </w:rPr>
      </w:pPr>
      <w:r w:rsidRPr="006E0833">
        <w:rPr>
          <w:rFonts w:eastAsia="Calibri"/>
          <w:kern w:val="0"/>
          <w:sz w:val="24"/>
          <w:szCs w:val="24"/>
          <w:u w:val="single"/>
          <w14:ligatures w14:val="none"/>
        </w:rPr>
        <w:t>Forest floor environment</w:t>
      </w:r>
    </w:p>
    <w:p w14:paraId="22AA7B13" w14:textId="62EE56C4" w:rsidR="006E0833" w:rsidRPr="006E0833" w:rsidRDefault="006E0833" w:rsidP="00AB1484">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Environmental variables on the forest floor were quantified to assess differences among windthrow, salvaged, and undisturbed </w:t>
      </w:r>
      <w:proofErr w:type="gramStart"/>
      <w:r w:rsidRPr="006E0833">
        <w:rPr>
          <w:rFonts w:eastAsia="Calibri"/>
          <w:kern w:val="0"/>
          <w:sz w:val="24"/>
          <w:szCs w:val="24"/>
          <w14:ligatures w14:val="none"/>
        </w:rPr>
        <w:t>forest</w:t>
      </w:r>
      <w:proofErr w:type="gramEnd"/>
      <w:r w:rsidRPr="006E0833">
        <w:rPr>
          <w:rFonts w:eastAsia="Calibri"/>
          <w:kern w:val="0"/>
          <w:sz w:val="24"/>
          <w:szCs w:val="24"/>
          <w14:ligatures w14:val="none"/>
        </w:rPr>
        <w:t xml:space="preserve">. Percentage canopy openness was measured using a spherical crown </w:t>
      </w:r>
      <w:proofErr w:type="spellStart"/>
      <w:r w:rsidRPr="006E0833">
        <w:rPr>
          <w:rFonts w:eastAsia="Calibri"/>
          <w:kern w:val="0"/>
          <w:sz w:val="24"/>
          <w:szCs w:val="24"/>
          <w14:ligatures w14:val="none"/>
        </w:rPr>
        <w:t>densiometer</w:t>
      </w:r>
      <w:proofErr w:type="spellEnd"/>
      <w:r w:rsidRPr="006E0833">
        <w:rPr>
          <w:rFonts w:eastAsia="Calibri"/>
          <w:kern w:val="0"/>
          <w:sz w:val="24"/>
          <w:szCs w:val="24"/>
          <w14:ligatures w14:val="none"/>
        </w:rPr>
        <w:t xml:space="preserve"> directly above the pitfall traps to assess light availability on the forest floor. Canopy openness was measured on 9-10 June in 2015, and on 1-2 June in 2022. Percentage cover of ground-level vegetation</w:t>
      </w:r>
      <w:r w:rsidR="00EF5504">
        <w:rPr>
          <w:rFonts w:eastAsia="Calibri"/>
          <w:kern w:val="0"/>
          <w:sz w:val="24"/>
          <w:szCs w:val="24"/>
          <w14:ligatures w14:val="none"/>
        </w:rPr>
        <w:t xml:space="preserve"> and percentage cover of </w:t>
      </w:r>
      <w:r w:rsidRPr="006E0833">
        <w:rPr>
          <w:rFonts w:eastAsia="Calibri"/>
          <w:kern w:val="0"/>
          <w:sz w:val="24"/>
          <w:szCs w:val="24"/>
          <w14:ligatures w14:val="none"/>
        </w:rPr>
        <w:t xml:space="preserve"> leaf litter were estimated in two randomly selected 1 m</w:t>
      </w:r>
      <w:r w:rsidRPr="006E0833">
        <w:rPr>
          <w:rFonts w:eastAsia="Calibri"/>
          <w:kern w:val="0"/>
          <w:sz w:val="24"/>
          <w:szCs w:val="24"/>
          <w:vertAlign w:val="superscript"/>
          <w14:ligatures w14:val="none"/>
        </w:rPr>
        <w:t>2</w:t>
      </w:r>
      <w:r w:rsidRPr="006E0833">
        <w:rPr>
          <w:rFonts w:eastAsia="Calibri"/>
          <w:kern w:val="0"/>
          <w:sz w:val="24"/>
          <w:szCs w:val="24"/>
          <w14:ligatures w14:val="none"/>
        </w:rPr>
        <w:t xml:space="preserve"> quadrats around each pitfall trap</w:t>
      </w:r>
      <w:commentRangeStart w:id="6"/>
      <w:commentRangeStart w:id="7"/>
      <w:commentRangeStart w:id="8"/>
      <w:commentRangeStart w:id="9"/>
      <w:r w:rsidRPr="006E0833">
        <w:rPr>
          <w:rFonts w:eastAsia="Calibri"/>
          <w:kern w:val="0"/>
          <w:sz w:val="24"/>
          <w:szCs w:val="24"/>
          <w14:ligatures w14:val="none"/>
        </w:rPr>
        <w:t>.</w:t>
      </w:r>
      <w:commentRangeEnd w:id="6"/>
      <w:r w:rsidRPr="006E0833">
        <w:rPr>
          <w:rFonts w:eastAsia="Calibri"/>
          <w:kern w:val="0"/>
          <w:sz w:val="24"/>
          <w:szCs w:val="24"/>
          <w14:ligatures w14:val="none"/>
        </w:rPr>
        <w:commentReference w:id="6"/>
      </w:r>
      <w:commentRangeEnd w:id="7"/>
      <w:r w:rsidRPr="006E0833">
        <w:rPr>
          <w:rFonts w:eastAsia="Calibri"/>
          <w:kern w:val="0"/>
          <w:sz w:val="24"/>
          <w:szCs w:val="24"/>
          <w14:ligatures w14:val="none"/>
        </w:rPr>
        <w:commentReference w:id="7"/>
      </w:r>
      <w:commentRangeEnd w:id="8"/>
      <w:r w:rsidRPr="006E0833">
        <w:rPr>
          <w:rFonts w:eastAsia="Calibri"/>
          <w:sz w:val="16"/>
          <w:szCs w:val="16"/>
        </w:rPr>
        <w:commentReference w:id="8"/>
      </w:r>
      <w:commentRangeEnd w:id="9"/>
      <w:r w:rsidRPr="006E0833">
        <w:rPr>
          <w:rFonts w:eastAsia="Calibri"/>
          <w:sz w:val="16"/>
          <w:szCs w:val="16"/>
        </w:rPr>
        <w:commentReference w:id="9"/>
      </w:r>
      <w:r w:rsidRPr="006E0833">
        <w:rPr>
          <w:rFonts w:eastAsia="Calibri"/>
          <w:kern w:val="0"/>
          <w:sz w:val="24"/>
          <w:szCs w:val="24"/>
          <w14:ligatures w14:val="none"/>
        </w:rPr>
        <w:t xml:space="preserve"> Ground cover estimates were collected on 9 June and 7 July</w:t>
      </w:r>
      <w:r w:rsidR="00EF5504">
        <w:rPr>
          <w:rFonts w:eastAsia="Calibri"/>
          <w:kern w:val="0"/>
          <w:sz w:val="24"/>
          <w:szCs w:val="24"/>
          <w14:ligatures w14:val="none"/>
        </w:rPr>
        <w:t xml:space="preserve"> in 2015 </w:t>
      </w:r>
      <w:r w:rsidRPr="006E0833">
        <w:rPr>
          <w:rFonts w:eastAsia="Calibri"/>
          <w:kern w:val="0"/>
          <w:sz w:val="24"/>
          <w:szCs w:val="24"/>
          <w14:ligatures w14:val="none"/>
        </w:rPr>
        <w:t xml:space="preserve">and on 1-2 June and 13 July in 2022. Values from the two quadrats around each pitfall trap were averaged together for a site-level mean. Soil moisture was measured at three locations adjacent to each pitfall trap using a </w:t>
      </w:r>
      <w:proofErr w:type="spellStart"/>
      <w:r w:rsidRPr="006E0833">
        <w:rPr>
          <w:rFonts w:eastAsia="Calibri"/>
          <w:kern w:val="0"/>
          <w:sz w:val="24"/>
          <w:szCs w:val="24"/>
          <w14:ligatures w14:val="none"/>
        </w:rPr>
        <w:t>Dynamax</w:t>
      </w:r>
      <w:proofErr w:type="spellEnd"/>
      <w:r w:rsidRPr="006E0833">
        <w:rPr>
          <w:rFonts w:eastAsia="Calibri"/>
          <w:kern w:val="0"/>
          <w:sz w:val="24"/>
          <w:szCs w:val="24"/>
          <w14:ligatures w14:val="none"/>
        </w:rPr>
        <w:t xml:space="preserve"> Inc. (Houston, Texas) TH20 portable soil moisture meter with a Theta Probe ML2x sensor in 2015</w:t>
      </w:r>
      <w:commentRangeStart w:id="10"/>
      <w:commentRangeStart w:id="11"/>
      <w:r w:rsidRPr="006E0833">
        <w:rPr>
          <w:rFonts w:eastAsia="Calibri"/>
          <w:kern w:val="0"/>
          <w:sz w:val="24"/>
          <w:szCs w:val="24"/>
          <w14:ligatures w14:val="none"/>
        </w:rPr>
        <w:t>.</w:t>
      </w:r>
      <w:commentRangeEnd w:id="10"/>
      <w:r w:rsidRPr="006E0833">
        <w:rPr>
          <w:rFonts w:eastAsia="Calibri"/>
          <w:kern w:val="0"/>
          <w:sz w:val="24"/>
          <w:szCs w:val="24"/>
          <w14:ligatures w14:val="none"/>
        </w:rPr>
        <w:commentReference w:id="10"/>
      </w:r>
      <w:commentRangeEnd w:id="11"/>
      <w:r w:rsidRPr="006E0833">
        <w:rPr>
          <w:rFonts w:eastAsia="Calibri"/>
          <w:kern w:val="0"/>
          <w:sz w:val="24"/>
          <w:szCs w:val="24"/>
          <w14:ligatures w14:val="none"/>
        </w:rPr>
        <w:commentReference w:id="11"/>
      </w:r>
      <w:r w:rsidRPr="006E0833">
        <w:rPr>
          <w:rFonts w:eastAsia="Calibri"/>
          <w:kern w:val="0"/>
          <w:sz w:val="24"/>
          <w:szCs w:val="24"/>
          <w14:ligatures w14:val="none"/>
        </w:rPr>
        <w:t xml:space="preserve"> Soil moisture measurements were taken biweekly when pitfall samples were collected, for a total of six dates per year. The 18 soil moisture readings at each plot were averaged together for a single mean for the year.</w:t>
      </w:r>
    </w:p>
    <w:p w14:paraId="01403B4F" w14:textId="77777777" w:rsidR="006E0833" w:rsidRPr="006E0833" w:rsidRDefault="006E0833" w:rsidP="006E0833">
      <w:pPr>
        <w:spacing w:line="480" w:lineRule="auto"/>
        <w:rPr>
          <w:rFonts w:eastAsia="Calibri"/>
          <w:kern w:val="0"/>
          <w:sz w:val="24"/>
          <w:szCs w:val="24"/>
          <w14:ligatures w14:val="none"/>
        </w:rPr>
      </w:pPr>
    </w:p>
    <w:p w14:paraId="182FEA0B" w14:textId="77777777" w:rsidR="006E0833" w:rsidRPr="006E0833" w:rsidDel="00C76DA6" w:rsidRDefault="006E0833" w:rsidP="006E0833">
      <w:pPr>
        <w:spacing w:line="480" w:lineRule="auto"/>
        <w:rPr>
          <w:del w:id="12" w:author="Perry, Kayla" w:date="2025-11-08T13:37:00Z" w16du:dateUtc="2025-11-08T18:37:00Z"/>
          <w:rFonts w:eastAsia="Calibri"/>
          <w:kern w:val="0"/>
          <w:sz w:val="24"/>
          <w:szCs w:val="24"/>
          <w:u w:val="single"/>
          <w14:ligatures w14:val="none"/>
        </w:rPr>
      </w:pPr>
      <w:r w:rsidRPr="006E0833">
        <w:rPr>
          <w:rFonts w:eastAsia="Calibri"/>
          <w:kern w:val="0"/>
          <w:sz w:val="24"/>
          <w:szCs w:val="24"/>
          <w:u w:val="single"/>
          <w14:ligatures w14:val="none"/>
        </w:rPr>
        <w:lastRenderedPageBreak/>
        <w:t>Statistical analysis</w:t>
      </w:r>
    </w:p>
    <w:p w14:paraId="01325F26" w14:textId="0DD1BEB9"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All analyses were conducted in R </w:t>
      </w:r>
      <w:r w:rsidR="00C85C82">
        <w:rPr>
          <w:rFonts w:eastAsia="Calibri"/>
          <w:kern w:val="0"/>
          <w:sz w:val="24"/>
          <w:szCs w:val="24"/>
          <w14:ligatures w14:val="none"/>
        </w:rPr>
        <w:t xml:space="preserve">version 4.4.1 </w:t>
      </w:r>
      <w:r w:rsidR="00C85C82">
        <w:rPr>
          <w:rFonts w:eastAsia="Calibri"/>
          <w:kern w:val="0"/>
          <w:sz w:val="24"/>
          <w:szCs w:val="24"/>
          <w14:ligatures w14:val="none"/>
        </w:rPr>
        <w:fldChar w:fldCharType="begin"/>
      </w:r>
      <w:r w:rsidR="00C85C82">
        <w:rPr>
          <w:rFonts w:eastAsia="Calibri"/>
          <w:kern w:val="0"/>
          <w:sz w:val="24"/>
          <w:szCs w:val="24"/>
          <w14:ligatures w14:val="none"/>
        </w:rPr>
        <w:instrText xml:space="preserve"> ADDIN ZOTERO_ITEM CSL_CITATION {"citationID":"1xolQv2R","properties":{"formattedCitation":"(R Core Team 2024)","plainCitation":"(R Core Team 2024)","noteIndex":0},"citationItems":[{"id":1020,"uris":["http://zotero.org/users/6631577/items/DVQDLUHM"],"itemData":{"id":1020,"type":"software","event-place":"Vienna,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00C85C82">
        <w:rPr>
          <w:rFonts w:eastAsia="Calibri"/>
          <w:kern w:val="0"/>
          <w:sz w:val="24"/>
          <w:szCs w:val="24"/>
          <w14:ligatures w14:val="none"/>
        </w:rPr>
        <w:fldChar w:fldCharType="separate"/>
      </w:r>
      <w:r w:rsidR="00C85C82" w:rsidRPr="00C85C82">
        <w:rPr>
          <w:sz w:val="24"/>
        </w:rPr>
        <w:t>(R Core Team 2024)</w:t>
      </w:r>
      <w:r w:rsidR="00C85C82">
        <w:rPr>
          <w:rFonts w:eastAsia="Calibri"/>
          <w:kern w:val="0"/>
          <w:sz w:val="24"/>
          <w:szCs w:val="24"/>
          <w14:ligatures w14:val="none"/>
        </w:rPr>
        <w:fldChar w:fldCharType="end"/>
      </w:r>
      <w:r w:rsidR="00C85C82">
        <w:rPr>
          <w:rFonts w:eastAsia="Calibri"/>
          <w:kern w:val="0"/>
          <w:sz w:val="24"/>
          <w:szCs w:val="24"/>
          <w14:ligatures w14:val="none"/>
        </w:rPr>
        <w:t xml:space="preserve">. </w:t>
      </w:r>
      <w:ins w:id="13" w:author="Perry, Kayla" w:date="2025-11-08T13:38:00Z" w16du:dateUtc="2025-11-08T18:38:00Z">
        <w:r w:rsidRPr="006E0833">
          <w:rPr>
            <w:rFonts w:eastAsia="Calibri"/>
            <w:kern w:val="0"/>
            <w:sz w:val="24"/>
            <w:szCs w:val="24"/>
            <w14:ligatures w14:val="none"/>
          </w:rPr>
          <w:t>All code and development history that support these find</w:t>
        </w:r>
      </w:ins>
      <w:ins w:id="14" w:author="Perry, Kayla" w:date="2025-11-08T13:39:00Z" w16du:dateUtc="2025-11-08T18:39:00Z">
        <w:r w:rsidRPr="006E0833">
          <w:rPr>
            <w:rFonts w:eastAsia="Calibri"/>
            <w:kern w:val="0"/>
            <w:sz w:val="24"/>
            <w:szCs w:val="24"/>
            <w14:ligatures w14:val="none"/>
          </w:rPr>
          <w:t>ings can be found in the GitHub repository: add link.</w:t>
        </w:r>
      </w:ins>
    </w:p>
    <w:p w14:paraId="0478E7CC" w14:textId="2C2CC260"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To determine if our sampling effort was adequate to characterize the ground beetle community, we used species accumulation curves (SACs) and Chao estimators. For each year and treatment, we created a SAC with number of sampled plots on the x-axis. This was implemented using the </w:t>
      </w:r>
      <w:proofErr w:type="spellStart"/>
      <w:r w:rsidRPr="006E0833">
        <w:rPr>
          <w:rFonts w:eastAsia="Calibri"/>
          <w:i/>
          <w:iCs/>
          <w:kern w:val="0"/>
          <w:sz w:val="24"/>
          <w:szCs w:val="24"/>
          <w14:ligatures w14:val="none"/>
        </w:rPr>
        <w:t>specaccum</w:t>
      </w:r>
      <w:proofErr w:type="spellEnd"/>
      <w:r w:rsidRPr="006E0833">
        <w:rPr>
          <w:rFonts w:eastAsia="Calibri"/>
          <w:kern w:val="0"/>
          <w:sz w:val="24"/>
          <w:szCs w:val="24"/>
          <w14:ligatures w14:val="none"/>
        </w:rPr>
        <w:t xml:space="preserve"> function in the R package ‘vegan’ with the ‘random’ setting, which finds the mean SAC by permuting the order of the plots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{"citationID":"QvAsaFTx","properties":{"formattedCitation":"(Oksanen et al. 2024, R Core Team 2024)","plainCitation":"(Oksanen et al. 2024, R Core Team 2024)","noteIndex":0},"citationItems":[{"id":1167,"uris":["http://zotero.org/users/6631577/items/ZXK2SLBL"],"itemData":{"id":1167,"type":"software","genre":"R","title":"_vegan: Community Ecology Package_","URL":"https://CRAN.R-project.org/package=vegan","version":"2.6-6.1","author":[{"family":"Oksanen","given":"J."},{"family":"Simpson","given":"G"},{"family":"Blanchet","given":"F."},{"literal":"Kindt R, Legendre P, Minchin P,"},{"literal":"O'Hara R, Solymos P, Stevens M, Szoecs E, Wagner H, Barbour M,"},{"literal":"Bedward M, Bolker B, Borcard D, Carvalho G, Chirico M, De Caceres"},{"literal":"M, Durand S, Evangelista H, FitzJohn R, Friendly M, Furneaux B,"},{"literal":"Hannigan G, Hill M, Lahti L, McGlinn D, Ouellette M, Ribeiro"},{"literal":"Cunha E, Smith T, Stier A, Ter Braak C, Weedon J"}],"issued":{"date-parts":[["2024"]]}}},{"id":1020,"uris":["http://zotero.org/users/6631577/items/DVQDLUHM"],"itemData":{"id":1020,"type":"software","event-place":"Vienna,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Pr="006E0833">
        <w:rPr>
          <w:rFonts w:eastAsia="Calibri"/>
          <w:kern w:val="0"/>
          <w:sz w:val="24"/>
          <w:szCs w:val="24"/>
          <w14:ligatures w14:val="none"/>
        </w:rPr>
        <w:fldChar w:fldCharType="separate"/>
      </w:r>
      <w:r w:rsidR="00C85C82" w:rsidRPr="00C85C82">
        <w:rPr>
          <w:sz w:val="24"/>
        </w:rPr>
        <w:t>(Oksanen et al. 2024, R Core Team 2024)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The Chao1 estimator was used to estimate a lower bound on the true species richness of ground beetles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{"citationID":"UihRdcJj","properties":{"formattedCitation":"(Chao and Chiu 2016)","plainCitation":"(Chao and Chiu 2016)","noteIndex":0},"citationItems":[{"id":1110,"uris":["http://zotero.org/users/6631577/items/ECJZN5Q4"],"itemData":{"id":1110,"type":"chapter","abstract":"Abstract\n            On the basis of the sampling data from an assemblage, estimation of species richness (observed plus undetected) is statistically difficult especially for highly diverse assemblages with many rare species. Simple counts of species richness in samples typically underestimate and strongly depend on sampling effort and sample completeness. There are two approaches to infer species richness and make fair comparisons among multiple assemblages based on possibly unequal sampling effort and incomplete samples that miss many species. (i) An asymptotic approach: this approach compares the estimated asymptotes of species accumulation curves. It is based on statistical sampling‐theory methods of estimating species richness. Both parametric and nonparametric methods are reviewed. We focus on the nonparametric estimators that are universally valid for all species abundance distributions. (ii) A nonasymptotic approach: this approach compares the estimated species richnesses of standardized samples with a common finite sample size or sample completeness. It is based on the seamless sample‐size‐ and coverage‐based rarefaction and extrapolation sampling curves. This approach aims to compare species richness estimates for equally large or equally complete samples. These two approaches allow researchers to efficiently use all data to make robust and detailed inferences about species richness. Two R packages (SpadeR and iNEXT) are applied to rainforest tree data for illustration.","container-title":"Wiley StatsRef: Statistics Reference Online","edition":"1","ISBN":"978-1-118-44511-2","language":"en","license":"http://doi.wiley.com/10.1002/tdm_license_1.1","note":"DOI: 10.1002/9781118445112.stat03432.pub2","page":"1-26","publisher":"Wiley","source":"DOI.org (Crossref)","title":"Species Richness: Estimation and Comparison","title-short":"Species Richness","URL":"https://onlinelibrary.wiley.com/doi/10.1002/9781118445112.stat03432.pub2","editor":[{"family":"Kenett","given":"Ron S."},{"family":"Longford","given":"Nicholas T."},{"family":"Piegorsch","given":"Walter W."},{"family":"Ruggeri","given":"Fabrizio"}],"author":[{"family":"Chao","given":"Anne"},{"family":"Chiu","given":"Chun‐Huo"}],"accessed":{"date-parts":[["2025",2,5]]},"issued":{"date-parts":[["2016",8,5]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(Chao and Chiu 2016)</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This estimator incorporates the number of singletons and doubletons to estimate the number of undetected species and was implemented using the function </w:t>
      </w:r>
      <w:r w:rsidR="00266706">
        <w:rPr>
          <w:rFonts w:eastAsia="Calibri"/>
          <w:kern w:val="0"/>
          <w:sz w:val="24"/>
          <w:szCs w:val="24"/>
          <w14:ligatures w14:val="none"/>
        </w:rPr>
        <w:t>‘</w:t>
      </w:r>
      <w:proofErr w:type="spellStart"/>
      <w:r w:rsidRPr="006E0833">
        <w:rPr>
          <w:rFonts w:eastAsia="Calibri"/>
          <w:kern w:val="0"/>
          <w:sz w:val="24"/>
          <w:szCs w:val="24"/>
          <w14:ligatures w14:val="none"/>
        </w:rPr>
        <w:t>ChaoSpecies</w:t>
      </w:r>
      <w:proofErr w:type="spellEnd"/>
      <w:r w:rsidR="00266706">
        <w:rPr>
          <w:rFonts w:eastAsia="Calibri"/>
          <w:kern w:val="0"/>
          <w:sz w:val="24"/>
          <w:szCs w:val="24"/>
          <w14:ligatures w14:val="none"/>
        </w:rPr>
        <w:t>’</w:t>
      </w:r>
      <w:r w:rsidRPr="006E0833">
        <w:rPr>
          <w:rFonts w:eastAsia="Calibri"/>
          <w:kern w:val="0"/>
          <w:sz w:val="24"/>
          <w:szCs w:val="24"/>
          <w14:ligatures w14:val="none"/>
        </w:rPr>
        <w:t xml:space="preserve"> in the R package </w:t>
      </w:r>
      <w:r w:rsidR="00266706">
        <w:rPr>
          <w:rFonts w:eastAsia="Calibri"/>
          <w:kern w:val="0"/>
          <w:sz w:val="24"/>
          <w:szCs w:val="24"/>
          <w14:ligatures w14:val="none"/>
        </w:rPr>
        <w:t>‘</w:t>
      </w:r>
      <w:proofErr w:type="spellStart"/>
      <w:r w:rsidRPr="006E0833">
        <w:rPr>
          <w:rFonts w:eastAsia="Calibri"/>
          <w:kern w:val="0"/>
          <w:sz w:val="24"/>
          <w:szCs w:val="24"/>
          <w14:ligatures w14:val="none"/>
        </w:rPr>
        <w:t>SpadeR</w:t>
      </w:r>
      <w:proofErr w:type="spellEnd"/>
      <w:r w:rsidR="00266706">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{"citationID":"eMACe8qK","properties":{"formattedCitation":"(Chao et al. 2016)","plainCitation":"(Chao et al. 2016)","noteIndex":0},"citationItems":[{"id":1114,"uris":["http://zotero.org/users/6631577/items/NGEHX47P"],"itemData":{"id":1114,"type":"software","title":"SpadeR: Species-Richness Prediction and Diversity Estimation with R","URL":"https://github.com/AnneChao/SpadeR","version":"R package version 0.1.1, commit 641c1def57de95142407803ee8b283a269115c8c","author":[{"family":"Chao","given":"Anne"},{"family":"Ma","given":"K.H."},{"family":"Hsieh","given":"T.C."},{"family":"Chiu","given":"Chun‐Huo"}],"issued":{"date-parts":[["2016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(Chao et al. 2016)</w:t>
      </w:r>
      <w:r w:rsidRPr="006E0833">
        <w:rPr>
          <w:rFonts w:eastAsia="Calibri"/>
          <w:kern w:val="0"/>
          <w:sz w:val="24"/>
          <w:szCs w:val="24"/>
          <w14:ligatures w14:val="none"/>
        </w:rPr>
        <w:fldChar w:fldCharType="end"/>
      </w:r>
      <w:r w:rsidRPr="006E0833">
        <w:rPr>
          <w:rFonts w:eastAsia="Calibri"/>
          <w:kern w:val="0"/>
          <w:sz w:val="24"/>
          <w:szCs w:val="24"/>
          <w14:ligatures w14:val="none"/>
        </w:rPr>
        <w:t>.</w:t>
      </w:r>
    </w:p>
    <w:p w14:paraId="052E709E" w14:textId="1BE4FF31" w:rsidR="006E0833" w:rsidRPr="006E0833" w:rsidRDefault="006E0833" w:rsidP="00C85C82">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Before calculating abundance metrics, we accounted for occasional loss of trap catch due to animal disturbance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{"citationID":"tSqj5tcJ","properties":{"formattedCitation":"(Perry et al. 2018)","plainCitation":"(Perry et al. 2018)","noteIndex":0},"citationItems":[{"id":316,"uris":["http://zotero.org/groups/5154252/items/2DIWSJAD"],"itemData":{"id":316,"type":"article-journal","abstract":"Abstract\n            In forest ecosystems, disturbances that cause tree mortality create canopy gaps, increase growth of understory vegetation, and alter the abiotic environment. These impacts may have interacting effects on populations of ground‐dwelling invertebrates that regulate ecological processes such as decomposition and nutrient cycling. A manipulative experiment was designed to decouple effects of simultaneous disturbances to the forest canopy and ground‐level vegetation to understand their individual and combined impacts on ground‐dwelling invertebrate communities. We quantified invertebrate abundance, richness, diversity, and community composition via pitfall traps in response to a factorial combination of two disturbance treatments: canopy gap formation via girdling and understory vegetation removal. Formation of gaps was the primary driver of changes in invertebrate community structure, increasing activity‐abundance and taxonomic richness, while understory removal had smaller effects. Families of Collembola and Diplopoda, as well as some families of Coleoptera, increased in combined canopy and understory disturbance treatments, whereas Curculionidae and Nitidulidae were more abundant in undisturbed forest. Gaps increased light availability, height and cover of understory vegetation, and soil moisture levels, and decreased depth and cover of leaf litter compared to undisturbed forest. Decoupling of canopy and understory vegetation disturbances revealed gap formation as an important short‐term driver of ground‐dwelling invertebrate community structure and composition. Our findings increase understanding of how ground‐dwelling invertebrate communities respond to disturbance and inform sustainable management of forest ecosystems to foster biodiversity and resilience.","container-title":"Ecosphere","DOI":"10.1002/ecs2.2463","ISSN":"2150-8925, 2150-8925","issue":"10","journalAbbreviation":"Ecosphere","language":"en","page":"e02463","source":"DOI.org (Crossref)","title":"Forest disturbance and arthropods: Small‐scale canopy gaps drive invertebrate community structure and composition","title-short":"Forest disturbance and arthropods","volume":"9","author":[{"family":"Perry","given":"Kayla I."},{"family":"Wallin","given":"Kimberly F."},{"family":"Wenzel","given":"John W."},{"family":"Herms","given":"Daniel A."}],"issued":{"date-parts":[["2018",10]]}}}],"schema":"https://github.com/citation-style-language/schema/raw/master/csl-citation.json"}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(Perry et al. 2018)</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Trap catches were standardized </w:t>
      </w:r>
      <w:r w:rsidR="00FE4BF9">
        <w:rPr>
          <w:rFonts w:eastAsia="Calibri"/>
          <w:kern w:val="0"/>
          <w:sz w:val="24"/>
          <w:szCs w:val="24"/>
          <w14:ligatures w14:val="none"/>
        </w:rPr>
        <w:t>to correspond to</w:t>
      </w:r>
      <w:r w:rsidR="00B15C5B">
        <w:rPr>
          <w:rFonts w:eastAsia="Calibri"/>
          <w:kern w:val="0"/>
          <w:sz w:val="24"/>
          <w:szCs w:val="24"/>
          <w14:ligatures w14:val="none"/>
        </w:rPr>
        <w:t xml:space="preserve"> a sampling effort of</w:t>
      </w:r>
      <w:r w:rsidR="00FE4BF9">
        <w:rPr>
          <w:rFonts w:eastAsia="Calibri"/>
          <w:kern w:val="0"/>
          <w:sz w:val="24"/>
          <w:szCs w:val="24"/>
          <w14:ligatures w14:val="none"/>
        </w:rPr>
        <w:t xml:space="preserve"> six 14-day trapping intervals</w:t>
      </w:r>
      <w:r w:rsidRPr="006E0833">
        <w:rPr>
          <w:rFonts w:eastAsia="Calibri"/>
          <w:kern w:val="0"/>
          <w:sz w:val="24"/>
          <w:szCs w:val="24"/>
          <w14:ligatures w14:val="none"/>
        </w:rPr>
        <w:t xml:space="preserve">. </w:t>
      </w:r>
      <w:r w:rsidR="00FA233F">
        <w:rPr>
          <w:rFonts w:eastAsia="Calibri"/>
          <w:kern w:val="0"/>
          <w:sz w:val="24"/>
          <w:szCs w:val="24"/>
          <w14:ligatures w14:val="none"/>
        </w:rPr>
        <w:t>A</w:t>
      </w:r>
      <w:r w:rsidR="0065021E">
        <w:rPr>
          <w:rFonts w:eastAsia="Calibri"/>
          <w:kern w:val="0"/>
          <w:sz w:val="24"/>
          <w:szCs w:val="24"/>
          <w14:ligatures w14:val="none"/>
        </w:rPr>
        <w:t xml:space="preserve">ny plots where trap catch was lost for one interval were corrected by dividing the trap catch by  </w:t>
      </w:r>
      <m:oMath>
        <m:f>
          <m:fPr>
            <m:ctrlPr>
              <w:rPr>
                <w:rFonts w:ascii="Cambria Math" w:eastAsia="Calibri" w:hAnsi="Cambria Math"/>
                <w:i/>
                <w:kern w:val="0"/>
                <w:sz w:val="24"/>
                <w:szCs w:val="24"/>
                <w14:ligatures w14:val="none"/>
              </w:rPr>
            </m:ctrlPr>
          </m:fPr>
          <m:num>
            <m:r>
              <w:rPr>
                <w:rFonts w:ascii="Cambria Math" w:eastAsia="Calibri" w:hAnsi="Cambria Math"/>
                <w:kern w:val="0"/>
                <w:sz w:val="24"/>
                <w:szCs w:val="24"/>
                <w14:ligatures w14:val="none"/>
              </w:rPr>
              <m:t>5</m:t>
            </m:r>
          </m:num>
          <m:den>
            <m:r>
              <w:rPr>
                <w:rFonts w:ascii="Cambria Math" w:eastAsia="Calibri" w:hAnsi="Cambria Math"/>
                <w:kern w:val="0"/>
                <w:sz w:val="24"/>
                <w:szCs w:val="24"/>
                <w14:ligatures w14:val="none"/>
              </w:rPr>
              <m:t>6</m:t>
            </m:r>
          </m:den>
        </m:f>
        <m:r>
          <w:rPr>
            <w:rFonts w:ascii="Cambria Math" w:eastAsia="Calibri" w:hAnsi="Cambria Math"/>
            <w:kern w:val="0"/>
            <w:sz w:val="24"/>
            <w:szCs w:val="24"/>
            <w14:ligatures w14:val="none"/>
          </w:rPr>
          <m:t>.</m:t>
        </m:r>
      </m:oMath>
      <w:r w:rsidR="004860E1">
        <w:rPr>
          <w:rFonts w:eastAsia="Calibri"/>
          <w:kern w:val="0"/>
          <w:sz w:val="24"/>
          <w:szCs w:val="24"/>
          <w14:ligatures w14:val="none"/>
        </w:rPr>
        <w:t xml:space="preserve"> </w:t>
      </w:r>
      <w:r w:rsidRPr="006E0833">
        <w:rPr>
          <w:rFonts w:eastAsia="Calibri"/>
          <w:kern w:val="0"/>
          <w:sz w:val="24"/>
          <w:szCs w:val="24"/>
          <w14:ligatures w14:val="none"/>
        </w:rPr>
        <w:t xml:space="preserve">We calculated total activity-abundance of ground beetles as the sum of the activity-abundances of all species at a plot. Furthermore, we decomposed total activity-abundance into two groups: the contribution from forest specialist species, and the contribution from species that are </w:t>
      </w:r>
      <w:r w:rsidR="00DB14D0">
        <w:rPr>
          <w:rFonts w:eastAsia="Calibri"/>
          <w:kern w:val="0"/>
          <w:sz w:val="24"/>
          <w:szCs w:val="24"/>
          <w14:ligatures w14:val="none"/>
        </w:rPr>
        <w:t>generalists</w:t>
      </w:r>
      <w:r w:rsidRPr="006E0833">
        <w:rPr>
          <w:rFonts w:eastAsia="Calibri"/>
          <w:kern w:val="0"/>
          <w:sz w:val="24"/>
          <w:szCs w:val="24"/>
          <w14:ligatures w14:val="none"/>
        </w:rPr>
        <w:t xml:space="preserve"> or specialize in open-habitats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{"citationID":"txAgAkw6","properties":{"formattedCitation":"(Larochelle and Larivi\\uc0\\u232{}re 2003)","plainCitation":"(Larochelle and Larivière 2003)","noteIndex":0},"citationItems":[{"id":312,"uris":["http://zotero.org/groups/5154252/items/CJ2B2WK7"],"itemData":{"id":312,"type":"book","collection-number":"27","collection-title":"Pensoft-series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(Larochelle and Larivière 2003)</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To investigate alpha-diversity at the plot level, we calculated species richness (number of </w:t>
      </w:r>
      <w:r w:rsidRPr="006E0833">
        <w:rPr>
          <w:rFonts w:eastAsia="Calibri"/>
          <w:kern w:val="0"/>
          <w:sz w:val="24"/>
          <w:szCs w:val="24"/>
          <w14:ligatures w14:val="none"/>
        </w:rPr>
        <w:lastRenderedPageBreak/>
        <w:t xml:space="preserve">species) and Shannon diversity using the package </w:t>
      </w:r>
      <w:r w:rsidR="003F6E17">
        <w:rPr>
          <w:rFonts w:eastAsia="Calibri"/>
          <w:kern w:val="0"/>
          <w:sz w:val="24"/>
          <w:szCs w:val="24"/>
          <w14:ligatures w14:val="none"/>
        </w:rPr>
        <w:t>‘</w:t>
      </w:r>
      <w:commentRangeStart w:id="15"/>
      <w:commentRangeStart w:id="16"/>
      <w:proofErr w:type="spellStart"/>
      <w:r w:rsidRPr="006E0833">
        <w:rPr>
          <w:rFonts w:eastAsia="Calibri"/>
          <w:kern w:val="0"/>
          <w:sz w:val="24"/>
          <w:szCs w:val="24"/>
          <w14:ligatures w14:val="none"/>
        </w:rPr>
        <w:t>HillR</w:t>
      </w:r>
      <w:commentRangeEnd w:id="15"/>
      <w:proofErr w:type="spellEnd"/>
      <w:r w:rsidRPr="006E0833">
        <w:rPr>
          <w:rFonts w:eastAsia="Calibri"/>
          <w:sz w:val="16"/>
          <w:szCs w:val="16"/>
        </w:rPr>
        <w:commentReference w:id="15"/>
      </w:r>
      <w:commentRangeEnd w:id="16"/>
      <w:r w:rsidR="009437DB">
        <w:rPr>
          <w:rStyle w:val="CommentReference"/>
        </w:rPr>
        <w:commentReference w:id="16"/>
      </w:r>
      <w:r w:rsidR="003F6E17">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{"citationID":"wUfqqiVO","properties":{"formattedCitation":"(Li 2018)","plainCitation":"(Li 2018)","noteIndex":0},"citationItems":[{"id":1108,"uris":["http://zotero.org/users/6631577/items/V6MVGUWT"],"itemData":{"id":1108,"type":"article-journal","container-title":"Journal of Open Source Software","DOI":"10.21105/joss.01041","ISSN":"2475-9066","issue":"31","journalAbbreviation":"JOSS","license":"http://creativecommons.org/licenses/by/4.0/","page":"1041","source":"DOI.org (Crossref)","title":"hillR: taxonomic, functional, and phylogenetic diversity and similarity through Hill Numbers","title-short":"hillR","volume":"3","author":[{"family":"Li","given":"Daijiang"}],"issued":{"date-parts":[["2018",11,13]]}}}],"schema":"https://github.com/citation-style-language/schema/raw/master/csl-citation.json"}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(Li 2018)</w:t>
      </w:r>
      <w:r w:rsidRPr="006E0833">
        <w:rPr>
          <w:rFonts w:eastAsia="Calibri"/>
          <w:kern w:val="0"/>
          <w:sz w:val="24"/>
          <w:szCs w:val="24"/>
          <w14:ligatures w14:val="none"/>
        </w:rPr>
        <w:fldChar w:fldCharType="end"/>
      </w:r>
      <w:r w:rsidRPr="006E0833">
        <w:rPr>
          <w:rFonts w:eastAsia="Calibri"/>
          <w:kern w:val="0"/>
          <w:sz w:val="24"/>
          <w:szCs w:val="24"/>
          <w14:ligatures w14:val="none"/>
        </w:rPr>
        <w:t>. Shannon diversity was calculated using the formula exp(-</w:t>
      </w:r>
      <w:proofErr w:type="spellStart"/>
      <w:r w:rsidRPr="006E0833">
        <w:rPr>
          <w:rFonts w:eastAsia="Calibri"/>
          <w:kern w:val="0"/>
          <w:sz w:val="24"/>
          <w:szCs w:val="24"/>
          <w14:ligatures w14:val="none"/>
        </w:rPr>
        <w:t>Σp</w:t>
      </w:r>
      <w:r w:rsidRPr="006E0833">
        <w:rPr>
          <w:rFonts w:eastAsia="Calibri"/>
          <w:kern w:val="0"/>
          <w:sz w:val="24"/>
          <w:szCs w:val="24"/>
          <w:vertAlign w:val="subscript"/>
          <w14:ligatures w14:val="none"/>
        </w:rPr>
        <w:t>i</w:t>
      </w:r>
      <w:r w:rsidRPr="006E0833">
        <w:rPr>
          <w:rFonts w:eastAsia="Calibri"/>
          <w:kern w:val="0"/>
          <w:sz w:val="24"/>
          <w:szCs w:val="24"/>
          <w14:ligatures w14:val="none"/>
        </w:rPr>
        <w:t>ln</w:t>
      </w:r>
      <w:proofErr w:type="spellEnd"/>
      <w:r w:rsidRPr="006E0833">
        <w:rPr>
          <w:rFonts w:eastAsia="Calibri"/>
          <w:kern w:val="0"/>
          <w:sz w:val="24"/>
          <w:szCs w:val="24"/>
          <w14:ligatures w14:val="none"/>
        </w:rPr>
        <w:t>(p</w:t>
      </w:r>
      <w:r w:rsidRPr="006E0833">
        <w:rPr>
          <w:rFonts w:eastAsia="Calibri"/>
          <w:kern w:val="0"/>
          <w:sz w:val="24"/>
          <w:szCs w:val="24"/>
          <w:vertAlign w:val="subscript"/>
          <w14:ligatures w14:val="none"/>
        </w:rPr>
        <w:t>i</w:t>
      </w:r>
      <w:r w:rsidRPr="006E0833">
        <w:rPr>
          <w:rFonts w:eastAsia="Calibri"/>
          <w:kern w:val="0"/>
          <w:sz w:val="24"/>
          <w:szCs w:val="24"/>
          <w14:ligatures w14:val="none"/>
        </w:rPr>
        <w:t xml:space="preserve">)), which is the same as the Hill number of order 1. This metric takes values between 1 and the species richness, depending on the degree to which the relative abundances are equal. </w:t>
      </w:r>
    </w:p>
    <w:p w14:paraId="5B974B06" w14:textId="3481307D" w:rsidR="006E0833" w:rsidRPr="006E0833" w:rsidRDefault="006E0833" w:rsidP="00C85C82">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We conducted a principal components analysis (PCA) using morphological traits of ground beetles to identify key axes of variation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{"citationID":"aHBJzeOd","properties":{"formattedCitation":"(Swenson 2014)","plainCitation":"(Swenson 2014)","noteIndex":0},"citationItems":[{"id":1147,"uris":["http://zotero.org/groups/5154252/items/D5K8ZXSG"],"itemData":{"id":1147,"type":"book","collection-title":"Use R!","event-place":"New York, NY","ISBN":"978-1-4614-9541-3","language":"en","license":"https://www.springernature.com/gp/researchers/text-and-data-mining","note":"DOI: 10.1007/978-1-4614-9542-0","publisher":"Springer New York","publisher-place":"New York, NY","source":"DOI.org (Crossref)","title":"Functional and Phylogenetic Ecology in R","URL":"https://link.springer.com/10.1007/978-1-4614-9542-0","author":[{"family":"Swenson","given":"Nathan G."}],"accessed":{"date-parts":[["2025",3,7]]},"issued":{"date-parts":[["2014"]]}}}],"schema":"https://github.com/citation-style-language/schema/raw/master/csl-citation.json"}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(Swenson 2014)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All continuous traits had already been standardized by dividing by body length. We centered each continuous trait to a mean of 0, scaled to a variance of 1, and ran the PCA using the function </w:t>
      </w:r>
      <w:r w:rsidR="003F6E17">
        <w:rPr>
          <w:rFonts w:eastAsia="Calibri"/>
          <w:kern w:val="0"/>
          <w:sz w:val="24"/>
          <w:szCs w:val="24"/>
          <w14:ligatures w14:val="none"/>
        </w:rPr>
        <w:t>‘</w:t>
      </w:r>
      <w:proofErr w:type="spellStart"/>
      <w:r w:rsidRPr="006E0833">
        <w:rPr>
          <w:rFonts w:eastAsia="Calibri"/>
          <w:kern w:val="0"/>
          <w:sz w:val="24"/>
          <w:szCs w:val="24"/>
          <w14:ligatures w14:val="none"/>
        </w:rPr>
        <w:t>prcomp</w:t>
      </w:r>
      <w:proofErr w:type="spellEnd"/>
      <w:r w:rsidR="003F6E17">
        <w:rPr>
          <w:rFonts w:eastAsia="Calibri"/>
          <w:kern w:val="0"/>
          <w:sz w:val="24"/>
          <w:szCs w:val="24"/>
          <w14:ligatures w14:val="none"/>
        </w:rPr>
        <w:t>’</w:t>
      </w:r>
      <w:r w:rsidRPr="006E0833">
        <w:rPr>
          <w:rFonts w:eastAsia="Calibri"/>
          <w:kern w:val="0"/>
          <w:sz w:val="24"/>
          <w:szCs w:val="24"/>
          <w14:ligatures w14:val="none"/>
        </w:rPr>
        <w:t xml:space="preserve"> in the R package </w:t>
      </w:r>
      <w:r w:rsidR="003F6E17">
        <w:rPr>
          <w:rFonts w:eastAsia="Calibri"/>
          <w:kern w:val="0"/>
          <w:sz w:val="24"/>
          <w:szCs w:val="24"/>
          <w14:ligatures w14:val="none"/>
        </w:rPr>
        <w:t>‘</w:t>
      </w:r>
      <w:r w:rsidRPr="006E0833">
        <w:rPr>
          <w:rFonts w:eastAsia="Calibri"/>
          <w:kern w:val="0"/>
          <w:sz w:val="24"/>
          <w:szCs w:val="24"/>
          <w14:ligatures w14:val="none"/>
        </w:rPr>
        <w:t>stats</w:t>
      </w:r>
      <w:r w:rsidR="003F6E17">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{"citationID":"jJk9QwGY","properties":{"formattedCitation":"(R Core Team 2024)","plainCitation":"(R Core Team 2024)","noteIndex":0},"citationItems":[{"id":1020,"uris":["http://zotero.org/users/6631577/items/DVQDLUHM"],"itemData":{"id":1020,"type":"software","event-place":"Vienna,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(R Core Team 2024)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We removed the species </w:t>
      </w:r>
      <w:proofErr w:type="spellStart"/>
      <w:r w:rsidRPr="006E0833">
        <w:rPr>
          <w:rFonts w:eastAsia="Calibri"/>
          <w:i/>
          <w:iCs/>
          <w:kern w:val="0"/>
          <w:sz w:val="24"/>
          <w:szCs w:val="24"/>
          <w14:ligatures w14:val="none"/>
        </w:rPr>
        <w:t>Notiophilus</w:t>
      </w:r>
      <w:proofErr w:type="spellEnd"/>
      <w:r w:rsidRPr="006E0833">
        <w:rPr>
          <w:rFonts w:eastAsia="Calibri"/>
          <w:i/>
          <w:iCs/>
          <w:kern w:val="0"/>
          <w:sz w:val="24"/>
          <w:szCs w:val="24"/>
          <w14:ligatures w14:val="none"/>
        </w:rPr>
        <w:t xml:space="preserve"> aeneus</w:t>
      </w:r>
      <w:r w:rsidRPr="006E0833">
        <w:rPr>
          <w:rFonts w:eastAsia="Calibri"/>
          <w:kern w:val="0"/>
          <w:sz w:val="24"/>
          <w:szCs w:val="24"/>
          <w14:ligatures w14:val="none"/>
        </w:rPr>
        <w:t xml:space="preserve"> (Herbst, 1806) from the PCA analysis because inclusion of this rare species, which has unusual morphology, noticeably changed the PC axes (Table </w:t>
      </w:r>
      <w:r w:rsidR="00DB14D0">
        <w:rPr>
          <w:rFonts w:eastAsia="Calibri"/>
          <w:kern w:val="0"/>
          <w:sz w:val="24"/>
          <w:szCs w:val="24"/>
          <w14:ligatures w14:val="none"/>
        </w:rPr>
        <w:t>B.3</w:t>
      </w:r>
      <w:r w:rsidRPr="006E0833">
        <w:rPr>
          <w:rFonts w:eastAsia="Calibri"/>
          <w:kern w:val="0"/>
          <w:sz w:val="24"/>
          <w:szCs w:val="24"/>
          <w14:ligatures w14:val="none"/>
        </w:rPr>
        <w:t xml:space="preserve">). After running the PCA, we added </w:t>
      </w:r>
      <w:proofErr w:type="spellStart"/>
      <w:r w:rsidRPr="006E0833">
        <w:rPr>
          <w:rFonts w:eastAsia="Calibri"/>
          <w:i/>
          <w:iCs/>
          <w:kern w:val="0"/>
          <w:sz w:val="24"/>
          <w:szCs w:val="24"/>
          <w14:ligatures w14:val="none"/>
        </w:rPr>
        <w:t>Notiophilus</w:t>
      </w:r>
      <w:proofErr w:type="spellEnd"/>
      <w:r w:rsidRPr="006E0833">
        <w:rPr>
          <w:rFonts w:eastAsia="Calibri"/>
          <w:i/>
          <w:iCs/>
          <w:kern w:val="0"/>
          <w:sz w:val="24"/>
          <w:szCs w:val="24"/>
          <w14:ligatures w14:val="none"/>
        </w:rPr>
        <w:t xml:space="preserve"> </w:t>
      </w:r>
      <w:r w:rsidRPr="006E0833">
        <w:rPr>
          <w:rFonts w:eastAsia="Calibri"/>
          <w:kern w:val="0"/>
          <w:sz w:val="24"/>
          <w:szCs w:val="24"/>
          <w14:ligatures w14:val="none"/>
        </w:rPr>
        <w:t xml:space="preserve">back into the analysis by centering and scaling its data using the </w:t>
      </w:r>
      <w:proofErr w:type="gramStart"/>
      <w:r w:rsidRPr="006E0833">
        <w:rPr>
          <w:rFonts w:eastAsia="Calibri"/>
          <w:kern w:val="0"/>
          <w:sz w:val="24"/>
          <w:szCs w:val="24"/>
          <w14:ligatures w14:val="none"/>
        </w:rPr>
        <w:t>previously-calculated</w:t>
      </w:r>
      <w:proofErr w:type="gramEnd"/>
      <w:r w:rsidRPr="006E0833">
        <w:rPr>
          <w:rFonts w:eastAsia="Calibri"/>
          <w:kern w:val="0"/>
          <w:sz w:val="24"/>
          <w:szCs w:val="24"/>
          <w14:ligatures w14:val="none"/>
        </w:rPr>
        <w:t xml:space="preserve"> scaling coefficients and then projecting the values onto the PC axes using the loading values.</w:t>
      </w:r>
    </w:p>
    <w:p w14:paraId="0F3020E4" w14:textId="6AC9853F"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We used trait data in combination with ground beetle counts to calculate functional alpha-diversity. We used the first four PC axes, which together explained 89% of the variance in the data, along with the categorical variables </w:t>
      </w:r>
      <w:r w:rsidRPr="006E0833">
        <w:rPr>
          <w:rFonts w:eastAsia="Calibri"/>
          <w:i/>
          <w:iCs/>
          <w:kern w:val="0"/>
          <w:sz w:val="24"/>
          <w:szCs w:val="24"/>
          <w14:ligatures w14:val="none"/>
        </w:rPr>
        <w:t>Water affinity</w:t>
      </w:r>
      <w:r w:rsidRPr="006E0833">
        <w:rPr>
          <w:rFonts w:eastAsia="Calibri"/>
          <w:kern w:val="0"/>
          <w:sz w:val="24"/>
          <w:szCs w:val="24"/>
          <w14:ligatures w14:val="none"/>
        </w:rPr>
        <w:t xml:space="preserve"> and </w:t>
      </w:r>
      <w:r w:rsidRPr="006E0833">
        <w:rPr>
          <w:rFonts w:eastAsia="Calibri"/>
          <w:i/>
          <w:iCs/>
          <w:kern w:val="0"/>
          <w:sz w:val="24"/>
          <w:szCs w:val="24"/>
          <w14:ligatures w14:val="none"/>
        </w:rPr>
        <w:t>Flight capability</w:t>
      </w:r>
      <w:r w:rsidRPr="006E0833">
        <w:rPr>
          <w:rFonts w:eastAsia="Calibri"/>
          <w:kern w:val="0"/>
          <w:sz w:val="24"/>
          <w:szCs w:val="24"/>
          <w14:ligatures w14:val="none"/>
        </w:rPr>
        <w:t xml:space="preserve">, to calculate a Gower dissimilarity matrix between all ground beetle species in trait space using the package </w:t>
      </w:r>
      <w:r w:rsidR="0062281F">
        <w:rPr>
          <w:rFonts w:eastAsia="Calibri"/>
          <w:kern w:val="0"/>
          <w:sz w:val="24"/>
          <w:szCs w:val="24"/>
          <w14:ligatures w14:val="none"/>
        </w:rPr>
        <w:t>‘</w:t>
      </w:r>
      <w:r w:rsidRPr="006E0833">
        <w:rPr>
          <w:rFonts w:eastAsia="Calibri"/>
          <w:kern w:val="0"/>
          <w:sz w:val="24"/>
          <w:szCs w:val="24"/>
          <w14:ligatures w14:val="none"/>
        </w:rPr>
        <w:t>FD</w:t>
      </w:r>
      <w:r w:rsidR="0062281F">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{"citationID":"29xYhRDt","properties":{"formattedCitation":"(Laliberte et al. 2014)","plainCitation":"(Laliberte et al. 2014)","noteIndex":0},"citationItems":[{"id":1197,"uris":["http://zotero.org/users/6631577/items/5S5MS5Z6"],"itemData":{"id":1197,"type":"software","genre":"R","title":"FD: measuring functional diversity from multiple traits, and other tools for functional ecology","version":"1.0-12.3","author":[{"family":"Laliberte","given":"E."},{"family":"Legendre","given":"P"},{"family":"Shipley","given":"B."}],"issued":{"date-parts":[["2014"]]}}}],"schema":"https://github.com/citation-style-language/schema/raw/master/csl-citation.json"}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(Laliberte et al. 2014)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The categorical variables were treated as ordinal data and the </w:t>
      </w:r>
      <w:r w:rsidR="0062281F">
        <w:rPr>
          <w:rFonts w:eastAsia="Calibri"/>
          <w:kern w:val="0"/>
          <w:sz w:val="24"/>
          <w:szCs w:val="24"/>
          <w14:ligatures w14:val="none"/>
        </w:rPr>
        <w:t>‘</w:t>
      </w:r>
      <w:r w:rsidRPr="006E0833">
        <w:rPr>
          <w:rFonts w:eastAsia="Calibri"/>
          <w:kern w:val="0"/>
          <w:sz w:val="24"/>
          <w:szCs w:val="24"/>
          <w14:ligatures w14:val="none"/>
        </w:rPr>
        <w:t>metric</w:t>
      </w:r>
      <w:r w:rsidR="0062281F">
        <w:rPr>
          <w:rFonts w:eastAsia="Calibri"/>
          <w:kern w:val="0"/>
          <w:sz w:val="24"/>
          <w:szCs w:val="24"/>
          <w14:ligatures w14:val="none"/>
        </w:rPr>
        <w:t>’</w:t>
      </w:r>
      <w:r w:rsidRPr="006E0833">
        <w:rPr>
          <w:rFonts w:eastAsia="Calibri"/>
          <w:kern w:val="0"/>
          <w:sz w:val="24"/>
          <w:szCs w:val="24"/>
          <w14:ligatures w14:val="none"/>
        </w:rPr>
        <w:t xml:space="preserve"> method was used to calculate dissimilarity, so that a wing dimorphic species would be counted as intermediate in its flight capability. After obtaining the dissimilarity matrix, we calculated functional alpha diversity for each plot by computing the intra-plot mean dissimilarity between pairs of species in trait space. </w:t>
      </w:r>
      <w:r w:rsidRPr="006E0833">
        <w:rPr>
          <w:rFonts w:eastAsia="Calibri"/>
          <w:kern w:val="0"/>
          <w:sz w:val="24"/>
          <w:szCs w:val="24"/>
          <w14:ligatures w14:val="none"/>
        </w:rPr>
        <w:lastRenderedPageBreak/>
        <w:t xml:space="preserve">Each calculation of dissimilarity between a pair of species was weighted by the product of the species’ relative abundances at the plot, so that more abundant species had a larger influence on functional alpha diversity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{"citationID":"lYNUVLuV","properties":{"formattedCitation":"(Swenson 2014)","plainCitation":"(Swenson 2014)","noteIndex":0},"citationItems":[{"id":1147,"uris":["http://zotero.org/groups/5154252/items/D5K8ZXSG"],"itemData":{"id":1147,"type":"book","collection-title":"Use R!","event-place":"New York, NY","ISBN":"978-1-4614-9541-3","language":"en","license":"https://www.springernature.com/gp/researchers/text-and-data-mining","note":"DOI: 10.1007/978-1-4614-9542-0","publisher":"Springer New York","publisher-place":"New York, NY","source":"DOI.org (Crossref)","title":"Functional and Phylogenetic Ecology in R","URL":"https://link.springer.com/10.1007/978-1-4614-9542-0","author":[{"family":"Swenson","given":"Nathan G."}],"accessed":{"date-parts":[["2025",3,7]]},"issued":{"date-parts":[["2014"]]}}}],"schema":"https://github.com/citation-style-language/schema/raw/master/csl-citation.json"}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(Swenson 2014)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The calculation was carried out using the function </w:t>
      </w:r>
      <w:r w:rsidR="00B5290D">
        <w:rPr>
          <w:rFonts w:eastAsia="Calibri"/>
          <w:kern w:val="0"/>
          <w:sz w:val="24"/>
          <w:szCs w:val="24"/>
          <w14:ligatures w14:val="none"/>
        </w:rPr>
        <w:t>“</w:t>
      </w:r>
      <w:proofErr w:type="spellStart"/>
      <w:r w:rsidRPr="006E0833">
        <w:rPr>
          <w:rFonts w:eastAsia="Calibri"/>
          <w:kern w:val="0"/>
          <w:sz w:val="24"/>
          <w:szCs w:val="24"/>
          <w14:ligatures w14:val="none"/>
        </w:rPr>
        <w:t>mpd</w:t>
      </w:r>
      <w:proofErr w:type="spellEnd"/>
      <w:r w:rsidR="00B5290D">
        <w:rPr>
          <w:rFonts w:eastAsia="Calibri"/>
          <w:kern w:val="0"/>
          <w:sz w:val="24"/>
          <w:szCs w:val="24"/>
          <w14:ligatures w14:val="none"/>
        </w:rPr>
        <w:t>”</w:t>
      </w:r>
      <w:r w:rsidRPr="006E0833">
        <w:rPr>
          <w:rFonts w:eastAsia="Calibri"/>
          <w:kern w:val="0"/>
          <w:sz w:val="24"/>
          <w:szCs w:val="24"/>
          <w14:ligatures w14:val="none"/>
        </w:rPr>
        <w:t xml:space="preserve"> in the R package </w:t>
      </w:r>
      <w:r w:rsidR="002A3FBB">
        <w:rPr>
          <w:rFonts w:eastAsia="Calibri"/>
          <w:kern w:val="0"/>
          <w:sz w:val="24"/>
          <w:szCs w:val="24"/>
          <w14:ligatures w14:val="none"/>
        </w:rPr>
        <w:t>‘</w:t>
      </w:r>
      <w:r w:rsidRPr="006E0833">
        <w:rPr>
          <w:rFonts w:eastAsia="Calibri"/>
          <w:kern w:val="0"/>
          <w:sz w:val="24"/>
          <w:szCs w:val="24"/>
          <w14:ligatures w14:val="none"/>
        </w:rPr>
        <w:t>picante</w:t>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{"citationID":"aVxRSR3D","properties":{"formattedCitation":"(Kembel et al. 2010)","plainCitation":"(Kembel et al. 2010)","noteIndex":0},"citationItems":[{"id":1205,"uris":["http://zotero.org/users/6631577/items/PWQ8ABK8"],"itemData":{"id":1205,"type":"article-journal","container-title":"Bioinformatics","page":"1463-1464","title":"Picante: R tools for integrating phylogenies and ecology.","volume":"26","author":[{"family":"Kembel","given":"S.W."},{"family":"Cowan","given":"P.D."},{"family":"Helmus","given":"M.R."},{"family":"Cornwell","given":"W.K."},{"family":"Morlon","given":"H."},{"family":"Ackerly","given":"D.D."},{"family":"Blomberg","given":"S.P."},{"family":"Webb","given":"C.O."}],"issued":{"date-parts":[["2010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(Kembel et al. 2010)</w:t>
      </w:r>
      <w:r w:rsidRPr="006E0833">
        <w:rPr>
          <w:rFonts w:eastAsia="Calibri"/>
          <w:kern w:val="0"/>
          <w:sz w:val="24"/>
          <w:szCs w:val="24"/>
          <w14:ligatures w14:val="none"/>
        </w:rPr>
        <w:fldChar w:fldCharType="end"/>
      </w:r>
      <w:r w:rsidRPr="006E0833">
        <w:rPr>
          <w:rFonts w:eastAsia="Calibri"/>
          <w:kern w:val="0"/>
          <w:sz w:val="24"/>
          <w:szCs w:val="24"/>
          <w14:ligatures w14:val="none"/>
        </w:rPr>
        <w:t>.</w:t>
      </w:r>
    </w:p>
    <w:p w14:paraId="45371F9A" w14:textId="6430F75C"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To investigate the average traits of ground beetles at each plot, we calculated community-weighted mean (CWM) trait values. The CWM is the average trait value of all species found at a plot, weighted by the species’ relative abundances. These were calculated for all functional traits, including water affinity and flight capability, using the function “</w:t>
      </w:r>
      <w:proofErr w:type="spellStart"/>
      <w:r w:rsidRPr="006E0833">
        <w:rPr>
          <w:rFonts w:eastAsia="Calibri"/>
          <w:kern w:val="0"/>
          <w:sz w:val="24"/>
          <w:szCs w:val="24"/>
          <w14:ligatures w14:val="none"/>
        </w:rPr>
        <w:t>functcomp</w:t>
      </w:r>
      <w:proofErr w:type="spellEnd"/>
      <w:r w:rsidRPr="006E0833">
        <w:rPr>
          <w:rFonts w:eastAsia="Calibri"/>
          <w:kern w:val="0"/>
          <w:sz w:val="24"/>
          <w:szCs w:val="24"/>
          <w14:ligatures w14:val="none"/>
        </w:rPr>
        <w:t xml:space="preserve">”   in the R package </w:t>
      </w:r>
      <w:r w:rsidR="002A3FBB">
        <w:rPr>
          <w:rFonts w:eastAsia="Calibri"/>
          <w:kern w:val="0"/>
          <w:sz w:val="24"/>
          <w:szCs w:val="24"/>
          <w14:ligatures w14:val="none"/>
        </w:rPr>
        <w:t>‘</w:t>
      </w:r>
      <w:r w:rsidRPr="006E0833">
        <w:rPr>
          <w:rFonts w:eastAsia="Calibri"/>
          <w:kern w:val="0"/>
          <w:sz w:val="24"/>
          <w:szCs w:val="24"/>
          <w14:ligatures w14:val="none"/>
        </w:rPr>
        <w:t>FD</w:t>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{"citationID":"4mFEfJ7q","properties":{"formattedCitation":"(Laliberte et al. 2014)","plainCitation":"(Laliberte et al. 2014)","noteIndex":0},"citationItems":[{"id":1197,"uris":["http://zotero.org/users/6631577/items/5S5MS5Z6"],"itemData":{"id":1197,"type":"software","genre":"R","title":"FD: measuring functional diversity from multiple traits, and other tools for functional ecology","version":"1.0-12.3","author":[{"family":"Laliberte","given":"E."},{"family":"Legendre","given":"P"},{"family":"Shipley","given":"B."}],"issued":{"date-parts":[["2014"]]}}}],"schema":"https://github.com/citation-style-language/schema/raw/master/csl-citation.json"}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(Laliberte et al. 2014)</w:t>
      </w:r>
      <w:r w:rsidRPr="006E0833">
        <w:rPr>
          <w:rFonts w:eastAsia="Calibri"/>
          <w:kern w:val="0"/>
          <w:sz w:val="24"/>
          <w:szCs w:val="24"/>
          <w14:ligatures w14:val="none"/>
        </w:rPr>
        <w:fldChar w:fldCharType="end"/>
      </w:r>
      <w:r w:rsidRPr="006E0833">
        <w:rPr>
          <w:rFonts w:eastAsia="Calibri"/>
          <w:kern w:val="0"/>
          <w:sz w:val="24"/>
          <w:szCs w:val="24"/>
          <w14:ligatures w14:val="none"/>
        </w:rPr>
        <w:t>.</w:t>
      </w:r>
    </w:p>
    <w:p w14:paraId="6EC43102" w14:textId="6E221527"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We compared ground beetle communities among forest management treatments and years using linear mixed-effects models with the R package </w:t>
      </w:r>
      <w:r w:rsidR="002A3FBB">
        <w:rPr>
          <w:rFonts w:eastAsia="Calibri"/>
          <w:kern w:val="0"/>
          <w:sz w:val="24"/>
          <w:szCs w:val="24"/>
          <w14:ligatures w14:val="none"/>
        </w:rPr>
        <w:t>‘</w:t>
      </w:r>
      <w:r w:rsidRPr="006E0833">
        <w:rPr>
          <w:rFonts w:eastAsia="Calibri"/>
          <w:kern w:val="0"/>
          <w:sz w:val="24"/>
          <w:szCs w:val="24"/>
          <w14:ligatures w14:val="none"/>
        </w:rPr>
        <w:t>lme4</w:t>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{"citationID":"17VM6TDN","properties":{"formattedCitation":"(Bates et al. 2015)","plainCitation":"(Bates et al. 2015)","noteIndex":0},"citationItems":[{"id":1021,"uris":["http://zotero.org/users/6631577/items/WDB4PW55"],"itemData":{"id":1021,"type":"article-journal","container-title":"Journal of Statistical Software","DOI":"10.18637/jss.v067.i01","ISSN":"1548-7660","issue":"1","journalAbbreviation":"J. Stat. Soft.","language":"en","source":"DOI.org (Crossref)","title":"Fitting Linear Mixed-Effects Models Using &lt;b&gt;lme4&lt;/b&gt;","URL":"http://www.jstatsoft.org/v67/i01/","volume":"67","author":[{"family":"Bates","given":"Douglas"},{"family":"Mächler","given":"Martin"},{"family":"Bolker","given":"Ben"},{"family":"Walker","given":"Steve"}],"accessed":{"date-parts":[["2024",11,24]]},"issued":{"date-parts":[["2015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(Bates et al. 2015)</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and </w:t>
      </w:r>
      <w:r w:rsidR="002A3FBB">
        <w:rPr>
          <w:rFonts w:eastAsia="Calibri"/>
          <w:kern w:val="0"/>
          <w:sz w:val="24"/>
          <w:szCs w:val="24"/>
          <w14:ligatures w14:val="none"/>
        </w:rPr>
        <w:t>‘</w:t>
      </w:r>
      <w:proofErr w:type="spellStart"/>
      <w:r w:rsidRPr="006E0833">
        <w:rPr>
          <w:rFonts w:eastAsia="Calibri"/>
          <w:kern w:val="0"/>
          <w:sz w:val="24"/>
          <w:szCs w:val="24"/>
          <w14:ligatures w14:val="none"/>
        </w:rPr>
        <w:t>lmerTest</w:t>
      </w:r>
      <w:proofErr w:type="spellEnd"/>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{"citationID":"siGk8TLs","properties":{"formattedCitation":"(Kuznetsova et al. 2017)","plainCitation":"(Kuznetsova et al. 2017)","noteIndex":0},"citationItems":[{"id":1237,"uris":["http://zotero.org/users/6631577/items/BPBNHPNN"],"itemData":{"id":1237,"type":"article-journal","container-title":"Journal of Statistical Software","DOI":"10.18637/jss.v082.i13","ISSN":"1548-7660","issue":"13","journalAbbreviation":"J. Stat. Soft.","language":"en","source":"DOI.org (Crossref)","title":"&lt;b&gt;lmerTest&lt;/b&gt; Package: Tests in Linear Mixed Effects Models","title-short":"&lt;b&gt;lmerTest&lt;/b&gt; Package","URL":"http://www.jstatsoft.org/v82/i13/","volume":"82","author":[{"family":"Kuznetsova","given":"Alexandra"},{"family":"Brockhoff","given":"Per B."},{"family":"Christensen","given":"Rune H. B."}],"accessed":{"date-parts":[["2025",6,20]]},"issued":{"date-parts":[["2017"]]}}}],"schema":"https://github.com/citation-style-language/schema/raw/master/csl-citation.json"}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(Kuznetsova et al. 2017)</w:t>
      </w:r>
      <w:r w:rsidRPr="006E0833">
        <w:rPr>
          <w:rFonts w:eastAsia="Calibri"/>
          <w:kern w:val="0"/>
          <w:sz w:val="24"/>
          <w:szCs w:val="24"/>
          <w14:ligatures w14:val="none"/>
        </w:rPr>
        <w:fldChar w:fldCharType="end"/>
      </w:r>
      <w:r w:rsidRPr="006E0833">
        <w:rPr>
          <w:rFonts w:eastAsia="Calibri"/>
          <w:kern w:val="0"/>
          <w:sz w:val="24"/>
          <w:szCs w:val="24"/>
          <w14:ligatures w14:val="none"/>
        </w:rPr>
        <w:t>. Our response variables were total activity-abundance, activity-abundance of open-</w:t>
      </w:r>
      <w:proofErr w:type="gramStart"/>
      <w:r w:rsidRPr="006E0833">
        <w:rPr>
          <w:rFonts w:eastAsia="Calibri"/>
          <w:kern w:val="0"/>
          <w:sz w:val="24"/>
          <w:szCs w:val="24"/>
          <w14:ligatures w14:val="none"/>
        </w:rPr>
        <w:t>habitat</w:t>
      </w:r>
      <w:proofErr w:type="gramEnd"/>
      <w:r w:rsidRPr="006E0833">
        <w:rPr>
          <w:rFonts w:eastAsia="Calibri"/>
          <w:kern w:val="0"/>
          <w:sz w:val="24"/>
          <w:szCs w:val="24"/>
          <w14:ligatures w14:val="none"/>
        </w:rPr>
        <w:t xml:space="preserve"> and </w:t>
      </w:r>
      <w:r w:rsidR="00B5290D">
        <w:rPr>
          <w:rFonts w:eastAsia="Calibri"/>
          <w:kern w:val="0"/>
          <w:sz w:val="24"/>
          <w:szCs w:val="24"/>
          <w14:ligatures w14:val="none"/>
        </w:rPr>
        <w:t>generalist</w:t>
      </w:r>
      <w:r w:rsidRPr="006E0833">
        <w:rPr>
          <w:rFonts w:eastAsia="Calibri"/>
          <w:kern w:val="0"/>
          <w:sz w:val="24"/>
          <w:szCs w:val="24"/>
          <w14:ligatures w14:val="none"/>
        </w:rPr>
        <w:t xml:space="preserve"> species, activity-abundance of forest-specialist species, species richness, Shannon diversity, functional alpha diversity, and community-weighted mean (CWM) traits. In addition to treatment (windthrow, salvaged, undisturbed forest) and year (2015, 2022), we included a treatment*year interaction term in the models. Transect was included as a random effect to account for spatial structure in the data (Figure </w:t>
      </w:r>
      <w:r w:rsidR="00B5290D">
        <w:rPr>
          <w:rFonts w:eastAsia="Calibri"/>
          <w:kern w:val="0"/>
          <w:sz w:val="24"/>
          <w:szCs w:val="24"/>
          <w14:ligatures w14:val="none"/>
        </w:rPr>
        <w:t>2.1</w:t>
      </w:r>
      <w:r w:rsidRPr="006E0833">
        <w:rPr>
          <w:rFonts w:eastAsia="Calibri"/>
          <w:kern w:val="0"/>
          <w:sz w:val="24"/>
          <w:szCs w:val="24"/>
          <w14:ligatures w14:val="none"/>
        </w:rPr>
        <w:t xml:space="preserve">). For some models, the variance of the residuals differed based on the fitted value (heteroscedasticity), so we transformed these response variables using the function f(x)=ln(x) before rerunning the model. In one case, the function g(x)=ln(x+1) was used due to the presence of zeros in the response variable. In some models, a singular fit was obtained, so we removed the random effect term for transect. Because species richness is a count response variable, we used a </w:t>
      </w:r>
      <w:r w:rsidRPr="006E0833">
        <w:rPr>
          <w:rFonts w:eastAsia="Calibri"/>
          <w:kern w:val="0"/>
          <w:sz w:val="24"/>
          <w:szCs w:val="24"/>
          <w14:ligatures w14:val="none"/>
        </w:rPr>
        <w:lastRenderedPageBreak/>
        <w:t>Pois</w:t>
      </w:r>
      <w:commentRangeStart w:id="17"/>
      <w:commentRangeStart w:id="18"/>
      <w:r w:rsidRPr="006E0833">
        <w:rPr>
          <w:rFonts w:eastAsia="Calibri"/>
          <w:kern w:val="0"/>
          <w:sz w:val="24"/>
          <w:szCs w:val="24"/>
          <w14:ligatures w14:val="none"/>
        </w:rPr>
        <w:t xml:space="preserve">son generalized linear model </w:t>
      </w:r>
      <w:commentRangeEnd w:id="17"/>
      <w:r w:rsidRPr="006E0833">
        <w:rPr>
          <w:rFonts w:eastAsia="Calibri"/>
          <w:sz w:val="16"/>
          <w:szCs w:val="16"/>
        </w:rPr>
        <w:commentReference w:id="17"/>
      </w:r>
      <w:commentRangeEnd w:id="18"/>
      <w:r w:rsidR="00A72628">
        <w:rPr>
          <w:rStyle w:val="CommentReference"/>
        </w:rPr>
        <w:commentReference w:id="18"/>
      </w:r>
      <w:r w:rsidRPr="006E0833">
        <w:rPr>
          <w:rFonts w:eastAsia="Calibri"/>
          <w:kern w:val="0"/>
          <w:sz w:val="24"/>
          <w:szCs w:val="24"/>
          <w14:ligatures w14:val="none"/>
        </w:rPr>
        <w:t>(GLM) with the package</w:t>
      </w:r>
      <w:commentRangeStart w:id="19"/>
      <w:commentRangeStart w:id="20"/>
      <w:r w:rsidRPr="006E0833">
        <w:rPr>
          <w:rFonts w:eastAsia="Calibri"/>
          <w:kern w:val="0"/>
          <w:sz w:val="24"/>
          <w:szCs w:val="24"/>
          <w14:ligatures w14:val="none"/>
        </w:rPr>
        <w:t xml:space="preserve"> </w:t>
      </w:r>
      <w:r w:rsidR="002A3FBB">
        <w:rPr>
          <w:rFonts w:eastAsia="Calibri"/>
          <w:kern w:val="0"/>
          <w:sz w:val="24"/>
          <w:szCs w:val="24"/>
          <w14:ligatures w14:val="none"/>
        </w:rPr>
        <w:t>‘</w:t>
      </w:r>
      <w:r w:rsidRPr="006E0833">
        <w:rPr>
          <w:rFonts w:eastAsia="Calibri"/>
          <w:kern w:val="0"/>
          <w:sz w:val="24"/>
          <w:szCs w:val="24"/>
          <w14:ligatures w14:val="none"/>
        </w:rPr>
        <w:t>stats</w:t>
      </w:r>
      <w:commentRangeEnd w:id="19"/>
      <w:r w:rsidRPr="006E0833">
        <w:rPr>
          <w:rFonts w:eastAsia="Calibri"/>
          <w:sz w:val="16"/>
          <w:szCs w:val="16"/>
        </w:rPr>
        <w:commentReference w:id="19"/>
      </w:r>
      <w:commentRangeEnd w:id="20"/>
      <w:r w:rsidR="00A72628">
        <w:rPr>
          <w:rStyle w:val="CommentReference"/>
        </w:rPr>
        <w:commentReference w:id="20"/>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{"citationID":"kJsCidGa","properties":{"formattedCitation":"(R Core Team 2024)","plainCitation":"(R Core Team 2024)","noteIndex":0},"citationItems":[{"id":1020,"uris":["http://zotero.org/users/6631577/items/DVQDLUHM"],"itemData":{"id":1020,"type":"software","event-place":"Vienna,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(R Core Team 2024)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Models were subjected to hypothesis testing using type III sums-of-squares using the package </w:t>
      </w:r>
      <w:r w:rsidR="002A3FBB">
        <w:rPr>
          <w:rFonts w:eastAsia="Calibri"/>
          <w:kern w:val="0"/>
          <w:sz w:val="24"/>
          <w:szCs w:val="24"/>
          <w14:ligatures w14:val="none"/>
        </w:rPr>
        <w:t>‘</w:t>
      </w:r>
      <w:r w:rsidRPr="006E0833">
        <w:rPr>
          <w:rFonts w:eastAsia="Calibri"/>
          <w:kern w:val="0"/>
          <w:sz w:val="24"/>
          <w:szCs w:val="24"/>
          <w14:ligatures w14:val="none"/>
        </w:rPr>
        <w:t>stats</w:t>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{"citationID":"lGLLQ8UO","properties":{"formattedCitation":"(R Core Team 2024)","plainCitation":"(R Core Team 2024)","noteIndex":0},"citationItems":[{"id":1020,"uris":["http://zotero.org/users/6631577/items/DVQDLUHM"],"itemData":{"id":1020,"type":"software","event-place":"Vienna,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(R Core Team 2024)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or the package </w:t>
      </w:r>
      <w:r w:rsidR="002A3FBB">
        <w:rPr>
          <w:rFonts w:eastAsia="Calibri"/>
          <w:kern w:val="0"/>
          <w:sz w:val="24"/>
          <w:szCs w:val="24"/>
          <w14:ligatures w14:val="none"/>
        </w:rPr>
        <w:t>‘</w:t>
      </w:r>
      <w:r w:rsidRPr="006E0833">
        <w:rPr>
          <w:rFonts w:eastAsia="Calibri"/>
          <w:kern w:val="0"/>
          <w:sz w:val="24"/>
          <w:szCs w:val="24"/>
          <w14:ligatures w14:val="none"/>
        </w:rPr>
        <w:t>car</w:t>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{"citationID":"3FEYP2tD","properties":{"formattedCitation":"(Fox and Weisberg 2019)","plainCitation":"(Fox and Weisberg 2019)","noteIndex":0},"citationItems":[{"id":1122,"uris":["http://zotero.org/users/6631577/items/YRSHGJKF"],"itemData":{"id":1122,"type":"book","event-place":"Thousand Oaks {CA}","publisher":"Sage","publisher-place":"Thousand Oaks {CA}","title":"An {R} Companion to Applied Regression","URL":"https://www.john-fox.ca/Companion/","author":[{"family":"Fox","given":"John"},{"family":"Weisberg","given":"Sanford"}],"issued":{"date-parts":[["2019"]]}}}],"schema":"https://github.com/citation-style-language/schema/raw/master/csl-citation.json"}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(Fox and Weisberg 2019)</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for the GLM. When the ANOVA showed a significant effect for treatment, pairwise comparisons between treatment groups were made using the package </w:t>
      </w:r>
      <w:r w:rsidR="002A3FBB">
        <w:rPr>
          <w:rFonts w:eastAsia="Calibri"/>
          <w:kern w:val="0"/>
          <w:sz w:val="24"/>
          <w:szCs w:val="24"/>
          <w14:ligatures w14:val="none"/>
        </w:rPr>
        <w:t>‘</w:t>
      </w:r>
      <w:proofErr w:type="spellStart"/>
      <w:r w:rsidRPr="006E0833">
        <w:rPr>
          <w:rFonts w:eastAsia="Calibri"/>
          <w:kern w:val="0"/>
          <w:sz w:val="24"/>
          <w:szCs w:val="24"/>
          <w14:ligatures w14:val="none"/>
        </w:rPr>
        <w:t>emmeans</w:t>
      </w:r>
      <w:proofErr w:type="spellEnd"/>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{"citationID":"xMDH2ZEP","properties":{"formattedCitation":"(Lenth 2024)","plainCitation":"(Lenth 2024)","noteIndex":0},"citationItems":[{"id":1123,"uris":["http://zotero.org/users/6631577/items/NG3QFV7U"],"itemData":{"id":1123,"type":"software","genre":"R","title":"emmeans: Estimated Marginal Means, aka Least-Squares Means","URL":"https://CRAN.R-project.org/package=emmeans","version":"1.10.4","author":[{"family":"Lenth","given":"Russell V."}],"issued":{"date-parts":[["2024"]]}}}],"schema":"https://github.com/citation-style-language/schema/raw/master/csl-citation.json"}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(Lenth 2024)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t>
      </w:r>
    </w:p>
    <w:p w14:paraId="43AD7D70" w14:textId="77777777"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A similar linear mixed effects model framework was used to assess changes in environmental conditions among forest management treatments over time. Response variables were canopy openness, percentage cover of ground-level vegetation, percentage cover of leaf litter, and soil moisture. Differences in soil moisture among treatments were investigated separately for 2015 and 2022 because a different meter was used for each year.</w:t>
      </w:r>
    </w:p>
    <w:p w14:paraId="55ECD1AA" w14:textId="21CD5513"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Measures of beta-diversity were used to investigate changes in taxonomic and functional composition of ground beetle communities among forest management treatments. Taxonomic beta-diversity was calculated using Bray-Curtis dissimilarities between the ground beetle species at each plot using the package </w:t>
      </w:r>
      <w:r w:rsidR="002A3FBB">
        <w:rPr>
          <w:rFonts w:eastAsia="Calibri"/>
          <w:kern w:val="0"/>
          <w:sz w:val="24"/>
          <w:szCs w:val="24"/>
          <w14:ligatures w14:val="none"/>
        </w:rPr>
        <w:t>‘</w:t>
      </w:r>
      <w:r w:rsidRPr="006E0833">
        <w:rPr>
          <w:rFonts w:eastAsia="Calibri"/>
          <w:kern w:val="0"/>
          <w:sz w:val="24"/>
          <w:szCs w:val="24"/>
          <w14:ligatures w14:val="none"/>
        </w:rPr>
        <w:t>vegan</w:t>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{"citationID":"M2dTWofP","properties":{"formattedCitation":"(Oksanen et al. 2024)","plainCitation":"(Oksanen et al. 2024)","noteIndex":0},"citationItems":[{"id":1167,"uris":["http://zotero.org/users/6631577/items/ZXK2SLBL"],"itemData":{"id":1167,"type":"software","genre":"R","title":"_vegan: Community Ecology Package_","URL":"https://CRAN.R-project.org/package=vegan","version":"2.6-6.1","author":[{"family":"Oksanen","given":"J."},{"family":"Simpson","given":"G"},{"family":"Blanchet","given":"F."},{"literal":"Kindt R, Legendre P, Minchin P,"},{"literal":"O'Hara R, Solymos P, Stevens M, Szoecs E, Wagner H, Barbour M,"},{"literal":"Bedward M, Bolker B, Borcard D, Carvalho G, Chirico M, De Caceres"},{"literal":"M, Durand S, Evangelista H, FitzJohn R, Friendly M, Furneaux B,"},{"literal":"Hannigan G, Hill M, Lahti L, McGlinn D, Ouellette M, Ribeiro"},{"literal":"Cunha E, Smith T, Stier A, Ter Braak C, Weedon J"}],"issued":{"date-parts":[["2024"]]}}}],"schema":"https://github.com/citation-style-language/schema/raw/master/csl-citation.json"}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(Oksanen et al. 2024)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The species abundance matrix was first row-standardized to convert the data to relative abundances before the Bray-Curtis dissimilarity between pairs of plots was calculated. We visualized the dissimilarity matrix in two-dimensional space using nonmetric multidimensional scaling (NMDS). Next, we used a permutational multivariate analysis of variance (PERMANOVA) approach to determine if species composition varied by forest management treatment or by year, using 99,999 permutations. Treatment differences were investigated using the </w:t>
      </w:r>
      <w:r w:rsidR="002A3FBB">
        <w:rPr>
          <w:rFonts w:eastAsia="Calibri"/>
          <w:kern w:val="0"/>
          <w:sz w:val="24"/>
          <w:szCs w:val="24"/>
          <w14:ligatures w14:val="none"/>
        </w:rPr>
        <w:t>‘</w:t>
      </w:r>
      <w:proofErr w:type="spellStart"/>
      <w:r w:rsidRPr="006E0833">
        <w:rPr>
          <w:rFonts w:eastAsia="Calibri"/>
          <w:kern w:val="0"/>
          <w:sz w:val="24"/>
          <w:szCs w:val="24"/>
          <w14:ligatures w14:val="none"/>
        </w:rPr>
        <w:t>pairwiseAdonis</w:t>
      </w:r>
      <w:proofErr w:type="spellEnd"/>
      <w:r w:rsidR="002A3FBB">
        <w:rPr>
          <w:rFonts w:eastAsia="Calibri"/>
          <w:kern w:val="0"/>
          <w:sz w:val="24"/>
          <w:szCs w:val="24"/>
          <w14:ligatures w14:val="none"/>
        </w:rPr>
        <w:t>’</w:t>
      </w:r>
      <w:r w:rsidRPr="006E0833">
        <w:rPr>
          <w:rFonts w:eastAsia="Calibri"/>
          <w:kern w:val="0"/>
          <w:sz w:val="24"/>
          <w:szCs w:val="24"/>
          <w14:ligatures w14:val="none"/>
        </w:rPr>
        <w:t xml:space="preserve"> package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{"citationID":"Y5w65s9l","properties":{"formattedCitation":"(Martinez Arbizu 2017)","plainCitation":"(Martinez Arbizu 2017)","noteIndex":0},"citationItems":[{"id":1251,"uris":["http://zotero.org/users/6631577/items/4E42557A"],"itemData":{"id":1251,"type":"software","genre":"R","title":"pairwiseAdonis: Pairwise Multilevel Comparison using Adonis","URL":"https://github.com/pmartinezarbizu/pairwiseAdonis","version":"R package version 0.4.1, commit cb190f7668a0c82c0b0853927db239e7b9ec3e83","author":[{"family":"Martinez Arbizu","given":"Pedro"}],"issued":{"date-parts":[["2017"]]}}}],"schema":"https://github.com/citation-style-language/schema/raw/master/csl-citation.json"}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 xml:space="preserve">(Martinez Arbizu </w:t>
      </w:r>
      <w:r w:rsidRPr="006E0833">
        <w:rPr>
          <w:rFonts w:eastAsia="Calibri"/>
          <w:kern w:val="0"/>
          <w:sz w:val="24"/>
          <w:szCs w:val="24"/>
          <w14:ligatures w14:val="none"/>
        </w:rPr>
        <w:lastRenderedPageBreak/>
        <w:t>2017)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and interactions were investigated by running separate PERMANOVAs for each year. Furthermore, we used an analysis of multivariate homogeneity of group dispersions with the </w:t>
      </w:r>
      <w:r w:rsidR="002A3FBB">
        <w:rPr>
          <w:rFonts w:eastAsia="Calibri"/>
          <w:kern w:val="0"/>
          <w:sz w:val="24"/>
          <w:szCs w:val="24"/>
          <w14:ligatures w14:val="none"/>
        </w:rPr>
        <w:t>‘</w:t>
      </w:r>
      <w:proofErr w:type="spellStart"/>
      <w:r w:rsidRPr="006E0833">
        <w:rPr>
          <w:rFonts w:eastAsia="Calibri"/>
          <w:kern w:val="0"/>
          <w:sz w:val="24"/>
          <w:szCs w:val="24"/>
          <w14:ligatures w14:val="none"/>
        </w:rPr>
        <w:t>betadisper</w:t>
      </w:r>
      <w:proofErr w:type="spellEnd"/>
      <w:r w:rsidR="002A3FBB">
        <w:rPr>
          <w:rFonts w:eastAsia="Calibri"/>
          <w:kern w:val="0"/>
          <w:sz w:val="24"/>
          <w:szCs w:val="24"/>
          <w14:ligatures w14:val="none"/>
        </w:rPr>
        <w:t>’</w:t>
      </w:r>
      <w:r w:rsidRPr="006E0833">
        <w:rPr>
          <w:rFonts w:eastAsia="Calibri"/>
          <w:kern w:val="0"/>
          <w:sz w:val="24"/>
          <w:szCs w:val="24"/>
          <w14:ligatures w14:val="none"/>
        </w:rPr>
        <w:t xml:space="preserve"> function in the </w:t>
      </w:r>
      <w:r w:rsidR="002A3FBB">
        <w:rPr>
          <w:rFonts w:eastAsia="Calibri"/>
          <w:kern w:val="0"/>
          <w:sz w:val="24"/>
          <w:szCs w:val="24"/>
          <w14:ligatures w14:val="none"/>
        </w:rPr>
        <w:t>‘</w:t>
      </w:r>
      <w:r w:rsidRPr="006E0833">
        <w:rPr>
          <w:rFonts w:eastAsia="Calibri"/>
          <w:kern w:val="0"/>
          <w:sz w:val="24"/>
          <w:szCs w:val="24"/>
          <w14:ligatures w14:val="none"/>
        </w:rPr>
        <w:t>vegan</w:t>
      </w:r>
      <w:r w:rsidR="002A3FBB">
        <w:rPr>
          <w:rFonts w:eastAsia="Calibri"/>
          <w:kern w:val="0"/>
          <w:sz w:val="24"/>
          <w:szCs w:val="24"/>
          <w14:ligatures w14:val="none"/>
        </w:rPr>
        <w:t xml:space="preserve">’ </w:t>
      </w:r>
      <w:r w:rsidRPr="006E0833">
        <w:rPr>
          <w:rFonts w:eastAsia="Calibri"/>
          <w:kern w:val="0"/>
          <w:sz w:val="24"/>
          <w:szCs w:val="24"/>
          <w14:ligatures w14:val="none"/>
        </w:rPr>
        <w:t xml:space="preserve">package to test if the treatments differed in their dispersions. Mirroring taxonomic beta-diversity, we calculated distances between plots using inter-plot mean pairwise distance in trait space with the function </w:t>
      </w:r>
      <w:r w:rsidR="002A3FBB">
        <w:rPr>
          <w:rFonts w:eastAsia="Calibri"/>
          <w:kern w:val="0"/>
          <w:sz w:val="24"/>
          <w:szCs w:val="24"/>
          <w14:ligatures w14:val="none"/>
        </w:rPr>
        <w:t>‘</w:t>
      </w:r>
      <w:proofErr w:type="spellStart"/>
      <w:r w:rsidRPr="006E0833">
        <w:rPr>
          <w:rFonts w:eastAsia="Calibri"/>
          <w:kern w:val="0"/>
          <w:sz w:val="24"/>
          <w:szCs w:val="24"/>
          <w14:ligatures w14:val="none"/>
        </w:rPr>
        <w:t>comdist</w:t>
      </w:r>
      <w:proofErr w:type="spellEnd"/>
      <w:r w:rsidR="002A3FBB">
        <w:rPr>
          <w:rFonts w:eastAsia="Calibri"/>
          <w:kern w:val="0"/>
          <w:sz w:val="24"/>
          <w:szCs w:val="24"/>
          <w14:ligatures w14:val="none"/>
        </w:rPr>
        <w:t>’</w:t>
      </w:r>
      <w:r w:rsidRPr="006E0833">
        <w:rPr>
          <w:rFonts w:eastAsia="Calibri"/>
          <w:kern w:val="0"/>
          <w:sz w:val="24"/>
          <w:szCs w:val="24"/>
          <w14:ligatures w14:val="none"/>
        </w:rPr>
        <w:t xml:space="preserve"> in the R package </w:t>
      </w:r>
      <w:r w:rsidR="002A3FBB">
        <w:rPr>
          <w:rFonts w:eastAsia="Calibri"/>
          <w:kern w:val="0"/>
          <w:sz w:val="24"/>
          <w:szCs w:val="24"/>
          <w14:ligatures w14:val="none"/>
        </w:rPr>
        <w:t>‘</w:t>
      </w:r>
      <w:r w:rsidRPr="006E0833">
        <w:rPr>
          <w:rFonts w:eastAsia="Calibri"/>
          <w:kern w:val="0"/>
          <w:sz w:val="24"/>
          <w:szCs w:val="24"/>
          <w14:ligatures w14:val="none"/>
        </w:rPr>
        <w:t>picante</w:t>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{"citationID":"i5Bg3Qwc","properties":{"formattedCitation":"(Kembel et al. 2010)","plainCitation":"(Kembel et al. 2010)","noteIndex":0},"citationItems":[{"id":1205,"uris":["http://zotero.org/users/6631577/items/PWQ8ABK8"],"itemData":{"id":1205,"type":"article-journal","container-title":"Bioinformatics","page":"1463-1464","title":"Picante: R tools for integrating phylogenies and ecology.","volume":"26","author":[{"family":"Kembel","given":"S.W."},{"family":"Cowan","given":"P.D."},{"family":"Helmus","given":"M.R."},{"family":"Cornwell","given":"W.K."},{"family":"Morlon","given":"H."},{"family":"Ackerly","given":"D.D."},{"family":"Blomberg","given":"S.P."},{"family":"Webb","given":"C.O."}],"issued":{"date-parts":[["2010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(Kembel et al. 2010)</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Using the previously calculated Gower dissimilarity matrix, the </w:t>
      </w:r>
      <w:r w:rsidR="002A3FBB">
        <w:rPr>
          <w:rFonts w:eastAsia="Calibri"/>
          <w:kern w:val="0"/>
          <w:sz w:val="24"/>
          <w:szCs w:val="24"/>
          <w14:ligatures w14:val="none"/>
        </w:rPr>
        <w:t>‘</w:t>
      </w:r>
      <w:proofErr w:type="spellStart"/>
      <w:r w:rsidRPr="006E0833">
        <w:rPr>
          <w:rFonts w:eastAsia="Calibri"/>
          <w:kern w:val="0"/>
          <w:sz w:val="24"/>
          <w:szCs w:val="24"/>
          <w14:ligatures w14:val="none"/>
        </w:rPr>
        <w:t>comdist</w:t>
      </w:r>
      <w:proofErr w:type="spellEnd"/>
      <w:r w:rsidR="002A3FBB">
        <w:rPr>
          <w:rFonts w:eastAsia="Calibri"/>
          <w:kern w:val="0"/>
          <w:sz w:val="24"/>
          <w:szCs w:val="24"/>
          <w14:ligatures w14:val="none"/>
        </w:rPr>
        <w:t xml:space="preserve">’ </w:t>
      </w:r>
      <w:r w:rsidRPr="006E0833">
        <w:rPr>
          <w:rFonts w:eastAsia="Calibri"/>
          <w:kern w:val="0"/>
          <w:sz w:val="24"/>
          <w:szCs w:val="24"/>
          <w14:ligatures w14:val="none"/>
        </w:rPr>
        <w:t>function calculates the expected distance in trait space between an individual beetle drawn randomly from the first plot and an individual beetle drawn randomly from the second plot. The NMDS, PERMANOVA and beta-dispersion analyses were performed in a similar manner.</w:t>
      </w:r>
    </w:p>
    <w:p w14:paraId="79343DE5" w14:textId="77777777" w:rsidR="006E0833" w:rsidRPr="006E0833" w:rsidRDefault="006E0833" w:rsidP="006E0833">
      <w:pPr>
        <w:spacing w:line="480" w:lineRule="auto"/>
        <w:rPr>
          <w:rFonts w:eastAsia="Calibri"/>
          <w:kern w:val="0"/>
          <w:sz w:val="24"/>
          <w:szCs w:val="24"/>
          <w14:ligatures w14:val="none"/>
        </w:rPr>
      </w:pPr>
    </w:p>
    <w:p w14:paraId="643783E8" w14:textId="77777777" w:rsidR="006E0833" w:rsidRPr="006E0833" w:rsidRDefault="006E0833" w:rsidP="006E0833">
      <w:pPr>
        <w:spacing w:line="480" w:lineRule="auto"/>
        <w:rPr>
          <w:rFonts w:eastAsia="Calibri"/>
          <w:b/>
          <w:bCs/>
          <w:kern w:val="0"/>
          <w:sz w:val="24"/>
          <w:szCs w:val="24"/>
          <w14:ligatures w14:val="none"/>
        </w:rPr>
      </w:pPr>
      <w:r w:rsidRPr="006E0833">
        <w:rPr>
          <w:rFonts w:eastAsia="Calibri"/>
          <w:b/>
          <w:bCs/>
          <w:kern w:val="0"/>
          <w:sz w:val="24"/>
          <w:szCs w:val="24"/>
          <w14:ligatures w14:val="none"/>
        </w:rPr>
        <w:t>Results</w:t>
      </w:r>
    </w:p>
    <w:p w14:paraId="40CC5617" w14:textId="3E0CC960" w:rsidR="006E0833" w:rsidRPr="006E0833" w:rsidRDefault="006E0833" w:rsidP="00C85C82">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Across 2015 and 2022 between the months of June and August, a total of 1537 individuals comprising 47 species of ground beetles were collected (Table 2.2). Of these 47 species, 27 were caught both in 2015 and in 2022, 10 species were caught only in 2015, and 10 species were caught only in 2022. The most abundant species were </w:t>
      </w:r>
      <w:proofErr w:type="spellStart"/>
      <w:r w:rsidRPr="006E0833">
        <w:rPr>
          <w:rFonts w:eastAsia="Calibri"/>
          <w:i/>
          <w:iCs/>
          <w:kern w:val="0"/>
          <w:sz w:val="24"/>
          <w:szCs w:val="24"/>
          <w14:ligatures w14:val="none"/>
        </w:rPr>
        <w:t>Pterostichus</w:t>
      </w:r>
      <w:proofErr w:type="spellEnd"/>
      <w:r w:rsidRPr="006E0833">
        <w:rPr>
          <w:rFonts w:eastAsia="Calibri"/>
          <w:i/>
          <w:iCs/>
          <w:kern w:val="0"/>
          <w:sz w:val="24"/>
          <w:szCs w:val="24"/>
          <w14:ligatures w14:val="none"/>
        </w:rPr>
        <w:t xml:space="preserve"> </w:t>
      </w:r>
      <w:proofErr w:type="spellStart"/>
      <w:r w:rsidRPr="006E0833">
        <w:rPr>
          <w:rFonts w:eastAsia="Calibri"/>
          <w:i/>
          <w:iCs/>
          <w:kern w:val="0"/>
          <w:sz w:val="24"/>
          <w:szCs w:val="24"/>
          <w14:ligatures w14:val="none"/>
        </w:rPr>
        <w:t>moestus</w:t>
      </w:r>
      <w:proofErr w:type="spellEnd"/>
      <w:r w:rsidRPr="006E0833">
        <w:rPr>
          <w:rFonts w:eastAsia="Calibri"/>
          <w:kern w:val="0"/>
          <w:sz w:val="24"/>
          <w:szCs w:val="24"/>
          <w14:ligatures w14:val="none"/>
        </w:rPr>
        <w:t xml:space="preserve"> Say (15.1% of individuals collected), </w:t>
      </w:r>
      <w:proofErr w:type="spellStart"/>
      <w:r w:rsidRPr="006E0833">
        <w:rPr>
          <w:rFonts w:eastAsia="Calibri"/>
          <w:i/>
          <w:iCs/>
          <w:kern w:val="0"/>
          <w:sz w:val="24"/>
          <w:szCs w:val="24"/>
          <w14:ligatures w14:val="none"/>
        </w:rPr>
        <w:t>Chlaenius</w:t>
      </w:r>
      <w:proofErr w:type="spellEnd"/>
      <w:r w:rsidRPr="006E0833">
        <w:rPr>
          <w:rFonts w:eastAsia="Calibri"/>
          <w:i/>
          <w:iCs/>
          <w:kern w:val="0"/>
          <w:sz w:val="24"/>
          <w:szCs w:val="24"/>
          <w14:ligatures w14:val="none"/>
        </w:rPr>
        <w:t xml:space="preserve"> </w:t>
      </w:r>
      <w:proofErr w:type="spellStart"/>
      <w:r w:rsidRPr="006E0833">
        <w:rPr>
          <w:rFonts w:eastAsia="Calibri"/>
          <w:i/>
          <w:iCs/>
          <w:kern w:val="0"/>
          <w:sz w:val="24"/>
          <w:szCs w:val="24"/>
          <w14:ligatures w14:val="none"/>
        </w:rPr>
        <w:t>emarginatus</w:t>
      </w:r>
      <w:proofErr w:type="spellEnd"/>
      <w:r w:rsidRPr="006E0833">
        <w:rPr>
          <w:rFonts w:eastAsia="Calibri"/>
          <w:kern w:val="0"/>
          <w:sz w:val="24"/>
          <w:szCs w:val="24"/>
          <w14:ligatures w14:val="none"/>
        </w:rPr>
        <w:t xml:space="preserve"> Say (10.5%), and </w:t>
      </w:r>
      <w:proofErr w:type="spellStart"/>
      <w:r w:rsidRPr="006E0833">
        <w:rPr>
          <w:rFonts w:eastAsia="Calibri"/>
          <w:i/>
          <w:iCs/>
          <w:kern w:val="0"/>
          <w:sz w:val="24"/>
          <w:szCs w:val="24"/>
          <w14:ligatures w14:val="none"/>
        </w:rPr>
        <w:t>Sphaeroderus</w:t>
      </w:r>
      <w:proofErr w:type="spellEnd"/>
      <w:r w:rsidRPr="006E0833">
        <w:rPr>
          <w:rFonts w:eastAsia="Calibri"/>
          <w:i/>
          <w:iCs/>
          <w:kern w:val="0"/>
          <w:sz w:val="24"/>
          <w:szCs w:val="24"/>
          <w14:ligatures w14:val="none"/>
        </w:rPr>
        <w:t xml:space="preserve"> </w:t>
      </w:r>
      <w:proofErr w:type="spellStart"/>
      <w:r w:rsidRPr="006E0833">
        <w:rPr>
          <w:rFonts w:eastAsia="Calibri"/>
          <w:i/>
          <w:iCs/>
          <w:kern w:val="0"/>
          <w:sz w:val="24"/>
          <w:szCs w:val="24"/>
          <w14:ligatures w14:val="none"/>
        </w:rPr>
        <w:t>stenostomus</w:t>
      </w:r>
      <w:commentRangeStart w:id="21"/>
      <w:commentRangeStart w:id="22"/>
      <w:proofErr w:type="spellEnd"/>
      <w:r w:rsidRPr="006E0833">
        <w:rPr>
          <w:rFonts w:eastAsia="Calibri"/>
          <w:kern w:val="0"/>
          <w:sz w:val="24"/>
          <w:szCs w:val="24"/>
          <w14:ligatures w14:val="none"/>
        </w:rPr>
        <w:t xml:space="preserve"> </w:t>
      </w:r>
      <w:commentRangeEnd w:id="21"/>
      <w:r w:rsidRPr="006E0833">
        <w:rPr>
          <w:rFonts w:eastAsia="Calibri"/>
          <w:kern w:val="0"/>
          <w:sz w:val="24"/>
          <w:szCs w:val="24"/>
          <w14:ligatures w14:val="none"/>
        </w:rPr>
        <w:commentReference w:id="21"/>
      </w:r>
      <w:commentRangeEnd w:id="22"/>
      <w:r w:rsidRPr="006E0833">
        <w:rPr>
          <w:rFonts w:eastAsia="Calibri"/>
          <w:sz w:val="16"/>
          <w:szCs w:val="16"/>
        </w:rPr>
        <w:commentReference w:id="22"/>
      </w:r>
      <w:r w:rsidRPr="006E0833">
        <w:rPr>
          <w:rFonts w:eastAsia="Calibri"/>
          <w:kern w:val="0"/>
          <w:sz w:val="24"/>
          <w:szCs w:val="24"/>
          <w14:ligatures w14:val="none"/>
        </w:rPr>
        <w:t xml:space="preserve">(10.3%). Of the 47 species caught, 2 were classified as open-habitat specialists, 24 were habitat </w:t>
      </w:r>
      <w:proofErr w:type="gramStart"/>
      <w:r w:rsidRPr="006E0833">
        <w:rPr>
          <w:rFonts w:eastAsia="Calibri"/>
          <w:kern w:val="0"/>
          <w:sz w:val="24"/>
          <w:szCs w:val="24"/>
          <w14:ligatures w14:val="none"/>
        </w:rPr>
        <w:t>generalist</w:t>
      </w:r>
      <w:proofErr w:type="gramEnd"/>
      <w:r w:rsidRPr="006E0833">
        <w:rPr>
          <w:rFonts w:eastAsia="Calibri"/>
          <w:kern w:val="0"/>
          <w:sz w:val="24"/>
          <w:szCs w:val="24"/>
          <w14:ligatures w14:val="none"/>
        </w:rPr>
        <w:t>, 20 were forest-</w:t>
      </w:r>
      <w:proofErr w:type="gramStart"/>
      <w:r w:rsidRPr="006E0833">
        <w:rPr>
          <w:rFonts w:eastAsia="Calibri"/>
          <w:kern w:val="0"/>
          <w:sz w:val="24"/>
          <w:szCs w:val="24"/>
          <w14:ligatures w14:val="none"/>
        </w:rPr>
        <w:t>specialist</w:t>
      </w:r>
      <w:proofErr w:type="gramEnd"/>
      <w:r w:rsidRPr="006E0833">
        <w:rPr>
          <w:rFonts w:eastAsia="Calibri"/>
          <w:kern w:val="0"/>
          <w:sz w:val="24"/>
          <w:szCs w:val="24"/>
          <w14:ligatures w14:val="none"/>
        </w:rPr>
        <w:t xml:space="preserve">, and one species had unknown habitat affinity. The Chao1 estimator for the true number of ground beetle species in 2015 was 47.1 species (95% conf. int. 39.3 - 82.2 species) while in 2022 the Chao1 estimator was 79.2 species (95% conf. int. 46.2 – 230.7 species). Thus, our sampling effort captured approximately 79% of the estimated species present in </w:t>
      </w:r>
      <w:r w:rsidRPr="006E0833">
        <w:rPr>
          <w:rFonts w:eastAsia="Calibri"/>
          <w:kern w:val="0"/>
          <w:sz w:val="24"/>
          <w:szCs w:val="24"/>
          <w14:ligatures w14:val="none"/>
        </w:rPr>
        <w:lastRenderedPageBreak/>
        <w:t xml:space="preserve">2015, and 47% of the estimated species present in 2022. Species accumulation curves for each treatment and year showed that species richness had begun to reach an asymptote with increasing number of plots (Figure </w:t>
      </w:r>
      <w:r w:rsidR="00A72628">
        <w:rPr>
          <w:rFonts w:eastAsia="Calibri"/>
          <w:kern w:val="0"/>
          <w:sz w:val="24"/>
          <w:szCs w:val="24"/>
          <w14:ligatures w14:val="none"/>
        </w:rPr>
        <w:t>B.1</w:t>
      </w:r>
      <w:r w:rsidRPr="006E0833">
        <w:rPr>
          <w:rFonts w:eastAsia="Calibri"/>
          <w:kern w:val="0"/>
          <w:sz w:val="24"/>
          <w:szCs w:val="24"/>
          <w14:ligatures w14:val="none"/>
        </w:rPr>
        <w:t>).</w:t>
      </w:r>
    </w:p>
    <w:p w14:paraId="3F89251B" w14:textId="7A941495" w:rsidR="006E0833" w:rsidRPr="006E0833" w:rsidRDefault="00A67EA6" w:rsidP="00AC76F7">
      <w:pPr>
        <w:spacing w:line="480" w:lineRule="auto"/>
        <w:ind w:firstLine="720"/>
        <w:rPr>
          <w:rFonts w:eastAsia="Calibri"/>
          <w:kern w:val="0"/>
          <w:sz w:val="24"/>
          <w:szCs w:val="24"/>
          <w14:ligatures w14:val="none"/>
        </w:rPr>
      </w:pPr>
      <w:r>
        <w:rPr>
          <w:rFonts w:eastAsia="Calibri"/>
          <w:kern w:val="0"/>
          <w:sz w:val="24"/>
          <w:szCs w:val="24"/>
          <w14:ligatures w14:val="none"/>
        </w:rPr>
        <w:t>Activity-abundance and species richness</w:t>
      </w:r>
      <w:r w:rsidR="006E0833" w:rsidRPr="006E0833">
        <w:rPr>
          <w:rFonts w:eastAsia="Calibri"/>
          <w:kern w:val="0"/>
          <w:sz w:val="24"/>
          <w:szCs w:val="24"/>
          <w14:ligatures w14:val="none"/>
        </w:rPr>
        <w:t xml:space="preserve"> of ground beetles were affected by forest management treatment, and in some cases, year of sampling. Species richness of ground beetles was higher in salvaged plots than forest plots, while windthrow plots were intermediate (Fig. </w:t>
      </w:r>
      <w:r w:rsidR="00803954">
        <w:rPr>
          <w:rFonts w:eastAsia="Calibri"/>
          <w:kern w:val="0"/>
          <w:sz w:val="24"/>
          <w:szCs w:val="24"/>
          <w14:ligatures w14:val="none"/>
        </w:rPr>
        <w:t>2.</w:t>
      </w:r>
      <w:r w:rsidR="006E0833" w:rsidRPr="006E0833">
        <w:rPr>
          <w:rFonts w:eastAsia="Calibri"/>
          <w:kern w:val="0"/>
          <w:sz w:val="24"/>
          <w:szCs w:val="24"/>
          <w14:ligatures w14:val="none"/>
        </w:rPr>
        <w:t>2</w:t>
      </w:r>
      <w:r w:rsidR="004B7964">
        <w:rPr>
          <w:rFonts w:eastAsia="Calibri"/>
          <w:kern w:val="0"/>
          <w:sz w:val="24"/>
          <w:szCs w:val="24"/>
          <w14:ligatures w14:val="none"/>
        </w:rPr>
        <w:t>A</w:t>
      </w:r>
      <w:r w:rsidR="006E0833" w:rsidRPr="006E0833">
        <w:rPr>
          <w:rFonts w:eastAsia="Calibri"/>
          <w:kern w:val="0"/>
          <w:sz w:val="24"/>
          <w:szCs w:val="24"/>
          <w14:ligatures w14:val="none"/>
        </w:rPr>
        <w:t xml:space="preserve">, Tables </w:t>
      </w:r>
      <w:r w:rsidR="00803954">
        <w:rPr>
          <w:rFonts w:eastAsia="Calibri"/>
          <w:kern w:val="0"/>
          <w:sz w:val="24"/>
          <w:szCs w:val="24"/>
          <w14:ligatures w14:val="none"/>
        </w:rPr>
        <w:t>2.</w:t>
      </w:r>
      <w:r w:rsidR="006E0833" w:rsidRPr="006E0833">
        <w:rPr>
          <w:rFonts w:eastAsia="Calibri"/>
          <w:kern w:val="0"/>
          <w:sz w:val="24"/>
          <w:szCs w:val="24"/>
          <w14:ligatures w14:val="none"/>
        </w:rPr>
        <w:t>3-</w:t>
      </w:r>
      <w:r w:rsidR="00803954">
        <w:rPr>
          <w:rFonts w:eastAsia="Calibri"/>
          <w:kern w:val="0"/>
          <w:sz w:val="24"/>
          <w:szCs w:val="24"/>
          <w14:ligatures w14:val="none"/>
        </w:rPr>
        <w:t>2.</w:t>
      </w:r>
      <w:r w:rsidR="006E0833" w:rsidRPr="006E0833">
        <w:rPr>
          <w:rFonts w:eastAsia="Calibri"/>
          <w:kern w:val="0"/>
          <w:sz w:val="24"/>
          <w:szCs w:val="24"/>
          <w14:ligatures w14:val="none"/>
        </w:rPr>
        <w:t xml:space="preserve">4). In 2015, activity-abundance was higher in salvaged plots relative to windthrow and forest, but this pattern disappeared in 2022, as total activity-abundance was similar among treatments (Fig. </w:t>
      </w:r>
      <w:r w:rsidR="00803954">
        <w:rPr>
          <w:rFonts w:eastAsia="Calibri"/>
          <w:kern w:val="0"/>
          <w:sz w:val="24"/>
          <w:szCs w:val="24"/>
          <w14:ligatures w14:val="none"/>
        </w:rPr>
        <w:t>2.</w:t>
      </w:r>
      <w:r w:rsidR="006E0833" w:rsidRPr="006E0833">
        <w:rPr>
          <w:rFonts w:eastAsia="Calibri"/>
          <w:kern w:val="0"/>
          <w:sz w:val="24"/>
          <w:szCs w:val="24"/>
          <w14:ligatures w14:val="none"/>
        </w:rPr>
        <w:t>2</w:t>
      </w:r>
      <w:r w:rsidR="004B7964">
        <w:rPr>
          <w:rFonts w:eastAsia="Calibri"/>
          <w:kern w:val="0"/>
          <w:sz w:val="24"/>
          <w:szCs w:val="24"/>
          <w14:ligatures w14:val="none"/>
        </w:rPr>
        <w:t>B</w:t>
      </w:r>
      <w:r w:rsidR="006E0833" w:rsidRPr="006E0833">
        <w:rPr>
          <w:rFonts w:eastAsia="Calibri"/>
          <w:kern w:val="0"/>
          <w:sz w:val="24"/>
          <w:szCs w:val="24"/>
          <w14:ligatures w14:val="none"/>
        </w:rPr>
        <w:t xml:space="preserve">). Activity-abundance of open-habitat and generalist species was higher in salvaged plots than forest plots (Fig. </w:t>
      </w:r>
      <w:r w:rsidR="00803954">
        <w:rPr>
          <w:rFonts w:eastAsia="Calibri"/>
          <w:kern w:val="0"/>
          <w:sz w:val="24"/>
          <w:szCs w:val="24"/>
          <w14:ligatures w14:val="none"/>
        </w:rPr>
        <w:t>2.</w:t>
      </w:r>
      <w:r w:rsidR="006E0833" w:rsidRPr="006E0833">
        <w:rPr>
          <w:rFonts w:eastAsia="Calibri"/>
          <w:kern w:val="0"/>
          <w:sz w:val="24"/>
          <w:szCs w:val="24"/>
          <w14:ligatures w14:val="none"/>
        </w:rPr>
        <w:t xml:space="preserve">3A). Forest specialist </w:t>
      </w:r>
      <w:proofErr w:type="gramStart"/>
      <w:r w:rsidR="006E0833" w:rsidRPr="006E0833">
        <w:rPr>
          <w:rFonts w:eastAsia="Calibri"/>
          <w:kern w:val="0"/>
          <w:sz w:val="24"/>
          <w:szCs w:val="24"/>
          <w14:ligatures w14:val="none"/>
        </w:rPr>
        <w:t>activity-abundance</w:t>
      </w:r>
      <w:proofErr w:type="gramEnd"/>
      <w:r w:rsidR="006E0833" w:rsidRPr="006E0833">
        <w:rPr>
          <w:rFonts w:eastAsia="Calibri"/>
          <w:kern w:val="0"/>
          <w:sz w:val="24"/>
          <w:szCs w:val="24"/>
          <w14:ligatures w14:val="none"/>
        </w:rPr>
        <w:t xml:space="preserve"> </w:t>
      </w:r>
      <w:r w:rsidR="00803954">
        <w:rPr>
          <w:rFonts w:eastAsia="Calibri"/>
          <w:kern w:val="0"/>
          <w:sz w:val="24"/>
          <w:szCs w:val="24"/>
          <w14:ligatures w14:val="none"/>
        </w:rPr>
        <w:t xml:space="preserve">(Fig. 2.3B) </w:t>
      </w:r>
      <w:r w:rsidR="006E0833" w:rsidRPr="006E0833">
        <w:rPr>
          <w:rFonts w:eastAsia="Calibri"/>
          <w:kern w:val="0"/>
          <w:sz w:val="24"/>
          <w:szCs w:val="24"/>
          <w14:ligatures w14:val="none"/>
        </w:rPr>
        <w:t xml:space="preserve">and Shannon diversity were similar among treatments and years. </w:t>
      </w:r>
    </w:p>
    <w:p w14:paraId="3040303D" w14:textId="77777777" w:rsidR="006E0833" w:rsidRPr="006E0833" w:rsidRDefault="006E0833" w:rsidP="006E0833">
      <w:pPr>
        <w:spacing w:line="480" w:lineRule="auto"/>
        <w:rPr>
          <w:rFonts w:eastAsia="Calibri"/>
          <w:kern w:val="0"/>
          <w:sz w:val="24"/>
          <w:szCs w:val="24"/>
          <w14:ligatures w14:val="none"/>
        </w:rPr>
      </w:pPr>
    </w:p>
    <w:p w14:paraId="46FEFC70" w14:textId="14F19D4E" w:rsidR="006E0833" w:rsidRPr="006E0833" w:rsidRDefault="00FF78B2" w:rsidP="006E0833">
      <w:pPr>
        <w:spacing w:line="480" w:lineRule="auto"/>
        <w:rPr>
          <w:rFonts w:eastAsia="Calibri"/>
          <w:b/>
          <w:bCs/>
          <w:kern w:val="0"/>
          <w:sz w:val="24"/>
          <w:szCs w:val="24"/>
          <w14:ligatures w14:val="none"/>
        </w:rPr>
      </w:pPr>
      <w:r w:rsidRPr="00FF78B2">
        <w:rPr>
          <w:rFonts w:eastAsia="Calibri"/>
          <w:b/>
          <w:bCs/>
          <w:noProof/>
          <w:kern w:val="0"/>
          <w:sz w:val="24"/>
          <w:szCs w:val="24"/>
          <w14:ligatures w14:val="none"/>
        </w:rPr>
        <w:drawing>
          <wp:inline distT="0" distB="0" distL="0" distR="0" wp14:anchorId="142C83E5" wp14:editId="50AE20C7">
            <wp:extent cx="5486400" cy="2250440"/>
            <wp:effectExtent l="0" t="0" r="0" b="0"/>
            <wp:docPr id="490860123" name="Graphic 1" descr="There are two graphs. Both graphs have the windthrow, salvaged, and forest listed in the x axis. The right graph says &quot;number of individuals per plot&quot; on the y axis, while the left graph has &quot;number of species per plot&quot; on the y axis. There are separate points for 2015 data and 2022 data. The right graph shows that the number of individuals spiked in salvaged plots in 2015. The left graph shows that salvaged plots had more species per plot, on average, than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60123" name="Graphic 1" descr="There are two graphs. Both graphs have the windthrow, salvaged, and forest listed in the x axis. The right graph says &quot;number of individuals per plot&quot; on the y axis, while the left graph has &quot;number of species per plot&quot; on the y axis. There are separate points for 2015 data and 2022 data. The right graph shows that the number of individuals spiked in salvaged plots in 2015. The left graph shows that salvaged plots had more species per plot, on average, than forest."/>
                    <pic:cNvPicPr/>
                  </pic:nvPicPr>
                  <pic:blipFill>
                    <a:blip r:embed="rId10">
                      <a:extLst>
                        <a:ext uri="{96DAC541-7B7A-43D3-8B79-37D633B846F1}">
                          <asvg:svgBlip xmlns:asvg="http://schemas.microsoft.com/office/drawing/2016/SVG/main" r:embed="rId11"/>
                        </a:ext>
                      </a:extLst>
                    </a:blip>
                    <a:stretch>
                      <a:fillRect/>
                    </a:stretch>
                  </pic:blipFill>
                  <pic:spPr>
                    <a:xfrm>
                      <a:off x="0" y="0"/>
                      <a:ext cx="5486400" cy="2250440"/>
                    </a:xfrm>
                    <a:prstGeom prst="rect">
                      <a:avLst/>
                    </a:prstGeom>
                  </pic:spPr>
                </pic:pic>
              </a:graphicData>
            </a:graphic>
          </wp:inline>
        </w:drawing>
      </w:r>
    </w:p>
    <w:p w14:paraId="7A340449" w14:textId="77777777" w:rsidR="00803D52" w:rsidRDefault="00803D52" w:rsidP="001C4C0B">
      <w:pPr>
        <w:spacing w:after="200"/>
        <w:rPr>
          <w:rFonts w:eastAsia="Calibri"/>
          <w:b/>
          <w:bCs/>
          <w:iCs/>
          <w:kern w:val="0"/>
          <w:sz w:val="24"/>
          <w:szCs w:val="18"/>
          <w14:ligatures w14:val="none"/>
        </w:rPr>
      </w:pPr>
      <w:bookmarkStart w:id="23" w:name="_Toc213432488"/>
    </w:p>
    <w:p w14:paraId="5C228EDF" w14:textId="2DBECD47" w:rsidR="006E0833" w:rsidRDefault="006E0833" w:rsidP="001C4C0B">
      <w:pPr>
        <w:spacing w:after="200"/>
        <w:rPr>
          <w:rFonts w:eastAsia="Calibri"/>
          <w:iCs/>
          <w:kern w:val="0"/>
          <w:sz w:val="24"/>
          <w:szCs w:val="18"/>
          <w14:ligatures w14:val="none"/>
        </w:rPr>
      </w:pPr>
      <w:r w:rsidRPr="006E0833">
        <w:rPr>
          <w:rFonts w:eastAsia="Calibri"/>
          <w:b/>
          <w:bCs/>
          <w:iCs/>
          <w:kern w:val="0"/>
          <w:sz w:val="24"/>
          <w:szCs w:val="18"/>
          <w14:ligatures w14:val="none"/>
        </w:rPr>
        <w:t xml:space="preserve">Figure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Figure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iCs/>
          <w:kern w:val="0"/>
          <w:sz w:val="24"/>
          <w:szCs w:val="18"/>
          <w14:ligatures w14:val="none"/>
        </w:rPr>
        <w:t xml:space="preserve"> Total </w:t>
      </w:r>
      <w:r w:rsidR="00FF78B2">
        <w:rPr>
          <w:rFonts w:eastAsia="Calibri"/>
          <w:iCs/>
          <w:kern w:val="0"/>
          <w:sz w:val="24"/>
          <w:szCs w:val="18"/>
          <w14:ligatures w14:val="none"/>
        </w:rPr>
        <w:t>species richness</w:t>
      </w:r>
      <w:r w:rsidRPr="006E0833">
        <w:rPr>
          <w:rFonts w:eastAsia="Calibri"/>
          <w:iCs/>
          <w:kern w:val="0"/>
          <w:sz w:val="24"/>
          <w:szCs w:val="18"/>
          <w14:ligatures w14:val="none"/>
        </w:rPr>
        <w:t xml:space="preserve"> (A) and </w:t>
      </w:r>
      <w:r w:rsidR="00FF78B2">
        <w:rPr>
          <w:rFonts w:eastAsia="Calibri"/>
          <w:iCs/>
          <w:kern w:val="0"/>
          <w:sz w:val="24"/>
          <w:szCs w:val="18"/>
          <w14:ligatures w14:val="none"/>
        </w:rPr>
        <w:t>activity-abundance</w:t>
      </w:r>
      <w:r w:rsidRPr="006E0833">
        <w:rPr>
          <w:rFonts w:eastAsia="Calibri"/>
          <w:iCs/>
          <w:kern w:val="0"/>
          <w:sz w:val="24"/>
          <w:szCs w:val="18"/>
          <w14:ligatures w14:val="none"/>
        </w:rPr>
        <w:t xml:space="preserve"> (B) of ground beetles collected in windthrow, salvaged, and undisturbed forest in 2015 and 2022 at </w:t>
      </w:r>
      <w:proofErr w:type="spellStart"/>
      <w:r w:rsidRPr="006E0833">
        <w:rPr>
          <w:rFonts w:eastAsia="Calibri"/>
          <w:iCs/>
          <w:kern w:val="0"/>
          <w:sz w:val="24"/>
          <w:szCs w:val="18"/>
          <w14:ligatures w14:val="none"/>
        </w:rPr>
        <w:t>Powdermill</w:t>
      </w:r>
      <w:proofErr w:type="spellEnd"/>
      <w:r w:rsidRPr="006E0833">
        <w:rPr>
          <w:rFonts w:eastAsia="Calibri"/>
          <w:iCs/>
          <w:kern w:val="0"/>
          <w:sz w:val="24"/>
          <w:szCs w:val="18"/>
          <w14:ligatures w14:val="none"/>
        </w:rPr>
        <w:t xml:space="preserve"> Nature Reserve, Rector, Westmoreland County, Pennsylvania, USA. Bar height is the group mean, and whiskers indicate the standard error of the mean.</w:t>
      </w:r>
      <w:bookmarkEnd w:id="23"/>
      <w:r w:rsidRPr="006E0833">
        <w:rPr>
          <w:rFonts w:eastAsia="Calibri"/>
          <w:iCs/>
          <w:kern w:val="0"/>
          <w:sz w:val="24"/>
          <w:szCs w:val="18"/>
          <w14:ligatures w14:val="none"/>
        </w:rPr>
        <w:t xml:space="preserve"> </w:t>
      </w:r>
      <w:r w:rsidR="00FF78B2">
        <w:rPr>
          <w:rFonts w:eastAsia="Calibri"/>
          <w:iCs/>
          <w:kern w:val="0"/>
          <w:sz w:val="24"/>
          <w:szCs w:val="18"/>
          <w14:ligatures w14:val="none"/>
        </w:rPr>
        <w:t xml:space="preserve">In (A), the effect of </w:t>
      </w:r>
      <w:r w:rsidR="00FF78B2">
        <w:rPr>
          <w:rFonts w:eastAsia="Calibri"/>
          <w:iCs/>
          <w:kern w:val="0"/>
          <w:sz w:val="24"/>
          <w:szCs w:val="18"/>
          <w14:ligatures w14:val="none"/>
        </w:rPr>
        <w:lastRenderedPageBreak/>
        <w:t xml:space="preserve">treatment was significant. </w:t>
      </w:r>
      <w:r w:rsidR="001375CF">
        <w:rPr>
          <w:rFonts w:eastAsia="Calibri"/>
          <w:iCs/>
          <w:kern w:val="0"/>
          <w:sz w:val="24"/>
          <w:szCs w:val="18"/>
          <w14:ligatures w14:val="none"/>
        </w:rPr>
        <w:t>In (</w:t>
      </w:r>
      <w:r w:rsidR="00FF78B2">
        <w:rPr>
          <w:rFonts w:eastAsia="Calibri"/>
          <w:iCs/>
          <w:kern w:val="0"/>
          <w:sz w:val="24"/>
          <w:szCs w:val="18"/>
          <w14:ligatures w14:val="none"/>
        </w:rPr>
        <w:t>B</w:t>
      </w:r>
      <w:r w:rsidR="001375CF">
        <w:rPr>
          <w:rFonts w:eastAsia="Calibri"/>
          <w:iCs/>
          <w:kern w:val="0"/>
          <w:sz w:val="24"/>
          <w:szCs w:val="18"/>
          <w14:ligatures w14:val="none"/>
        </w:rPr>
        <w:t xml:space="preserve">), </w:t>
      </w:r>
      <w:r w:rsidR="001206DA">
        <w:rPr>
          <w:rFonts w:eastAsia="Calibri"/>
          <w:iCs/>
          <w:kern w:val="0"/>
          <w:sz w:val="24"/>
          <w:szCs w:val="18"/>
          <w14:ligatures w14:val="none"/>
        </w:rPr>
        <w:t>there were significant effects found for treatment and for treatment*year interaction. (Table 2.3).</w:t>
      </w:r>
    </w:p>
    <w:p w14:paraId="4D3EFCF2" w14:textId="77777777" w:rsidR="001206DA" w:rsidRPr="001C4C0B" w:rsidRDefault="001206DA" w:rsidP="001C4C0B">
      <w:pPr>
        <w:spacing w:after="200"/>
        <w:rPr>
          <w:rFonts w:eastAsia="Calibri"/>
          <w:iCs/>
          <w:kern w:val="0"/>
          <w:sz w:val="24"/>
          <w:szCs w:val="18"/>
          <w14:ligatures w14:val="none"/>
        </w:rPr>
      </w:pPr>
    </w:p>
    <w:p w14:paraId="34CFDE26" w14:textId="0B26A002" w:rsidR="006E0833" w:rsidRPr="006E0833" w:rsidRDefault="001C4C0B" w:rsidP="006E0833">
      <w:pPr>
        <w:spacing w:line="480" w:lineRule="auto"/>
        <w:rPr>
          <w:rFonts w:eastAsia="Calibri"/>
          <w:kern w:val="0"/>
          <w:sz w:val="24"/>
          <w:szCs w:val="24"/>
          <w14:ligatures w14:val="none"/>
        </w:rPr>
      </w:pPr>
      <w:r w:rsidRPr="001C4C0B">
        <w:rPr>
          <w:rFonts w:eastAsia="Calibri"/>
          <w:noProof/>
          <w:kern w:val="0"/>
          <w:sz w:val="24"/>
          <w:szCs w:val="24"/>
          <w14:ligatures w14:val="none"/>
        </w:rPr>
        <w:drawing>
          <wp:inline distT="0" distB="0" distL="0" distR="0" wp14:anchorId="63D51663" wp14:editId="4A9156CC">
            <wp:extent cx="6507747" cy="2259634"/>
            <wp:effectExtent l="0" t="0" r="7620" b="7620"/>
            <wp:docPr id="1554010094" name="Graphic 1" descr="There are two graphs. The graph on the left shows the number of open-habitat and habitat-generalist individuals per plot on the y axis. It shows that salvaged plots had, on average, more individuals of open-habitat and habitat generalist species, especially in 2015. The right graph shows number of forest-specialist individuals per plot on the y-axis. While no statistically significant effects were detected, the graph does show a small spike in abundance in salvaged plots in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10094" name="Graphic 1" descr="There are two graphs. The graph on the left shows the number of open-habitat and habitat-generalist individuals per plot on the y axis. It shows that salvaged plots had, on average, more individuals of open-habitat and habitat generalist species, especially in 2015. The right graph shows number of forest-specialist individuals per plot on the y-axis. While no statistically significant effects were detected, the graph does show a small spike in abundance in salvaged plots in 2015."/>
                    <pic:cNvPicPr/>
                  </pic:nvPicPr>
                  <pic:blipFill>
                    <a:blip r:embed="rId12">
                      <a:extLst>
                        <a:ext uri="{96DAC541-7B7A-43D3-8B79-37D633B846F1}">
                          <asvg:svgBlip xmlns:asvg="http://schemas.microsoft.com/office/drawing/2016/SVG/main" r:embed="rId13"/>
                        </a:ext>
                      </a:extLst>
                    </a:blip>
                    <a:stretch>
                      <a:fillRect/>
                    </a:stretch>
                  </pic:blipFill>
                  <pic:spPr>
                    <a:xfrm>
                      <a:off x="0" y="0"/>
                      <a:ext cx="6531893" cy="2268018"/>
                    </a:xfrm>
                    <a:prstGeom prst="rect">
                      <a:avLst/>
                    </a:prstGeom>
                  </pic:spPr>
                </pic:pic>
              </a:graphicData>
            </a:graphic>
          </wp:inline>
        </w:drawing>
      </w:r>
    </w:p>
    <w:p w14:paraId="258A292E" w14:textId="7070F610" w:rsidR="006E0833" w:rsidRPr="006E0833" w:rsidRDefault="006E0833" w:rsidP="00AC76F7">
      <w:pPr>
        <w:spacing w:after="200"/>
        <w:rPr>
          <w:rFonts w:eastAsia="Calibri"/>
          <w:iCs/>
          <w:kern w:val="0"/>
          <w:sz w:val="24"/>
          <w:szCs w:val="18"/>
          <w14:ligatures w14:val="none"/>
        </w:rPr>
      </w:pPr>
      <w:bookmarkStart w:id="24" w:name="_Toc213432489"/>
      <w:r w:rsidRPr="006E0833">
        <w:rPr>
          <w:rFonts w:eastAsia="Calibri"/>
          <w:b/>
          <w:bCs/>
          <w:iCs/>
          <w:kern w:val="0"/>
          <w:sz w:val="24"/>
          <w:szCs w:val="18"/>
          <w14:ligatures w14:val="none"/>
        </w:rPr>
        <w:t xml:space="preserve">Figure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Figure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3</w:t>
      </w:r>
      <w:r w:rsidRPr="006E0833">
        <w:rPr>
          <w:rFonts w:eastAsia="Calibri"/>
          <w:b/>
          <w:bCs/>
          <w:iCs/>
          <w:kern w:val="0"/>
          <w:sz w:val="24"/>
          <w:szCs w:val="18"/>
          <w14:ligatures w14:val="none"/>
        </w:rPr>
        <w:fldChar w:fldCharType="end"/>
      </w:r>
      <w:r w:rsidRPr="006E0833">
        <w:rPr>
          <w:rFonts w:eastAsia="Calibri"/>
          <w:iCs/>
          <w:kern w:val="0"/>
          <w:sz w:val="24"/>
          <w:szCs w:val="18"/>
          <w14:ligatures w14:val="none"/>
        </w:rPr>
        <w:t xml:space="preserve">. Activity-abundance of open-habitat </w:t>
      </w:r>
      <w:r w:rsidR="00803954">
        <w:rPr>
          <w:rFonts w:eastAsia="Calibri"/>
          <w:iCs/>
          <w:kern w:val="0"/>
          <w:sz w:val="24"/>
          <w:szCs w:val="18"/>
          <w14:ligatures w14:val="none"/>
        </w:rPr>
        <w:t>and</w:t>
      </w:r>
      <w:r w:rsidRPr="006E0833">
        <w:rPr>
          <w:rFonts w:eastAsia="Calibri"/>
          <w:iCs/>
          <w:kern w:val="0"/>
          <w:sz w:val="24"/>
          <w:szCs w:val="18"/>
          <w14:ligatures w14:val="none"/>
        </w:rPr>
        <w:t xml:space="preserve"> habitat-generalist ground beetle species (A) and forest-specialist species (B) collected in windthrow, salvaged, and undisturbed forest in 2015 and 2022 at </w:t>
      </w:r>
      <w:proofErr w:type="spellStart"/>
      <w:r w:rsidRPr="006E0833">
        <w:rPr>
          <w:rFonts w:eastAsia="Calibri"/>
          <w:iCs/>
          <w:kern w:val="0"/>
          <w:sz w:val="24"/>
          <w:szCs w:val="18"/>
          <w14:ligatures w14:val="none"/>
        </w:rPr>
        <w:t>Powdermill</w:t>
      </w:r>
      <w:proofErr w:type="spellEnd"/>
      <w:r w:rsidRPr="006E0833">
        <w:rPr>
          <w:rFonts w:eastAsia="Calibri"/>
          <w:iCs/>
          <w:kern w:val="0"/>
          <w:sz w:val="24"/>
          <w:szCs w:val="18"/>
          <w14:ligatures w14:val="none"/>
        </w:rPr>
        <w:t xml:space="preserve"> Nature Reserve, Rector, Westmoreland County, Pennsylvania, USA. The habitat affinity information was collected from </w:t>
      </w:r>
      <w:r w:rsidRPr="006E0833">
        <w:rPr>
          <w:rFonts w:eastAsia="Calibri"/>
          <w:iCs/>
          <w:kern w:val="0"/>
          <w:sz w:val="24"/>
          <w:szCs w:val="18"/>
          <w14:ligatures w14:val="none"/>
        </w:rPr>
        <w:fldChar w:fldCharType="begin"/>
      </w:r>
      <w:r w:rsidRPr="006E0833">
        <w:rPr>
          <w:rFonts w:eastAsia="Calibri"/>
          <w:iCs/>
          <w:kern w:val="0"/>
          <w:sz w:val="24"/>
          <w:szCs w:val="18"/>
          <w14:ligatures w14:val="none"/>
        </w:rPr>
        <w:instrText xml:space="preserve"> ADDIN ZOTERO_ITEM CSL_CITATION {"citationID":"02hNU2JW","properties":{"formattedCitation":"(Larochelle and Larivi\\uc0\\u232{}re 2003)","plainCitation":"(Larochelle and Larivière 2003)","dontUpdate":true,"noteIndex":0},"citationItems":[{"id":312,"uris":["http://zotero.org/groups/5154252/items/CJ2B2WK7"],"itemData":{"id":312,"type":"book","collection-number":"27","collection-title":"Pensoft-series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(Coleoptera","author":[{"family":"Larochelle","given":"André"},{"family":"Larivière","given":"Marie-Claude"}],"issued":{"date-parts":[["2003"]]}}}],"schema":"https://github.com/citation-style-language/schema/raw/master/csl-citation.json"} </w:instrText>
      </w:r>
      <w:r w:rsidRPr="006E0833">
        <w:rPr>
          <w:rFonts w:eastAsia="Calibri"/>
          <w:iCs/>
          <w:kern w:val="0"/>
          <w:sz w:val="24"/>
          <w:szCs w:val="18"/>
          <w14:ligatures w14:val="none"/>
        </w:rPr>
        <w:fldChar w:fldCharType="separate"/>
      </w:r>
      <w:r w:rsidRPr="006E0833">
        <w:rPr>
          <w:rFonts w:eastAsia="Calibri"/>
          <w:iCs/>
          <w:kern w:val="0"/>
          <w:sz w:val="24"/>
          <w:szCs w:val="18"/>
          <w14:ligatures w14:val="none"/>
        </w:rPr>
        <w:t>Larochelle and Larivière (2003)</w:t>
      </w:r>
      <w:r w:rsidRPr="006E0833">
        <w:rPr>
          <w:rFonts w:eastAsia="Calibri"/>
          <w:iCs/>
          <w:kern w:val="0"/>
          <w:sz w:val="24"/>
          <w:szCs w:val="18"/>
          <w14:ligatures w14:val="none"/>
        </w:rPr>
        <w:fldChar w:fldCharType="end"/>
      </w:r>
      <w:r w:rsidRPr="006E0833">
        <w:rPr>
          <w:rFonts w:eastAsia="Calibri"/>
          <w:iCs/>
          <w:kern w:val="0"/>
          <w:sz w:val="24"/>
          <w:szCs w:val="18"/>
          <w14:ligatures w14:val="none"/>
        </w:rPr>
        <w:t>. Bar height is the group mean, and whiskers indicate the standard error of the mean.</w:t>
      </w:r>
      <w:bookmarkEnd w:id="24"/>
      <w:r w:rsidRPr="006E0833">
        <w:rPr>
          <w:rFonts w:eastAsia="Calibri"/>
          <w:iCs/>
          <w:kern w:val="0"/>
          <w:sz w:val="24"/>
          <w:szCs w:val="18"/>
          <w14:ligatures w14:val="none"/>
        </w:rPr>
        <w:t xml:space="preserve"> </w:t>
      </w:r>
      <w:r w:rsidR="00526940">
        <w:rPr>
          <w:rFonts w:eastAsia="Calibri"/>
          <w:iCs/>
          <w:kern w:val="0"/>
          <w:sz w:val="24"/>
          <w:szCs w:val="18"/>
          <w14:ligatures w14:val="none"/>
        </w:rPr>
        <w:t xml:space="preserve">For </w:t>
      </w:r>
      <w:r w:rsidR="007868E2">
        <w:rPr>
          <w:rFonts w:eastAsia="Calibri"/>
          <w:iCs/>
          <w:kern w:val="0"/>
          <w:sz w:val="24"/>
          <w:szCs w:val="18"/>
          <w14:ligatures w14:val="none"/>
        </w:rPr>
        <w:t xml:space="preserve">(A), there was a significant effect of treatment, while for (B), </w:t>
      </w:r>
      <w:r w:rsidR="00817274">
        <w:rPr>
          <w:rFonts w:eastAsia="Calibri"/>
          <w:iCs/>
          <w:kern w:val="0"/>
          <w:sz w:val="24"/>
          <w:szCs w:val="18"/>
          <w14:ligatures w14:val="none"/>
        </w:rPr>
        <w:t>there were no significant effects detected</w:t>
      </w:r>
      <w:r w:rsidR="00BA46C5">
        <w:rPr>
          <w:rFonts w:eastAsia="Calibri"/>
          <w:iCs/>
          <w:kern w:val="0"/>
          <w:sz w:val="24"/>
          <w:szCs w:val="18"/>
          <w14:ligatures w14:val="none"/>
        </w:rPr>
        <w:t xml:space="preserve"> (Table 2.3)</w:t>
      </w:r>
      <w:r w:rsidR="00817274">
        <w:rPr>
          <w:rFonts w:eastAsia="Calibri"/>
          <w:iCs/>
          <w:kern w:val="0"/>
          <w:sz w:val="24"/>
          <w:szCs w:val="18"/>
          <w14:ligatures w14:val="none"/>
        </w:rPr>
        <w:t>.</w:t>
      </w:r>
    </w:p>
    <w:p w14:paraId="405A873A" w14:textId="77777777" w:rsidR="006E0833" w:rsidRPr="006E0833" w:rsidRDefault="006E0833" w:rsidP="006E0833">
      <w:pPr>
        <w:spacing w:line="480" w:lineRule="auto"/>
        <w:rPr>
          <w:rFonts w:eastAsia="Calibri"/>
          <w:kern w:val="0"/>
          <w:sz w:val="24"/>
          <w:szCs w:val="24"/>
          <w14:ligatures w14:val="none"/>
        </w:rPr>
      </w:pPr>
    </w:p>
    <w:p w14:paraId="6C029AC7" w14:textId="77777777" w:rsidR="006E0833" w:rsidRPr="006E0833" w:rsidRDefault="006E0833" w:rsidP="006E0833">
      <w:pPr>
        <w:spacing w:line="480" w:lineRule="auto"/>
        <w:rPr>
          <w:rFonts w:eastAsia="Calibri"/>
          <w:kern w:val="0"/>
          <w:sz w:val="24"/>
          <w:szCs w:val="24"/>
          <w14:ligatures w14:val="none"/>
        </w:rPr>
      </w:pPr>
    </w:p>
    <w:p w14:paraId="3AF8B4E9" w14:textId="77777777" w:rsidR="006E0833" w:rsidRPr="006E0833" w:rsidRDefault="006E0833" w:rsidP="006E0833">
      <w:pPr>
        <w:spacing w:line="480" w:lineRule="auto"/>
        <w:rPr>
          <w:rFonts w:eastAsia="Calibri"/>
          <w:kern w:val="0"/>
          <w:sz w:val="24"/>
          <w:szCs w:val="24"/>
          <w14:ligatures w14:val="none"/>
        </w:rPr>
      </w:pPr>
    </w:p>
    <w:p w14:paraId="724128C8" w14:textId="77777777" w:rsidR="006E0833" w:rsidRPr="006E0833" w:rsidRDefault="006E0833" w:rsidP="006E0833">
      <w:pPr>
        <w:spacing w:line="480" w:lineRule="auto"/>
        <w:rPr>
          <w:rFonts w:eastAsia="Calibri"/>
          <w:kern w:val="0"/>
          <w:sz w:val="24"/>
          <w:szCs w:val="24"/>
          <w14:ligatures w14:val="none"/>
        </w:rPr>
      </w:pPr>
    </w:p>
    <w:p w14:paraId="48C66E34" w14:textId="77777777" w:rsidR="006E0833" w:rsidRDefault="006E0833" w:rsidP="006E0833">
      <w:pPr>
        <w:spacing w:line="480" w:lineRule="auto"/>
        <w:rPr>
          <w:rFonts w:eastAsia="Calibri"/>
          <w:kern w:val="0"/>
          <w:sz w:val="24"/>
          <w:szCs w:val="24"/>
          <w14:ligatures w14:val="none"/>
        </w:rPr>
      </w:pPr>
    </w:p>
    <w:p w14:paraId="7DB26FA1" w14:textId="77777777" w:rsidR="00803954" w:rsidRDefault="00803954" w:rsidP="006E0833">
      <w:pPr>
        <w:spacing w:line="480" w:lineRule="auto"/>
        <w:rPr>
          <w:rFonts w:eastAsia="Calibri"/>
          <w:kern w:val="0"/>
          <w:sz w:val="24"/>
          <w:szCs w:val="24"/>
          <w14:ligatures w14:val="none"/>
        </w:rPr>
      </w:pPr>
    </w:p>
    <w:p w14:paraId="381CC2E0" w14:textId="77777777" w:rsidR="00803954" w:rsidRDefault="00803954" w:rsidP="006E0833">
      <w:pPr>
        <w:spacing w:line="480" w:lineRule="auto"/>
        <w:rPr>
          <w:rFonts w:eastAsia="Calibri"/>
          <w:kern w:val="0"/>
          <w:sz w:val="24"/>
          <w:szCs w:val="24"/>
          <w14:ligatures w14:val="none"/>
        </w:rPr>
      </w:pPr>
    </w:p>
    <w:p w14:paraId="639183F5" w14:textId="77777777" w:rsidR="00803954" w:rsidRDefault="00803954" w:rsidP="006E0833">
      <w:pPr>
        <w:spacing w:line="480" w:lineRule="auto"/>
        <w:rPr>
          <w:rFonts w:eastAsia="Calibri"/>
          <w:kern w:val="0"/>
          <w:sz w:val="24"/>
          <w:szCs w:val="24"/>
          <w14:ligatures w14:val="none"/>
        </w:rPr>
      </w:pPr>
    </w:p>
    <w:p w14:paraId="31542652" w14:textId="77777777" w:rsidR="00803954" w:rsidRDefault="00803954" w:rsidP="006E0833">
      <w:pPr>
        <w:spacing w:line="480" w:lineRule="auto"/>
        <w:rPr>
          <w:rFonts w:eastAsia="Calibri"/>
          <w:kern w:val="0"/>
          <w:sz w:val="24"/>
          <w:szCs w:val="24"/>
          <w14:ligatures w14:val="none"/>
        </w:rPr>
      </w:pPr>
    </w:p>
    <w:p w14:paraId="61D53376" w14:textId="77777777" w:rsidR="00803954" w:rsidRDefault="00803954" w:rsidP="006E0833">
      <w:pPr>
        <w:spacing w:line="480" w:lineRule="auto"/>
        <w:rPr>
          <w:rFonts w:eastAsia="Calibri"/>
          <w:kern w:val="0"/>
          <w:sz w:val="24"/>
          <w:szCs w:val="24"/>
          <w14:ligatures w14:val="none"/>
        </w:rPr>
      </w:pPr>
    </w:p>
    <w:p w14:paraId="46638BE9" w14:textId="77777777" w:rsidR="00803954" w:rsidRDefault="00803954" w:rsidP="006E0833">
      <w:pPr>
        <w:spacing w:line="480" w:lineRule="auto"/>
        <w:rPr>
          <w:rFonts w:eastAsia="Calibri"/>
          <w:kern w:val="0"/>
          <w:sz w:val="24"/>
          <w:szCs w:val="24"/>
          <w14:ligatures w14:val="none"/>
        </w:rPr>
      </w:pPr>
    </w:p>
    <w:p w14:paraId="03607158" w14:textId="5AF46EB4" w:rsidR="006E0833" w:rsidRPr="006E0833" w:rsidRDefault="006E0833" w:rsidP="009A6E14">
      <w:pPr>
        <w:spacing w:after="200"/>
        <w:rPr>
          <w:rFonts w:eastAsia="Calibri"/>
          <w:kern w:val="0"/>
          <w:sz w:val="24"/>
          <w:szCs w:val="24"/>
          <w14:ligatures w14:val="none"/>
        </w:rPr>
      </w:pPr>
      <w:bookmarkStart w:id="25" w:name="_Toc213432437"/>
      <w:r w:rsidRPr="006E0833">
        <w:rPr>
          <w:rFonts w:eastAsia="Calibri"/>
          <w:b/>
          <w:bCs/>
          <w:iCs/>
          <w:kern w:val="0"/>
          <w:sz w:val="24"/>
          <w:szCs w:val="18"/>
          <w14:ligatures w14:val="none"/>
        </w:rPr>
        <w:t xml:space="preserve">Table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Table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 xml:space="preserve">. </w:t>
      </w:r>
      <w:r w:rsidRPr="006E0833">
        <w:rPr>
          <w:rFonts w:eastAsia="Calibri"/>
          <w:iCs/>
          <w:kern w:val="0"/>
          <w:sz w:val="24"/>
          <w:szCs w:val="18"/>
          <w14:ligatures w14:val="none"/>
        </w:rPr>
        <w:t>T</w:t>
      </w:r>
      <w:commentRangeStart w:id="26"/>
      <w:commentRangeStart w:id="27"/>
      <w:r w:rsidRPr="006E0833">
        <w:rPr>
          <w:rFonts w:eastAsia="Calibri"/>
          <w:iCs/>
          <w:kern w:val="0"/>
          <w:sz w:val="24"/>
          <w:szCs w:val="18"/>
          <w14:ligatures w14:val="none"/>
        </w:rPr>
        <w:t>otal trap</w:t>
      </w:r>
      <w:commentRangeEnd w:id="26"/>
      <w:r w:rsidRPr="006E0833">
        <w:rPr>
          <w:rFonts w:eastAsia="Calibri"/>
          <w:sz w:val="16"/>
          <w:szCs w:val="16"/>
        </w:rPr>
        <w:commentReference w:id="26"/>
      </w:r>
      <w:commentRangeEnd w:id="27"/>
      <w:r w:rsidR="00D848ED">
        <w:rPr>
          <w:rStyle w:val="CommentReference"/>
        </w:rPr>
        <w:commentReference w:id="27"/>
      </w:r>
      <w:r w:rsidRPr="006E0833">
        <w:rPr>
          <w:rFonts w:eastAsia="Calibri"/>
          <w:iCs/>
          <w:kern w:val="0"/>
          <w:sz w:val="24"/>
          <w:szCs w:val="18"/>
          <w14:ligatures w14:val="none"/>
        </w:rPr>
        <w:t xml:space="preserve"> catch of ground beetle species (Coleoptera: Carabidae) collected via pitfall traps at </w:t>
      </w:r>
      <w:proofErr w:type="spellStart"/>
      <w:r w:rsidRPr="006E0833">
        <w:rPr>
          <w:rFonts w:eastAsia="Calibri"/>
          <w:iCs/>
          <w:kern w:val="0"/>
          <w:sz w:val="24"/>
          <w:szCs w:val="18"/>
          <w14:ligatures w14:val="none"/>
        </w:rPr>
        <w:t>Powdermill</w:t>
      </w:r>
      <w:proofErr w:type="spellEnd"/>
      <w:r w:rsidRPr="006E0833">
        <w:rPr>
          <w:rFonts w:eastAsia="Calibri"/>
          <w:iCs/>
          <w:kern w:val="0"/>
          <w:sz w:val="24"/>
          <w:szCs w:val="18"/>
          <w14:ligatures w14:val="none"/>
        </w:rPr>
        <w:t xml:space="preserve"> Nature Reserve, Rector, Westmoreland County, Pennsylvania, USA. Sampling occurred from 27 May to 17 </w:t>
      </w:r>
      <w:proofErr w:type="gramStart"/>
      <w:r w:rsidRPr="006E0833">
        <w:rPr>
          <w:rFonts w:eastAsia="Calibri"/>
          <w:iCs/>
          <w:kern w:val="0"/>
          <w:sz w:val="24"/>
          <w:szCs w:val="18"/>
          <w14:ligatures w14:val="none"/>
        </w:rPr>
        <w:t>August,</w:t>
      </w:r>
      <w:proofErr w:type="gramEnd"/>
      <w:r w:rsidRPr="006E0833">
        <w:rPr>
          <w:rFonts w:eastAsia="Calibri"/>
          <w:iCs/>
          <w:kern w:val="0"/>
          <w:sz w:val="24"/>
          <w:szCs w:val="18"/>
          <w14:ligatures w14:val="none"/>
        </w:rPr>
        <w:t xml:space="preserve"> 2015, and from 1 June to 23 </w:t>
      </w:r>
      <w:proofErr w:type="gramStart"/>
      <w:r w:rsidRPr="006E0833">
        <w:rPr>
          <w:rFonts w:eastAsia="Calibri"/>
          <w:iCs/>
          <w:kern w:val="0"/>
          <w:sz w:val="24"/>
          <w:szCs w:val="18"/>
          <w14:ligatures w14:val="none"/>
        </w:rPr>
        <w:t>August,</w:t>
      </w:r>
      <w:proofErr w:type="gramEnd"/>
      <w:r w:rsidRPr="006E0833">
        <w:rPr>
          <w:rFonts w:eastAsia="Calibri"/>
          <w:iCs/>
          <w:kern w:val="0"/>
          <w:sz w:val="24"/>
          <w:szCs w:val="18"/>
          <w14:ligatures w14:val="none"/>
        </w:rPr>
        <w:t xml:space="preserve"> 2022.</w:t>
      </w:r>
      <w:bookmarkEnd w:id="25"/>
      <w:r w:rsidRPr="006E0833">
        <w:rPr>
          <w:rFonts w:eastAsia="Calibri"/>
          <w:iCs/>
          <w:kern w:val="0"/>
          <w:sz w:val="24"/>
          <w:szCs w:val="18"/>
          <w14:ligatures w14:val="none"/>
        </w:rPr>
        <w:t xml:space="preserve"> </w:t>
      </w:r>
      <w:r w:rsidR="00582013">
        <w:rPr>
          <w:rFonts w:eastAsia="Calibri"/>
          <w:iCs/>
          <w:kern w:val="0"/>
          <w:sz w:val="24"/>
          <w:szCs w:val="18"/>
          <w14:ligatures w14:val="none"/>
        </w:rPr>
        <w:t xml:space="preserve">The columns of the table are tribe, species (including </w:t>
      </w:r>
      <w:r w:rsidR="00651837">
        <w:rPr>
          <w:rFonts w:eastAsia="Calibri"/>
          <w:iCs/>
          <w:kern w:val="0"/>
          <w:sz w:val="24"/>
          <w:szCs w:val="18"/>
          <w14:ligatures w14:val="none"/>
        </w:rPr>
        <w:t>authority), code (</w:t>
      </w:r>
      <w:r w:rsidR="00C176DA">
        <w:rPr>
          <w:rFonts w:eastAsia="Calibri"/>
          <w:iCs/>
          <w:kern w:val="0"/>
          <w:sz w:val="24"/>
          <w:szCs w:val="18"/>
          <w14:ligatures w14:val="none"/>
        </w:rPr>
        <w:t xml:space="preserve">referring to species codes in Figure </w:t>
      </w:r>
      <w:r w:rsidR="00FA2022">
        <w:rPr>
          <w:rFonts w:eastAsia="Calibri"/>
          <w:iCs/>
          <w:kern w:val="0"/>
          <w:sz w:val="24"/>
          <w:szCs w:val="18"/>
          <w14:ligatures w14:val="none"/>
        </w:rPr>
        <w:t>B.2 and B.3), 2015 (counts), 2022 (counts), and total (counts).</w:t>
      </w:r>
    </w:p>
    <w:tbl>
      <w:tblPr>
        <w:tblW w:w="8647" w:type="dxa"/>
        <w:tblLook w:val="04A0" w:firstRow="1" w:lastRow="0" w:firstColumn="1" w:lastColumn="0" w:noHBand="0" w:noVBand="1"/>
      </w:tblPr>
      <w:tblGrid>
        <w:gridCol w:w="1605"/>
        <w:gridCol w:w="3640"/>
        <w:gridCol w:w="1276"/>
        <w:gridCol w:w="709"/>
        <w:gridCol w:w="708"/>
        <w:gridCol w:w="709"/>
      </w:tblGrid>
      <w:tr w:rsidR="006E0833" w:rsidRPr="006E0833" w14:paraId="25E45957" w14:textId="77777777" w:rsidTr="0022770D">
        <w:trPr>
          <w:trHeight w:val="290"/>
        </w:trPr>
        <w:tc>
          <w:tcPr>
            <w:tcW w:w="1605" w:type="dxa"/>
            <w:tcBorders>
              <w:top w:val="single" w:sz="4" w:space="0" w:color="auto"/>
              <w:left w:val="nil"/>
              <w:bottom w:val="single" w:sz="4" w:space="0" w:color="auto"/>
              <w:right w:val="nil"/>
            </w:tcBorders>
            <w:noWrap/>
            <w:vAlign w:val="bottom"/>
            <w:hideMark/>
          </w:tcPr>
          <w:p w14:paraId="25E8EB93" w14:textId="77777777" w:rsidR="006E0833" w:rsidRPr="006E0833" w:rsidRDefault="006E0833" w:rsidP="006E0833">
            <w:pPr>
              <w:rPr>
                <w:rFonts w:eastAsia="Calibri"/>
                <w:kern w:val="0"/>
                <w14:ligatures w14:val="none"/>
              </w:rPr>
            </w:pPr>
            <w:r w:rsidRPr="006E0833">
              <w:rPr>
                <w:rFonts w:eastAsia="Calibri"/>
                <w:kern w:val="0"/>
                <w14:ligatures w14:val="none"/>
              </w:rPr>
              <w:t>Tribe</w:t>
            </w:r>
          </w:p>
        </w:tc>
        <w:tc>
          <w:tcPr>
            <w:tcW w:w="3640" w:type="dxa"/>
            <w:tcBorders>
              <w:top w:val="single" w:sz="4" w:space="0" w:color="auto"/>
              <w:left w:val="nil"/>
              <w:bottom w:val="single" w:sz="4" w:space="0" w:color="auto"/>
              <w:right w:val="nil"/>
            </w:tcBorders>
            <w:noWrap/>
            <w:vAlign w:val="center"/>
            <w:hideMark/>
          </w:tcPr>
          <w:p w14:paraId="73A23F7D" w14:textId="77777777" w:rsidR="006E0833" w:rsidRPr="006E0833" w:rsidRDefault="006E0833" w:rsidP="006E0833">
            <w:pPr>
              <w:rPr>
                <w:rFonts w:eastAsia="Calibri"/>
                <w:kern w:val="0"/>
                <w14:ligatures w14:val="none"/>
              </w:rPr>
            </w:pPr>
            <w:r w:rsidRPr="006E0833">
              <w:rPr>
                <w:rFonts w:eastAsia="Calibri"/>
                <w:kern w:val="0"/>
                <w14:ligatures w14:val="none"/>
              </w:rPr>
              <w:t>Species</w:t>
            </w:r>
          </w:p>
        </w:tc>
        <w:tc>
          <w:tcPr>
            <w:tcW w:w="1276" w:type="dxa"/>
            <w:tcBorders>
              <w:top w:val="single" w:sz="4" w:space="0" w:color="auto"/>
              <w:left w:val="nil"/>
              <w:bottom w:val="single" w:sz="4" w:space="0" w:color="auto"/>
              <w:right w:val="nil"/>
            </w:tcBorders>
          </w:tcPr>
          <w:p w14:paraId="326A9D7D" w14:textId="77777777" w:rsidR="006E0833" w:rsidRPr="006E0833" w:rsidRDefault="006E0833" w:rsidP="006E0833">
            <w:pPr>
              <w:rPr>
                <w:rFonts w:eastAsia="Calibri"/>
                <w:kern w:val="0"/>
                <w14:ligatures w14:val="none"/>
              </w:rPr>
            </w:pPr>
            <w:r w:rsidRPr="006E0833">
              <w:rPr>
                <w:rFonts w:eastAsia="Calibri"/>
                <w:kern w:val="0"/>
                <w14:ligatures w14:val="none"/>
              </w:rPr>
              <w:t>Code</w:t>
            </w:r>
          </w:p>
        </w:tc>
        <w:tc>
          <w:tcPr>
            <w:tcW w:w="709" w:type="dxa"/>
            <w:tcBorders>
              <w:top w:val="single" w:sz="4" w:space="0" w:color="auto"/>
              <w:left w:val="nil"/>
              <w:bottom w:val="single" w:sz="4" w:space="0" w:color="auto"/>
              <w:right w:val="nil"/>
            </w:tcBorders>
            <w:noWrap/>
            <w:vAlign w:val="center"/>
            <w:hideMark/>
          </w:tcPr>
          <w:p w14:paraId="3F28A0A6" w14:textId="77777777" w:rsidR="006E0833" w:rsidRPr="006E0833" w:rsidRDefault="006E0833" w:rsidP="006E0833">
            <w:pPr>
              <w:rPr>
                <w:rFonts w:eastAsia="Calibri"/>
                <w:kern w:val="0"/>
                <w14:ligatures w14:val="none"/>
              </w:rPr>
            </w:pPr>
            <w:r w:rsidRPr="006E0833">
              <w:rPr>
                <w:rFonts w:eastAsia="Calibri"/>
                <w:kern w:val="0"/>
                <w14:ligatures w14:val="none"/>
              </w:rPr>
              <w:t>2015</w:t>
            </w:r>
          </w:p>
        </w:tc>
        <w:tc>
          <w:tcPr>
            <w:tcW w:w="708" w:type="dxa"/>
            <w:tcBorders>
              <w:top w:val="single" w:sz="4" w:space="0" w:color="auto"/>
              <w:left w:val="nil"/>
              <w:bottom w:val="single" w:sz="4" w:space="0" w:color="auto"/>
              <w:right w:val="nil"/>
            </w:tcBorders>
            <w:noWrap/>
            <w:vAlign w:val="center"/>
            <w:hideMark/>
          </w:tcPr>
          <w:p w14:paraId="14A7CAC9" w14:textId="77777777" w:rsidR="006E0833" w:rsidRPr="006E0833" w:rsidRDefault="006E0833" w:rsidP="006E0833">
            <w:pPr>
              <w:rPr>
                <w:rFonts w:eastAsia="Calibri"/>
                <w:kern w:val="0"/>
                <w14:ligatures w14:val="none"/>
              </w:rPr>
            </w:pPr>
            <w:r w:rsidRPr="006E0833">
              <w:rPr>
                <w:rFonts w:eastAsia="Calibri"/>
                <w:kern w:val="0"/>
                <w14:ligatures w14:val="none"/>
              </w:rPr>
              <w:t>2022</w:t>
            </w:r>
          </w:p>
        </w:tc>
        <w:tc>
          <w:tcPr>
            <w:tcW w:w="709" w:type="dxa"/>
            <w:tcBorders>
              <w:top w:val="single" w:sz="4" w:space="0" w:color="auto"/>
              <w:left w:val="nil"/>
              <w:bottom w:val="single" w:sz="4" w:space="0" w:color="auto"/>
              <w:right w:val="nil"/>
            </w:tcBorders>
            <w:vAlign w:val="center"/>
            <w:hideMark/>
          </w:tcPr>
          <w:p w14:paraId="041B49A1" w14:textId="77777777" w:rsidR="006E0833" w:rsidRPr="006E0833" w:rsidRDefault="006E0833" w:rsidP="006E0833">
            <w:pPr>
              <w:rPr>
                <w:rFonts w:eastAsia="Calibri"/>
                <w:kern w:val="0"/>
                <w14:ligatures w14:val="none"/>
              </w:rPr>
            </w:pPr>
            <w:r w:rsidRPr="006E0833">
              <w:rPr>
                <w:rFonts w:eastAsia="Calibri"/>
                <w:kern w:val="0"/>
                <w14:ligatures w14:val="none"/>
              </w:rPr>
              <w:t>Total</w:t>
            </w:r>
          </w:p>
        </w:tc>
      </w:tr>
      <w:tr w:rsidR="006E0833" w:rsidRPr="006E0833" w14:paraId="6EEE1348" w14:textId="77777777" w:rsidTr="0022770D">
        <w:trPr>
          <w:trHeight w:val="290"/>
        </w:trPr>
        <w:tc>
          <w:tcPr>
            <w:tcW w:w="1605" w:type="dxa"/>
            <w:tcBorders>
              <w:top w:val="single" w:sz="4" w:space="0" w:color="auto"/>
              <w:left w:val="nil"/>
              <w:bottom w:val="nil"/>
              <w:right w:val="nil"/>
            </w:tcBorders>
            <w:noWrap/>
            <w:vAlign w:val="bottom"/>
            <w:hideMark/>
          </w:tcPr>
          <w:p w14:paraId="44442CC1"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Notiophilini</w:t>
            </w:r>
            <w:proofErr w:type="spellEnd"/>
          </w:p>
        </w:tc>
        <w:tc>
          <w:tcPr>
            <w:tcW w:w="3640" w:type="dxa"/>
            <w:tcBorders>
              <w:top w:val="single" w:sz="4" w:space="0" w:color="auto"/>
              <w:left w:val="nil"/>
              <w:bottom w:val="nil"/>
              <w:right w:val="nil"/>
            </w:tcBorders>
            <w:noWrap/>
            <w:vAlign w:val="center"/>
            <w:hideMark/>
          </w:tcPr>
          <w:p w14:paraId="0675D344" w14:textId="77777777" w:rsidR="006E0833" w:rsidRPr="006E0833" w:rsidRDefault="006E0833" w:rsidP="006E0833">
            <w:pPr>
              <w:rPr>
                <w:rFonts w:eastAsia="Calibri"/>
                <w:kern w:val="0"/>
                <w14:ligatures w14:val="none"/>
              </w:rPr>
            </w:pPr>
          </w:p>
        </w:tc>
        <w:tc>
          <w:tcPr>
            <w:tcW w:w="1276" w:type="dxa"/>
            <w:tcBorders>
              <w:top w:val="single" w:sz="4" w:space="0" w:color="auto"/>
              <w:left w:val="nil"/>
              <w:bottom w:val="nil"/>
              <w:right w:val="nil"/>
            </w:tcBorders>
          </w:tcPr>
          <w:p w14:paraId="7136816F" w14:textId="77777777" w:rsidR="006E0833" w:rsidRPr="006E0833" w:rsidRDefault="006E0833" w:rsidP="006E0833">
            <w:pPr>
              <w:rPr>
                <w:rFonts w:eastAsia="Calibri"/>
                <w:kern w:val="0"/>
                <w14:ligatures w14:val="none"/>
              </w:rPr>
            </w:pPr>
          </w:p>
        </w:tc>
        <w:tc>
          <w:tcPr>
            <w:tcW w:w="709" w:type="dxa"/>
            <w:tcBorders>
              <w:top w:val="single" w:sz="4" w:space="0" w:color="auto"/>
              <w:left w:val="nil"/>
              <w:bottom w:val="nil"/>
              <w:right w:val="nil"/>
            </w:tcBorders>
            <w:noWrap/>
            <w:vAlign w:val="center"/>
            <w:hideMark/>
          </w:tcPr>
          <w:p w14:paraId="53108632" w14:textId="77777777" w:rsidR="006E0833" w:rsidRPr="006E0833" w:rsidRDefault="006E0833" w:rsidP="006E0833">
            <w:pPr>
              <w:rPr>
                <w:rFonts w:eastAsia="Calibri"/>
                <w:kern w:val="0"/>
                <w14:ligatures w14:val="none"/>
              </w:rPr>
            </w:pPr>
          </w:p>
        </w:tc>
        <w:tc>
          <w:tcPr>
            <w:tcW w:w="708" w:type="dxa"/>
            <w:tcBorders>
              <w:top w:val="single" w:sz="4" w:space="0" w:color="auto"/>
              <w:left w:val="nil"/>
              <w:bottom w:val="nil"/>
              <w:right w:val="nil"/>
            </w:tcBorders>
            <w:noWrap/>
            <w:vAlign w:val="center"/>
            <w:hideMark/>
          </w:tcPr>
          <w:p w14:paraId="3BF90435" w14:textId="77777777" w:rsidR="006E0833" w:rsidRPr="006E0833" w:rsidRDefault="006E0833" w:rsidP="006E0833">
            <w:pPr>
              <w:rPr>
                <w:rFonts w:eastAsia="Calibri"/>
                <w:kern w:val="0"/>
                <w14:ligatures w14:val="none"/>
              </w:rPr>
            </w:pPr>
          </w:p>
        </w:tc>
        <w:tc>
          <w:tcPr>
            <w:tcW w:w="709" w:type="dxa"/>
            <w:tcBorders>
              <w:top w:val="single" w:sz="4" w:space="0" w:color="auto"/>
              <w:left w:val="nil"/>
              <w:bottom w:val="nil"/>
              <w:right w:val="nil"/>
            </w:tcBorders>
            <w:vAlign w:val="center"/>
            <w:hideMark/>
          </w:tcPr>
          <w:p w14:paraId="5B232923" w14:textId="77777777" w:rsidR="006E0833" w:rsidRPr="006E0833" w:rsidRDefault="006E0833" w:rsidP="006E0833">
            <w:pPr>
              <w:rPr>
                <w:rFonts w:eastAsia="Calibri"/>
                <w:kern w:val="0"/>
                <w14:ligatures w14:val="none"/>
              </w:rPr>
            </w:pPr>
          </w:p>
        </w:tc>
      </w:tr>
      <w:tr w:rsidR="006E0833" w:rsidRPr="006E0833" w14:paraId="598BF906" w14:textId="77777777" w:rsidTr="0022770D">
        <w:trPr>
          <w:trHeight w:val="290"/>
        </w:trPr>
        <w:tc>
          <w:tcPr>
            <w:tcW w:w="1605" w:type="dxa"/>
            <w:tcBorders>
              <w:top w:val="nil"/>
              <w:left w:val="nil"/>
              <w:bottom w:val="nil"/>
              <w:right w:val="nil"/>
            </w:tcBorders>
            <w:noWrap/>
            <w:vAlign w:val="bottom"/>
            <w:hideMark/>
          </w:tcPr>
          <w:p w14:paraId="3E669CC1"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01986BAA" w14:textId="2A25DE1A"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Notiophilus</w:t>
            </w:r>
            <w:proofErr w:type="spellEnd"/>
            <w:r w:rsidRPr="006E0833">
              <w:rPr>
                <w:rFonts w:eastAsia="Calibri"/>
                <w:i/>
                <w:iCs/>
                <w:kern w:val="0"/>
                <w14:ligatures w14:val="none"/>
              </w:rPr>
              <w:t xml:space="preserve"> aeneus </w:t>
            </w:r>
            <w:commentRangeStart w:id="28"/>
            <w:r w:rsidRPr="006E0833">
              <w:rPr>
                <w:rFonts w:eastAsia="Calibri"/>
                <w:kern w:val="0"/>
                <w14:ligatures w14:val="none"/>
              </w:rPr>
              <w:t>(Herbst</w:t>
            </w:r>
            <w:commentRangeEnd w:id="28"/>
            <w:r w:rsidRPr="006E0833">
              <w:rPr>
                <w:rFonts w:eastAsia="Calibri"/>
                <w:kern w:val="0"/>
                <w14:ligatures w14:val="none"/>
              </w:rPr>
              <w:commentReference w:id="28"/>
            </w:r>
            <w:r w:rsidR="00D0519A">
              <w:rPr>
                <w:rFonts w:eastAsia="Calibri"/>
                <w:kern w:val="0"/>
                <w14:ligatures w14:val="none"/>
              </w:rPr>
              <w:t>)</w:t>
            </w:r>
          </w:p>
        </w:tc>
        <w:tc>
          <w:tcPr>
            <w:tcW w:w="1276" w:type="dxa"/>
            <w:tcBorders>
              <w:top w:val="nil"/>
              <w:left w:val="nil"/>
              <w:bottom w:val="nil"/>
              <w:right w:val="nil"/>
            </w:tcBorders>
          </w:tcPr>
          <w:p w14:paraId="4F66FA2D" w14:textId="77777777" w:rsidR="006E0833" w:rsidRPr="006E0833" w:rsidRDefault="006E0833" w:rsidP="006E0833">
            <w:pPr>
              <w:rPr>
                <w:rFonts w:eastAsia="Calibri"/>
                <w:kern w:val="0"/>
                <w14:ligatures w14:val="none"/>
              </w:rPr>
            </w:pPr>
            <w:r w:rsidRPr="006E0833">
              <w:rPr>
                <w:rFonts w:eastAsia="Calibri"/>
                <w:kern w:val="0"/>
                <w14:ligatures w14:val="none"/>
              </w:rPr>
              <w:t>No.ae</w:t>
            </w:r>
          </w:p>
        </w:tc>
        <w:tc>
          <w:tcPr>
            <w:tcW w:w="709" w:type="dxa"/>
            <w:tcBorders>
              <w:top w:val="nil"/>
              <w:left w:val="nil"/>
              <w:bottom w:val="nil"/>
              <w:right w:val="nil"/>
            </w:tcBorders>
            <w:noWrap/>
            <w:vAlign w:val="center"/>
            <w:hideMark/>
          </w:tcPr>
          <w:p w14:paraId="3C986AA3" w14:textId="77777777" w:rsidR="006E0833" w:rsidRPr="006E0833" w:rsidRDefault="006E0833" w:rsidP="006E0833">
            <w:pPr>
              <w:rPr>
                <w:rFonts w:eastAsia="Calibri"/>
                <w:kern w:val="0"/>
                <w14:ligatures w14:val="none"/>
              </w:rPr>
            </w:pPr>
            <w:r w:rsidRPr="006E0833">
              <w:rPr>
                <w:rFonts w:eastAsia="Calibri"/>
                <w:kern w:val="0"/>
                <w14:ligatures w14:val="none"/>
              </w:rPr>
              <w:t>2</w:t>
            </w:r>
          </w:p>
        </w:tc>
        <w:tc>
          <w:tcPr>
            <w:tcW w:w="708" w:type="dxa"/>
            <w:tcBorders>
              <w:top w:val="nil"/>
              <w:left w:val="nil"/>
              <w:bottom w:val="nil"/>
              <w:right w:val="nil"/>
            </w:tcBorders>
            <w:noWrap/>
            <w:vAlign w:val="center"/>
            <w:hideMark/>
          </w:tcPr>
          <w:p w14:paraId="3E3FCFCC"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09" w:type="dxa"/>
            <w:tcBorders>
              <w:top w:val="nil"/>
              <w:left w:val="nil"/>
              <w:bottom w:val="nil"/>
              <w:right w:val="nil"/>
            </w:tcBorders>
            <w:vAlign w:val="center"/>
            <w:hideMark/>
          </w:tcPr>
          <w:p w14:paraId="3113A41F" w14:textId="77777777" w:rsidR="006E0833" w:rsidRPr="006E0833" w:rsidRDefault="006E0833" w:rsidP="006E0833">
            <w:pPr>
              <w:rPr>
                <w:rFonts w:eastAsia="Calibri"/>
                <w:kern w:val="0"/>
                <w14:ligatures w14:val="none"/>
              </w:rPr>
            </w:pPr>
            <w:r w:rsidRPr="006E0833">
              <w:rPr>
                <w:rFonts w:eastAsia="Calibri"/>
                <w:kern w:val="0"/>
                <w14:ligatures w14:val="none"/>
              </w:rPr>
              <w:t>3</w:t>
            </w:r>
          </w:p>
        </w:tc>
      </w:tr>
      <w:tr w:rsidR="006E0833" w:rsidRPr="006E0833" w14:paraId="084CFD10" w14:textId="77777777" w:rsidTr="0022770D">
        <w:trPr>
          <w:trHeight w:val="290"/>
        </w:trPr>
        <w:tc>
          <w:tcPr>
            <w:tcW w:w="1605" w:type="dxa"/>
            <w:tcBorders>
              <w:top w:val="nil"/>
              <w:left w:val="nil"/>
              <w:bottom w:val="nil"/>
              <w:right w:val="nil"/>
            </w:tcBorders>
            <w:noWrap/>
            <w:vAlign w:val="bottom"/>
            <w:hideMark/>
          </w:tcPr>
          <w:p w14:paraId="69DD4B1F"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Cychrini</w:t>
            </w:r>
            <w:proofErr w:type="spellEnd"/>
          </w:p>
        </w:tc>
        <w:tc>
          <w:tcPr>
            <w:tcW w:w="3640" w:type="dxa"/>
            <w:tcBorders>
              <w:top w:val="nil"/>
              <w:left w:val="nil"/>
              <w:bottom w:val="nil"/>
              <w:right w:val="nil"/>
            </w:tcBorders>
            <w:noWrap/>
            <w:vAlign w:val="center"/>
            <w:hideMark/>
          </w:tcPr>
          <w:p w14:paraId="6997CC56" w14:textId="77777777" w:rsidR="006E0833" w:rsidRPr="006E0833" w:rsidRDefault="006E0833" w:rsidP="006E0833">
            <w:pPr>
              <w:rPr>
                <w:rFonts w:eastAsia="Calibri"/>
                <w:kern w:val="0"/>
                <w14:ligatures w14:val="none"/>
              </w:rPr>
            </w:pPr>
          </w:p>
        </w:tc>
        <w:tc>
          <w:tcPr>
            <w:tcW w:w="1276" w:type="dxa"/>
            <w:tcBorders>
              <w:top w:val="nil"/>
              <w:left w:val="nil"/>
              <w:bottom w:val="nil"/>
              <w:right w:val="nil"/>
            </w:tcBorders>
          </w:tcPr>
          <w:p w14:paraId="7F86E48B" w14:textId="77777777" w:rsidR="006E0833" w:rsidRPr="006E0833" w:rsidRDefault="006E0833" w:rsidP="006E0833">
            <w:pPr>
              <w:rPr>
                <w:rFonts w:eastAsia="Calibri"/>
                <w:kern w:val="0"/>
                <w14:ligatures w14:val="none"/>
              </w:rPr>
            </w:pPr>
          </w:p>
        </w:tc>
        <w:tc>
          <w:tcPr>
            <w:tcW w:w="709" w:type="dxa"/>
            <w:tcBorders>
              <w:top w:val="nil"/>
              <w:left w:val="nil"/>
              <w:bottom w:val="nil"/>
              <w:right w:val="nil"/>
            </w:tcBorders>
            <w:noWrap/>
            <w:vAlign w:val="center"/>
            <w:hideMark/>
          </w:tcPr>
          <w:p w14:paraId="74FA9883" w14:textId="77777777" w:rsidR="006E0833" w:rsidRPr="006E0833" w:rsidRDefault="006E0833" w:rsidP="006E0833">
            <w:pPr>
              <w:rPr>
                <w:rFonts w:eastAsia="Calibri"/>
                <w:kern w:val="0"/>
                <w14:ligatures w14:val="none"/>
              </w:rPr>
            </w:pPr>
          </w:p>
        </w:tc>
        <w:tc>
          <w:tcPr>
            <w:tcW w:w="708" w:type="dxa"/>
            <w:tcBorders>
              <w:top w:val="nil"/>
              <w:left w:val="nil"/>
              <w:bottom w:val="nil"/>
              <w:right w:val="nil"/>
            </w:tcBorders>
            <w:noWrap/>
            <w:vAlign w:val="center"/>
            <w:hideMark/>
          </w:tcPr>
          <w:p w14:paraId="4CB9C8B5" w14:textId="77777777" w:rsidR="006E0833" w:rsidRPr="006E0833" w:rsidRDefault="006E0833" w:rsidP="006E0833">
            <w:pPr>
              <w:rPr>
                <w:rFonts w:eastAsia="Calibri"/>
                <w:kern w:val="0"/>
                <w14:ligatures w14:val="none"/>
              </w:rPr>
            </w:pPr>
          </w:p>
        </w:tc>
        <w:tc>
          <w:tcPr>
            <w:tcW w:w="709" w:type="dxa"/>
            <w:tcBorders>
              <w:top w:val="nil"/>
              <w:left w:val="nil"/>
              <w:bottom w:val="nil"/>
              <w:right w:val="nil"/>
            </w:tcBorders>
            <w:vAlign w:val="center"/>
            <w:hideMark/>
          </w:tcPr>
          <w:p w14:paraId="0E55AFFC" w14:textId="77777777" w:rsidR="006E0833" w:rsidRPr="006E0833" w:rsidRDefault="006E0833" w:rsidP="006E0833">
            <w:pPr>
              <w:rPr>
                <w:rFonts w:eastAsia="Calibri"/>
                <w:kern w:val="0"/>
                <w14:ligatures w14:val="none"/>
              </w:rPr>
            </w:pPr>
          </w:p>
        </w:tc>
      </w:tr>
      <w:tr w:rsidR="006E0833" w:rsidRPr="006E0833" w14:paraId="6A4ED1FB" w14:textId="77777777" w:rsidTr="0022770D">
        <w:trPr>
          <w:trHeight w:val="290"/>
        </w:trPr>
        <w:tc>
          <w:tcPr>
            <w:tcW w:w="1605" w:type="dxa"/>
            <w:tcBorders>
              <w:top w:val="nil"/>
              <w:left w:val="nil"/>
              <w:bottom w:val="nil"/>
              <w:right w:val="nil"/>
            </w:tcBorders>
            <w:noWrap/>
            <w:vAlign w:val="bottom"/>
            <w:hideMark/>
          </w:tcPr>
          <w:p w14:paraId="0C95103A"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4D9C4A80" w14:textId="77777777" w:rsidR="006E0833" w:rsidRPr="006E0833" w:rsidRDefault="006E0833" w:rsidP="006E0833">
            <w:pPr>
              <w:rPr>
                <w:rFonts w:eastAsia="Calibri"/>
                <w:i/>
                <w:iCs/>
                <w:kern w:val="0"/>
                <w14:ligatures w14:val="none"/>
              </w:rPr>
            </w:pPr>
            <w:commentRangeStart w:id="29"/>
            <w:proofErr w:type="spellStart"/>
            <w:r w:rsidRPr="006E0833">
              <w:rPr>
                <w:rFonts w:eastAsia="Calibri"/>
                <w:i/>
                <w:iCs/>
                <w:kern w:val="0"/>
                <w14:ligatures w14:val="none"/>
              </w:rPr>
              <w:t>Sphaeroderus</w:t>
            </w:r>
            <w:proofErr w:type="spellEnd"/>
            <w:r w:rsidRPr="006E0833">
              <w:rPr>
                <w:rFonts w:eastAsia="Calibri"/>
                <w:i/>
                <w:iCs/>
                <w:kern w:val="0"/>
                <w14:ligatures w14:val="none"/>
              </w:rPr>
              <w:t xml:space="preserve"> canadensis</w:t>
            </w:r>
            <w:commentRangeEnd w:id="29"/>
            <w:r w:rsidRPr="006E0833">
              <w:rPr>
                <w:rFonts w:eastAsia="Calibri"/>
                <w:kern w:val="0"/>
                <w14:ligatures w14:val="none"/>
              </w:rPr>
              <w:commentReference w:id="29"/>
            </w:r>
          </w:p>
        </w:tc>
        <w:tc>
          <w:tcPr>
            <w:tcW w:w="1276" w:type="dxa"/>
            <w:tcBorders>
              <w:top w:val="nil"/>
              <w:left w:val="nil"/>
              <w:bottom w:val="nil"/>
              <w:right w:val="nil"/>
            </w:tcBorders>
          </w:tcPr>
          <w:p w14:paraId="7FE2EAA3" w14:textId="77777777" w:rsidR="006E0833" w:rsidRPr="006E0833" w:rsidRDefault="006E0833" w:rsidP="006E0833">
            <w:pPr>
              <w:rPr>
                <w:rFonts w:eastAsia="Calibri"/>
                <w:kern w:val="0"/>
                <w14:ligatures w14:val="none"/>
              </w:rPr>
            </w:pPr>
            <w:r w:rsidRPr="006E0833">
              <w:rPr>
                <w:rFonts w:eastAsia="Calibri"/>
                <w:kern w:val="0"/>
                <w14:ligatures w14:val="none"/>
              </w:rPr>
              <w:t>Sp.ca</w:t>
            </w:r>
          </w:p>
        </w:tc>
        <w:tc>
          <w:tcPr>
            <w:tcW w:w="709" w:type="dxa"/>
            <w:tcBorders>
              <w:top w:val="nil"/>
              <w:left w:val="nil"/>
              <w:bottom w:val="nil"/>
              <w:right w:val="nil"/>
            </w:tcBorders>
            <w:noWrap/>
            <w:vAlign w:val="center"/>
            <w:hideMark/>
          </w:tcPr>
          <w:p w14:paraId="3F505CC3" w14:textId="77777777" w:rsidR="006E0833" w:rsidRPr="006E0833" w:rsidRDefault="006E0833" w:rsidP="006E0833">
            <w:pPr>
              <w:rPr>
                <w:rFonts w:eastAsia="Calibri"/>
                <w:kern w:val="0"/>
                <w14:ligatures w14:val="none"/>
              </w:rPr>
            </w:pPr>
            <w:r w:rsidRPr="006E0833">
              <w:rPr>
                <w:rFonts w:eastAsia="Calibri"/>
                <w:kern w:val="0"/>
                <w14:ligatures w14:val="none"/>
              </w:rPr>
              <w:t>35</w:t>
            </w:r>
          </w:p>
        </w:tc>
        <w:tc>
          <w:tcPr>
            <w:tcW w:w="708" w:type="dxa"/>
            <w:tcBorders>
              <w:top w:val="nil"/>
              <w:left w:val="nil"/>
              <w:bottom w:val="nil"/>
              <w:right w:val="nil"/>
            </w:tcBorders>
            <w:noWrap/>
            <w:vAlign w:val="center"/>
            <w:hideMark/>
          </w:tcPr>
          <w:p w14:paraId="09036DE6" w14:textId="77777777" w:rsidR="006E0833" w:rsidRPr="006E0833" w:rsidRDefault="006E0833" w:rsidP="006E0833">
            <w:pPr>
              <w:rPr>
                <w:rFonts w:eastAsia="Calibri"/>
                <w:kern w:val="0"/>
                <w14:ligatures w14:val="none"/>
              </w:rPr>
            </w:pPr>
            <w:r w:rsidRPr="006E0833">
              <w:rPr>
                <w:rFonts w:eastAsia="Calibri"/>
                <w:kern w:val="0"/>
                <w14:ligatures w14:val="none"/>
              </w:rPr>
              <w:t>7</w:t>
            </w:r>
          </w:p>
        </w:tc>
        <w:tc>
          <w:tcPr>
            <w:tcW w:w="709" w:type="dxa"/>
            <w:tcBorders>
              <w:top w:val="nil"/>
              <w:left w:val="nil"/>
              <w:bottom w:val="nil"/>
              <w:right w:val="nil"/>
            </w:tcBorders>
            <w:vAlign w:val="center"/>
            <w:hideMark/>
          </w:tcPr>
          <w:p w14:paraId="639BC7DA" w14:textId="77777777" w:rsidR="006E0833" w:rsidRPr="006E0833" w:rsidRDefault="006E0833" w:rsidP="006E0833">
            <w:pPr>
              <w:rPr>
                <w:rFonts w:eastAsia="Calibri"/>
                <w:kern w:val="0"/>
                <w14:ligatures w14:val="none"/>
              </w:rPr>
            </w:pPr>
            <w:r w:rsidRPr="006E0833">
              <w:rPr>
                <w:rFonts w:eastAsia="Calibri"/>
                <w:kern w:val="0"/>
                <w14:ligatures w14:val="none"/>
              </w:rPr>
              <w:t>42</w:t>
            </w:r>
          </w:p>
        </w:tc>
      </w:tr>
      <w:tr w:rsidR="006E0833" w:rsidRPr="006E0833" w14:paraId="00526C85" w14:textId="77777777" w:rsidTr="0022770D">
        <w:trPr>
          <w:trHeight w:val="290"/>
        </w:trPr>
        <w:tc>
          <w:tcPr>
            <w:tcW w:w="1605" w:type="dxa"/>
            <w:tcBorders>
              <w:top w:val="nil"/>
              <w:left w:val="nil"/>
              <w:bottom w:val="nil"/>
              <w:right w:val="nil"/>
            </w:tcBorders>
            <w:noWrap/>
            <w:vAlign w:val="bottom"/>
            <w:hideMark/>
          </w:tcPr>
          <w:p w14:paraId="6CDA7794"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142A4A1A"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Sphaeroderus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stenostomus</w:t>
            </w:r>
            <w:proofErr w:type="spellEnd"/>
          </w:p>
        </w:tc>
        <w:tc>
          <w:tcPr>
            <w:tcW w:w="1276" w:type="dxa"/>
            <w:tcBorders>
              <w:top w:val="nil"/>
              <w:left w:val="nil"/>
              <w:bottom w:val="nil"/>
              <w:right w:val="nil"/>
            </w:tcBorders>
          </w:tcPr>
          <w:p w14:paraId="35697920" w14:textId="77777777" w:rsidR="006E0833" w:rsidRPr="006E0833" w:rsidRDefault="006E0833" w:rsidP="006E0833">
            <w:pPr>
              <w:rPr>
                <w:rFonts w:eastAsia="Calibri"/>
                <w:kern w:val="0"/>
                <w14:ligatures w14:val="none"/>
              </w:rPr>
            </w:pPr>
            <w:r w:rsidRPr="006E0833">
              <w:rPr>
                <w:rFonts w:eastAsia="Calibri"/>
                <w:kern w:val="0"/>
                <w14:ligatures w14:val="none"/>
              </w:rPr>
              <w:t>Sp.st</w:t>
            </w:r>
          </w:p>
        </w:tc>
        <w:tc>
          <w:tcPr>
            <w:tcW w:w="709" w:type="dxa"/>
            <w:tcBorders>
              <w:top w:val="nil"/>
              <w:left w:val="nil"/>
              <w:bottom w:val="nil"/>
              <w:right w:val="nil"/>
            </w:tcBorders>
            <w:noWrap/>
            <w:vAlign w:val="center"/>
            <w:hideMark/>
          </w:tcPr>
          <w:p w14:paraId="2A588483" w14:textId="77777777" w:rsidR="006E0833" w:rsidRPr="006E0833" w:rsidRDefault="006E0833" w:rsidP="006E0833">
            <w:pPr>
              <w:rPr>
                <w:rFonts w:eastAsia="Calibri"/>
                <w:kern w:val="0"/>
                <w14:ligatures w14:val="none"/>
              </w:rPr>
            </w:pPr>
            <w:r w:rsidRPr="006E0833">
              <w:rPr>
                <w:rFonts w:eastAsia="Calibri"/>
                <w:kern w:val="0"/>
                <w14:ligatures w14:val="none"/>
              </w:rPr>
              <w:t>76</w:t>
            </w:r>
          </w:p>
        </w:tc>
        <w:tc>
          <w:tcPr>
            <w:tcW w:w="708" w:type="dxa"/>
            <w:tcBorders>
              <w:top w:val="nil"/>
              <w:left w:val="nil"/>
              <w:bottom w:val="nil"/>
              <w:right w:val="nil"/>
            </w:tcBorders>
            <w:noWrap/>
            <w:vAlign w:val="center"/>
            <w:hideMark/>
          </w:tcPr>
          <w:p w14:paraId="20E05ECC" w14:textId="77777777" w:rsidR="006E0833" w:rsidRPr="006E0833" w:rsidRDefault="006E0833" w:rsidP="006E0833">
            <w:pPr>
              <w:rPr>
                <w:rFonts w:eastAsia="Calibri"/>
                <w:kern w:val="0"/>
                <w14:ligatures w14:val="none"/>
              </w:rPr>
            </w:pPr>
            <w:r w:rsidRPr="006E0833">
              <w:rPr>
                <w:rFonts w:eastAsia="Calibri"/>
                <w:kern w:val="0"/>
                <w14:ligatures w14:val="none"/>
              </w:rPr>
              <w:t>82</w:t>
            </w:r>
          </w:p>
        </w:tc>
        <w:tc>
          <w:tcPr>
            <w:tcW w:w="709" w:type="dxa"/>
            <w:tcBorders>
              <w:top w:val="nil"/>
              <w:left w:val="nil"/>
              <w:bottom w:val="nil"/>
              <w:right w:val="nil"/>
            </w:tcBorders>
            <w:vAlign w:val="center"/>
            <w:hideMark/>
          </w:tcPr>
          <w:p w14:paraId="5AA17D58" w14:textId="77777777" w:rsidR="006E0833" w:rsidRPr="006E0833" w:rsidRDefault="006E0833" w:rsidP="006E0833">
            <w:pPr>
              <w:rPr>
                <w:rFonts w:eastAsia="Calibri"/>
                <w:kern w:val="0"/>
                <w14:ligatures w14:val="none"/>
              </w:rPr>
            </w:pPr>
            <w:r w:rsidRPr="006E0833">
              <w:rPr>
                <w:rFonts w:eastAsia="Calibri"/>
                <w:kern w:val="0"/>
                <w14:ligatures w14:val="none"/>
              </w:rPr>
              <w:t>158</w:t>
            </w:r>
          </w:p>
        </w:tc>
      </w:tr>
      <w:tr w:rsidR="006E0833" w:rsidRPr="006E0833" w14:paraId="43C4A66A" w14:textId="77777777" w:rsidTr="0022770D">
        <w:trPr>
          <w:trHeight w:val="290"/>
        </w:trPr>
        <w:tc>
          <w:tcPr>
            <w:tcW w:w="1605" w:type="dxa"/>
            <w:tcBorders>
              <w:top w:val="nil"/>
              <w:left w:val="nil"/>
              <w:bottom w:val="nil"/>
              <w:right w:val="nil"/>
            </w:tcBorders>
            <w:noWrap/>
            <w:vAlign w:val="bottom"/>
            <w:hideMark/>
          </w:tcPr>
          <w:p w14:paraId="7519CBBB"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79A9C595" w14:textId="300D653A"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Scaphinotus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viduus</w:t>
            </w:r>
            <w:proofErr w:type="spellEnd"/>
            <w:r w:rsidRPr="006E0833">
              <w:rPr>
                <w:rFonts w:eastAsia="Calibri"/>
                <w:i/>
                <w:iCs/>
                <w:kern w:val="0"/>
                <w14:ligatures w14:val="none"/>
              </w:rPr>
              <w:t xml:space="preserve"> </w:t>
            </w:r>
            <w:r w:rsidRPr="006E0833">
              <w:rPr>
                <w:rFonts w:eastAsia="Calibri"/>
                <w:kern w:val="0"/>
                <w14:ligatures w14:val="none"/>
              </w:rPr>
              <w:t xml:space="preserve"> (Dejean)</w:t>
            </w:r>
          </w:p>
        </w:tc>
        <w:tc>
          <w:tcPr>
            <w:tcW w:w="1276" w:type="dxa"/>
            <w:tcBorders>
              <w:top w:val="nil"/>
              <w:left w:val="nil"/>
              <w:bottom w:val="nil"/>
              <w:right w:val="nil"/>
            </w:tcBorders>
          </w:tcPr>
          <w:p w14:paraId="010DEF13" w14:textId="77777777" w:rsidR="006E0833" w:rsidRPr="006E0833" w:rsidRDefault="006E0833" w:rsidP="006E0833">
            <w:pPr>
              <w:rPr>
                <w:rFonts w:eastAsia="Calibri"/>
                <w:kern w:val="0"/>
                <w14:ligatures w14:val="none"/>
              </w:rPr>
            </w:pPr>
            <w:r w:rsidRPr="006E0833">
              <w:rPr>
                <w:rFonts w:eastAsia="Calibri"/>
                <w:kern w:val="0"/>
                <w14:ligatures w14:val="none"/>
              </w:rPr>
              <w:t>Sc.vi</w:t>
            </w:r>
          </w:p>
        </w:tc>
        <w:tc>
          <w:tcPr>
            <w:tcW w:w="709" w:type="dxa"/>
            <w:tcBorders>
              <w:top w:val="nil"/>
              <w:left w:val="nil"/>
              <w:bottom w:val="nil"/>
              <w:right w:val="nil"/>
            </w:tcBorders>
            <w:noWrap/>
            <w:vAlign w:val="center"/>
            <w:hideMark/>
          </w:tcPr>
          <w:p w14:paraId="0E996ED1"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08" w:type="dxa"/>
            <w:tcBorders>
              <w:top w:val="nil"/>
              <w:left w:val="nil"/>
              <w:bottom w:val="nil"/>
              <w:right w:val="nil"/>
            </w:tcBorders>
            <w:noWrap/>
            <w:vAlign w:val="center"/>
            <w:hideMark/>
          </w:tcPr>
          <w:p w14:paraId="2F3D0346"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09" w:type="dxa"/>
            <w:tcBorders>
              <w:top w:val="nil"/>
              <w:left w:val="nil"/>
              <w:bottom w:val="nil"/>
              <w:right w:val="nil"/>
            </w:tcBorders>
            <w:vAlign w:val="center"/>
            <w:hideMark/>
          </w:tcPr>
          <w:p w14:paraId="52B34E03" w14:textId="77777777" w:rsidR="006E0833" w:rsidRPr="006E0833" w:rsidRDefault="006E0833" w:rsidP="006E0833">
            <w:pPr>
              <w:rPr>
                <w:rFonts w:eastAsia="Calibri"/>
                <w:kern w:val="0"/>
                <w14:ligatures w14:val="none"/>
              </w:rPr>
            </w:pPr>
            <w:r w:rsidRPr="006E0833">
              <w:rPr>
                <w:rFonts w:eastAsia="Calibri"/>
                <w:kern w:val="0"/>
                <w14:ligatures w14:val="none"/>
              </w:rPr>
              <w:t>2</w:t>
            </w:r>
          </w:p>
        </w:tc>
      </w:tr>
      <w:tr w:rsidR="006E0833" w:rsidRPr="006E0833" w14:paraId="512785C7" w14:textId="77777777" w:rsidTr="0022770D">
        <w:trPr>
          <w:trHeight w:val="290"/>
        </w:trPr>
        <w:tc>
          <w:tcPr>
            <w:tcW w:w="1605" w:type="dxa"/>
            <w:tcBorders>
              <w:top w:val="nil"/>
              <w:left w:val="nil"/>
              <w:bottom w:val="nil"/>
              <w:right w:val="nil"/>
            </w:tcBorders>
            <w:noWrap/>
            <w:vAlign w:val="bottom"/>
            <w:hideMark/>
          </w:tcPr>
          <w:p w14:paraId="6A310014"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74DCFBB8" w14:textId="6DA5E1DE"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Scaphinotus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imperfectus</w:t>
            </w:r>
            <w:proofErr w:type="spellEnd"/>
            <w:r w:rsidRPr="006E0833">
              <w:rPr>
                <w:rFonts w:eastAsia="Calibri"/>
                <w:i/>
                <w:iCs/>
                <w:kern w:val="0"/>
                <w14:ligatures w14:val="none"/>
              </w:rPr>
              <w:t xml:space="preserve"> </w:t>
            </w:r>
            <w:r w:rsidRPr="006E0833">
              <w:rPr>
                <w:rFonts w:eastAsia="Calibri"/>
                <w:kern w:val="0"/>
                <w14:ligatures w14:val="none"/>
              </w:rPr>
              <w:t>(Horn)</w:t>
            </w:r>
          </w:p>
        </w:tc>
        <w:tc>
          <w:tcPr>
            <w:tcW w:w="1276" w:type="dxa"/>
            <w:tcBorders>
              <w:top w:val="nil"/>
              <w:left w:val="nil"/>
              <w:bottom w:val="nil"/>
              <w:right w:val="nil"/>
            </w:tcBorders>
          </w:tcPr>
          <w:p w14:paraId="5CB1B6BB" w14:textId="77777777" w:rsidR="006E0833" w:rsidRPr="006E0833" w:rsidRDefault="006E0833" w:rsidP="006E0833">
            <w:pPr>
              <w:rPr>
                <w:rFonts w:eastAsia="Calibri"/>
                <w:kern w:val="0"/>
                <w14:ligatures w14:val="none"/>
              </w:rPr>
            </w:pPr>
            <w:r w:rsidRPr="006E0833">
              <w:rPr>
                <w:rFonts w:eastAsia="Calibri"/>
                <w:kern w:val="0"/>
                <w14:ligatures w14:val="none"/>
              </w:rPr>
              <w:t>Sc.im</w:t>
            </w:r>
          </w:p>
        </w:tc>
        <w:tc>
          <w:tcPr>
            <w:tcW w:w="709" w:type="dxa"/>
            <w:tcBorders>
              <w:top w:val="nil"/>
              <w:left w:val="nil"/>
              <w:bottom w:val="nil"/>
              <w:right w:val="nil"/>
            </w:tcBorders>
            <w:noWrap/>
            <w:vAlign w:val="center"/>
            <w:hideMark/>
          </w:tcPr>
          <w:p w14:paraId="28BC0B90"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08" w:type="dxa"/>
            <w:tcBorders>
              <w:top w:val="nil"/>
              <w:left w:val="nil"/>
              <w:bottom w:val="nil"/>
              <w:right w:val="nil"/>
            </w:tcBorders>
            <w:noWrap/>
            <w:vAlign w:val="center"/>
            <w:hideMark/>
          </w:tcPr>
          <w:p w14:paraId="51144ECE" w14:textId="77777777" w:rsidR="006E0833" w:rsidRPr="006E0833" w:rsidRDefault="006E0833" w:rsidP="006E0833">
            <w:pPr>
              <w:rPr>
                <w:rFonts w:eastAsia="Calibri"/>
                <w:kern w:val="0"/>
                <w14:ligatures w14:val="none"/>
              </w:rPr>
            </w:pPr>
            <w:r w:rsidRPr="006E0833">
              <w:rPr>
                <w:rFonts w:eastAsia="Calibri"/>
                <w:kern w:val="0"/>
                <w14:ligatures w14:val="none"/>
              </w:rPr>
              <w:t>3</w:t>
            </w:r>
          </w:p>
        </w:tc>
        <w:tc>
          <w:tcPr>
            <w:tcW w:w="709" w:type="dxa"/>
            <w:tcBorders>
              <w:top w:val="nil"/>
              <w:left w:val="nil"/>
              <w:bottom w:val="nil"/>
              <w:right w:val="nil"/>
            </w:tcBorders>
            <w:vAlign w:val="center"/>
            <w:hideMark/>
          </w:tcPr>
          <w:p w14:paraId="13201738" w14:textId="77777777" w:rsidR="006E0833" w:rsidRPr="006E0833" w:rsidRDefault="006E0833" w:rsidP="006E0833">
            <w:pPr>
              <w:rPr>
                <w:rFonts w:eastAsia="Calibri"/>
                <w:kern w:val="0"/>
                <w14:ligatures w14:val="none"/>
              </w:rPr>
            </w:pPr>
            <w:r w:rsidRPr="006E0833">
              <w:rPr>
                <w:rFonts w:eastAsia="Calibri"/>
                <w:kern w:val="0"/>
                <w14:ligatures w14:val="none"/>
              </w:rPr>
              <w:t>3</w:t>
            </w:r>
          </w:p>
        </w:tc>
      </w:tr>
      <w:tr w:rsidR="006E0833" w:rsidRPr="006E0833" w14:paraId="66EDB502" w14:textId="77777777" w:rsidTr="0022770D">
        <w:trPr>
          <w:trHeight w:val="290"/>
        </w:trPr>
        <w:tc>
          <w:tcPr>
            <w:tcW w:w="1605" w:type="dxa"/>
            <w:tcBorders>
              <w:top w:val="nil"/>
              <w:left w:val="nil"/>
              <w:bottom w:val="nil"/>
              <w:right w:val="nil"/>
            </w:tcBorders>
            <w:noWrap/>
            <w:vAlign w:val="bottom"/>
            <w:hideMark/>
          </w:tcPr>
          <w:p w14:paraId="7443F33D"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Carabini</w:t>
            </w:r>
            <w:proofErr w:type="spellEnd"/>
          </w:p>
        </w:tc>
        <w:tc>
          <w:tcPr>
            <w:tcW w:w="3640" w:type="dxa"/>
            <w:tcBorders>
              <w:top w:val="nil"/>
              <w:left w:val="nil"/>
              <w:bottom w:val="nil"/>
              <w:right w:val="nil"/>
            </w:tcBorders>
            <w:noWrap/>
            <w:vAlign w:val="center"/>
            <w:hideMark/>
          </w:tcPr>
          <w:p w14:paraId="6DD76418" w14:textId="77777777" w:rsidR="006E0833" w:rsidRPr="006E0833" w:rsidRDefault="006E0833" w:rsidP="006E0833">
            <w:pPr>
              <w:rPr>
                <w:rFonts w:eastAsia="Calibri"/>
                <w:kern w:val="0"/>
                <w14:ligatures w14:val="none"/>
              </w:rPr>
            </w:pPr>
          </w:p>
        </w:tc>
        <w:tc>
          <w:tcPr>
            <w:tcW w:w="1276" w:type="dxa"/>
            <w:tcBorders>
              <w:top w:val="nil"/>
              <w:left w:val="nil"/>
              <w:bottom w:val="nil"/>
              <w:right w:val="nil"/>
            </w:tcBorders>
          </w:tcPr>
          <w:p w14:paraId="7B27CD26" w14:textId="77777777" w:rsidR="006E0833" w:rsidRPr="006E0833" w:rsidRDefault="006E0833" w:rsidP="006E0833">
            <w:pPr>
              <w:rPr>
                <w:rFonts w:eastAsia="Calibri"/>
                <w:kern w:val="0"/>
                <w14:ligatures w14:val="none"/>
              </w:rPr>
            </w:pPr>
          </w:p>
        </w:tc>
        <w:tc>
          <w:tcPr>
            <w:tcW w:w="709" w:type="dxa"/>
            <w:tcBorders>
              <w:top w:val="nil"/>
              <w:left w:val="nil"/>
              <w:bottom w:val="nil"/>
              <w:right w:val="nil"/>
            </w:tcBorders>
            <w:noWrap/>
            <w:vAlign w:val="center"/>
            <w:hideMark/>
          </w:tcPr>
          <w:p w14:paraId="40F62251" w14:textId="77777777" w:rsidR="006E0833" w:rsidRPr="006E0833" w:rsidRDefault="006E0833" w:rsidP="006E0833">
            <w:pPr>
              <w:rPr>
                <w:rFonts w:eastAsia="Calibri"/>
                <w:kern w:val="0"/>
                <w14:ligatures w14:val="none"/>
              </w:rPr>
            </w:pPr>
          </w:p>
        </w:tc>
        <w:tc>
          <w:tcPr>
            <w:tcW w:w="708" w:type="dxa"/>
            <w:tcBorders>
              <w:top w:val="nil"/>
              <w:left w:val="nil"/>
              <w:bottom w:val="nil"/>
              <w:right w:val="nil"/>
            </w:tcBorders>
            <w:noWrap/>
            <w:vAlign w:val="center"/>
            <w:hideMark/>
          </w:tcPr>
          <w:p w14:paraId="3D8F4C7A" w14:textId="77777777" w:rsidR="006E0833" w:rsidRPr="006E0833" w:rsidRDefault="006E0833" w:rsidP="006E0833">
            <w:pPr>
              <w:rPr>
                <w:rFonts w:eastAsia="Calibri"/>
                <w:kern w:val="0"/>
                <w14:ligatures w14:val="none"/>
              </w:rPr>
            </w:pPr>
          </w:p>
        </w:tc>
        <w:tc>
          <w:tcPr>
            <w:tcW w:w="709" w:type="dxa"/>
            <w:tcBorders>
              <w:top w:val="nil"/>
              <w:left w:val="nil"/>
              <w:bottom w:val="nil"/>
              <w:right w:val="nil"/>
            </w:tcBorders>
            <w:vAlign w:val="center"/>
            <w:hideMark/>
          </w:tcPr>
          <w:p w14:paraId="3D75B000" w14:textId="77777777" w:rsidR="006E0833" w:rsidRPr="006E0833" w:rsidRDefault="006E0833" w:rsidP="006E0833">
            <w:pPr>
              <w:rPr>
                <w:rFonts w:eastAsia="Calibri"/>
                <w:kern w:val="0"/>
                <w14:ligatures w14:val="none"/>
              </w:rPr>
            </w:pPr>
          </w:p>
        </w:tc>
      </w:tr>
      <w:tr w:rsidR="006E0833" w:rsidRPr="006E0833" w14:paraId="727E9641" w14:textId="77777777" w:rsidTr="0022770D">
        <w:trPr>
          <w:trHeight w:val="290"/>
        </w:trPr>
        <w:tc>
          <w:tcPr>
            <w:tcW w:w="1605" w:type="dxa"/>
            <w:tcBorders>
              <w:top w:val="nil"/>
              <w:left w:val="nil"/>
              <w:bottom w:val="nil"/>
              <w:right w:val="nil"/>
            </w:tcBorders>
            <w:noWrap/>
            <w:vAlign w:val="bottom"/>
            <w:hideMark/>
          </w:tcPr>
          <w:p w14:paraId="4845F2BB"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3E7DC414" w14:textId="011A18A1"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Carabus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goryi</w:t>
            </w:r>
            <w:proofErr w:type="spellEnd"/>
            <w:r w:rsidRPr="006E0833">
              <w:rPr>
                <w:rFonts w:eastAsia="Calibri"/>
                <w:i/>
                <w:iCs/>
                <w:kern w:val="0"/>
                <w14:ligatures w14:val="none"/>
              </w:rPr>
              <w:t xml:space="preserve"> </w:t>
            </w:r>
            <w:r w:rsidRPr="006E0833">
              <w:rPr>
                <w:rFonts w:eastAsia="Calibri"/>
                <w:kern w:val="0"/>
                <w14:ligatures w14:val="none"/>
              </w:rPr>
              <w:t>Dejean</w:t>
            </w:r>
          </w:p>
        </w:tc>
        <w:tc>
          <w:tcPr>
            <w:tcW w:w="1276" w:type="dxa"/>
            <w:tcBorders>
              <w:top w:val="nil"/>
              <w:left w:val="nil"/>
              <w:bottom w:val="nil"/>
              <w:right w:val="nil"/>
            </w:tcBorders>
          </w:tcPr>
          <w:p w14:paraId="79D80C6D"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Ca.go</w:t>
            </w:r>
            <w:proofErr w:type="spellEnd"/>
          </w:p>
        </w:tc>
        <w:tc>
          <w:tcPr>
            <w:tcW w:w="709" w:type="dxa"/>
            <w:tcBorders>
              <w:top w:val="nil"/>
              <w:left w:val="nil"/>
              <w:bottom w:val="nil"/>
              <w:right w:val="nil"/>
            </w:tcBorders>
            <w:noWrap/>
            <w:vAlign w:val="center"/>
            <w:hideMark/>
          </w:tcPr>
          <w:p w14:paraId="7061B7A4" w14:textId="77777777" w:rsidR="006E0833" w:rsidRPr="006E0833" w:rsidRDefault="006E0833" w:rsidP="006E0833">
            <w:pPr>
              <w:rPr>
                <w:rFonts w:eastAsia="Calibri"/>
                <w:kern w:val="0"/>
                <w14:ligatures w14:val="none"/>
              </w:rPr>
            </w:pPr>
            <w:r w:rsidRPr="006E0833">
              <w:rPr>
                <w:rFonts w:eastAsia="Calibri"/>
                <w:kern w:val="0"/>
                <w14:ligatures w14:val="none"/>
              </w:rPr>
              <w:t>66</w:t>
            </w:r>
          </w:p>
        </w:tc>
        <w:tc>
          <w:tcPr>
            <w:tcW w:w="708" w:type="dxa"/>
            <w:tcBorders>
              <w:top w:val="nil"/>
              <w:left w:val="nil"/>
              <w:bottom w:val="nil"/>
              <w:right w:val="nil"/>
            </w:tcBorders>
            <w:noWrap/>
            <w:vAlign w:val="center"/>
            <w:hideMark/>
          </w:tcPr>
          <w:p w14:paraId="6FCF0D21" w14:textId="77777777" w:rsidR="006E0833" w:rsidRPr="006E0833" w:rsidRDefault="006E0833" w:rsidP="006E0833">
            <w:pPr>
              <w:rPr>
                <w:rFonts w:eastAsia="Calibri"/>
                <w:kern w:val="0"/>
                <w14:ligatures w14:val="none"/>
              </w:rPr>
            </w:pPr>
            <w:r w:rsidRPr="006E0833">
              <w:rPr>
                <w:rFonts w:eastAsia="Calibri"/>
                <w:kern w:val="0"/>
                <w14:ligatures w14:val="none"/>
              </w:rPr>
              <w:t>33</w:t>
            </w:r>
          </w:p>
        </w:tc>
        <w:tc>
          <w:tcPr>
            <w:tcW w:w="709" w:type="dxa"/>
            <w:tcBorders>
              <w:top w:val="nil"/>
              <w:left w:val="nil"/>
              <w:bottom w:val="nil"/>
              <w:right w:val="nil"/>
            </w:tcBorders>
            <w:vAlign w:val="center"/>
            <w:hideMark/>
          </w:tcPr>
          <w:p w14:paraId="7537A33F" w14:textId="77777777" w:rsidR="006E0833" w:rsidRPr="006E0833" w:rsidRDefault="006E0833" w:rsidP="006E0833">
            <w:pPr>
              <w:rPr>
                <w:rFonts w:eastAsia="Calibri"/>
                <w:kern w:val="0"/>
                <w14:ligatures w14:val="none"/>
              </w:rPr>
            </w:pPr>
            <w:r w:rsidRPr="006E0833">
              <w:rPr>
                <w:rFonts w:eastAsia="Calibri"/>
                <w:kern w:val="0"/>
                <w14:ligatures w14:val="none"/>
              </w:rPr>
              <w:t>99</w:t>
            </w:r>
          </w:p>
        </w:tc>
      </w:tr>
      <w:tr w:rsidR="006E0833" w:rsidRPr="006E0833" w14:paraId="13AE9F53" w14:textId="77777777" w:rsidTr="0022770D">
        <w:trPr>
          <w:trHeight w:val="290"/>
        </w:trPr>
        <w:tc>
          <w:tcPr>
            <w:tcW w:w="1605" w:type="dxa"/>
            <w:tcBorders>
              <w:top w:val="nil"/>
              <w:left w:val="nil"/>
              <w:bottom w:val="nil"/>
              <w:right w:val="nil"/>
            </w:tcBorders>
            <w:noWrap/>
            <w:vAlign w:val="bottom"/>
            <w:hideMark/>
          </w:tcPr>
          <w:p w14:paraId="7D572AE1"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Pterostichini</w:t>
            </w:r>
            <w:proofErr w:type="spellEnd"/>
          </w:p>
        </w:tc>
        <w:tc>
          <w:tcPr>
            <w:tcW w:w="3640" w:type="dxa"/>
            <w:tcBorders>
              <w:top w:val="nil"/>
              <w:left w:val="nil"/>
              <w:bottom w:val="nil"/>
              <w:right w:val="nil"/>
            </w:tcBorders>
            <w:noWrap/>
            <w:vAlign w:val="center"/>
            <w:hideMark/>
          </w:tcPr>
          <w:p w14:paraId="1414EFE7" w14:textId="77777777" w:rsidR="006E0833" w:rsidRPr="006E0833" w:rsidRDefault="006E0833" w:rsidP="006E0833">
            <w:pPr>
              <w:rPr>
                <w:rFonts w:eastAsia="Calibri"/>
                <w:kern w:val="0"/>
                <w14:ligatures w14:val="none"/>
              </w:rPr>
            </w:pPr>
          </w:p>
        </w:tc>
        <w:tc>
          <w:tcPr>
            <w:tcW w:w="1276" w:type="dxa"/>
            <w:tcBorders>
              <w:top w:val="nil"/>
              <w:left w:val="nil"/>
              <w:bottom w:val="nil"/>
              <w:right w:val="nil"/>
            </w:tcBorders>
          </w:tcPr>
          <w:p w14:paraId="024435A2" w14:textId="77777777" w:rsidR="006E0833" w:rsidRPr="006E0833" w:rsidRDefault="006E0833" w:rsidP="006E0833">
            <w:pPr>
              <w:rPr>
                <w:rFonts w:eastAsia="Calibri"/>
                <w:kern w:val="0"/>
                <w14:ligatures w14:val="none"/>
              </w:rPr>
            </w:pPr>
          </w:p>
        </w:tc>
        <w:tc>
          <w:tcPr>
            <w:tcW w:w="709" w:type="dxa"/>
            <w:tcBorders>
              <w:top w:val="nil"/>
              <w:left w:val="nil"/>
              <w:bottom w:val="nil"/>
              <w:right w:val="nil"/>
            </w:tcBorders>
            <w:noWrap/>
            <w:vAlign w:val="center"/>
            <w:hideMark/>
          </w:tcPr>
          <w:p w14:paraId="0DCA2A9F" w14:textId="77777777" w:rsidR="006E0833" w:rsidRPr="006E0833" w:rsidRDefault="006E0833" w:rsidP="006E0833">
            <w:pPr>
              <w:rPr>
                <w:rFonts w:eastAsia="Calibri"/>
                <w:kern w:val="0"/>
                <w14:ligatures w14:val="none"/>
              </w:rPr>
            </w:pPr>
          </w:p>
        </w:tc>
        <w:tc>
          <w:tcPr>
            <w:tcW w:w="708" w:type="dxa"/>
            <w:tcBorders>
              <w:top w:val="nil"/>
              <w:left w:val="nil"/>
              <w:bottom w:val="nil"/>
              <w:right w:val="nil"/>
            </w:tcBorders>
            <w:noWrap/>
            <w:vAlign w:val="center"/>
            <w:hideMark/>
          </w:tcPr>
          <w:p w14:paraId="1FD1D408" w14:textId="77777777" w:rsidR="006E0833" w:rsidRPr="006E0833" w:rsidRDefault="006E0833" w:rsidP="006E0833">
            <w:pPr>
              <w:rPr>
                <w:rFonts w:eastAsia="Calibri"/>
                <w:kern w:val="0"/>
                <w14:ligatures w14:val="none"/>
              </w:rPr>
            </w:pPr>
          </w:p>
        </w:tc>
        <w:tc>
          <w:tcPr>
            <w:tcW w:w="709" w:type="dxa"/>
            <w:tcBorders>
              <w:top w:val="nil"/>
              <w:left w:val="nil"/>
              <w:bottom w:val="nil"/>
              <w:right w:val="nil"/>
            </w:tcBorders>
            <w:vAlign w:val="center"/>
            <w:hideMark/>
          </w:tcPr>
          <w:p w14:paraId="4FBFFF36" w14:textId="77777777" w:rsidR="006E0833" w:rsidRPr="006E0833" w:rsidRDefault="006E0833" w:rsidP="006E0833">
            <w:pPr>
              <w:rPr>
                <w:rFonts w:eastAsia="Calibri"/>
                <w:kern w:val="0"/>
                <w14:ligatures w14:val="none"/>
              </w:rPr>
            </w:pPr>
          </w:p>
        </w:tc>
      </w:tr>
      <w:tr w:rsidR="006E0833" w:rsidRPr="006E0833" w14:paraId="527647B9" w14:textId="77777777" w:rsidTr="0022770D">
        <w:trPr>
          <w:trHeight w:val="290"/>
        </w:trPr>
        <w:tc>
          <w:tcPr>
            <w:tcW w:w="1605" w:type="dxa"/>
            <w:tcBorders>
              <w:top w:val="nil"/>
              <w:left w:val="nil"/>
              <w:bottom w:val="nil"/>
              <w:right w:val="nil"/>
            </w:tcBorders>
            <w:noWrap/>
            <w:vAlign w:val="bottom"/>
            <w:hideMark/>
          </w:tcPr>
          <w:p w14:paraId="2D22EB6D"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2FAE77E2" w14:textId="52022814"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Lophoglossus</w:t>
            </w:r>
            <w:proofErr w:type="spellEnd"/>
            <w:r w:rsidRPr="006E0833">
              <w:rPr>
                <w:rFonts w:eastAsia="Calibri"/>
                <w:i/>
                <w:iCs/>
                <w:kern w:val="0"/>
                <w14:ligatures w14:val="none"/>
              </w:rPr>
              <w:t xml:space="preserve"> scrutator </w:t>
            </w:r>
            <w:r w:rsidRPr="006E0833">
              <w:rPr>
                <w:rFonts w:eastAsia="Calibri"/>
                <w:kern w:val="0"/>
                <w14:ligatures w14:val="none"/>
              </w:rPr>
              <w:t>(LeConte)</w:t>
            </w:r>
          </w:p>
        </w:tc>
        <w:tc>
          <w:tcPr>
            <w:tcW w:w="1276" w:type="dxa"/>
            <w:tcBorders>
              <w:top w:val="nil"/>
              <w:left w:val="nil"/>
              <w:bottom w:val="nil"/>
              <w:right w:val="nil"/>
            </w:tcBorders>
          </w:tcPr>
          <w:p w14:paraId="5339F749" w14:textId="77777777" w:rsidR="006E0833" w:rsidRPr="006E0833" w:rsidRDefault="006E0833" w:rsidP="006E0833">
            <w:pPr>
              <w:rPr>
                <w:rFonts w:eastAsia="Calibri"/>
                <w:kern w:val="0"/>
                <w14:ligatures w14:val="none"/>
              </w:rPr>
            </w:pPr>
            <w:r w:rsidRPr="006E0833">
              <w:rPr>
                <w:rFonts w:eastAsia="Calibri"/>
                <w:kern w:val="0"/>
                <w14:ligatures w14:val="none"/>
              </w:rPr>
              <w:t>Lo.sc</w:t>
            </w:r>
          </w:p>
        </w:tc>
        <w:tc>
          <w:tcPr>
            <w:tcW w:w="709" w:type="dxa"/>
            <w:tcBorders>
              <w:top w:val="nil"/>
              <w:left w:val="nil"/>
              <w:bottom w:val="nil"/>
              <w:right w:val="nil"/>
            </w:tcBorders>
            <w:noWrap/>
            <w:vAlign w:val="center"/>
            <w:hideMark/>
          </w:tcPr>
          <w:p w14:paraId="71D091B8"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08" w:type="dxa"/>
            <w:tcBorders>
              <w:top w:val="nil"/>
              <w:left w:val="nil"/>
              <w:bottom w:val="nil"/>
              <w:right w:val="nil"/>
            </w:tcBorders>
            <w:noWrap/>
            <w:vAlign w:val="center"/>
            <w:hideMark/>
          </w:tcPr>
          <w:p w14:paraId="697336C1"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09" w:type="dxa"/>
            <w:tcBorders>
              <w:top w:val="nil"/>
              <w:left w:val="nil"/>
              <w:bottom w:val="nil"/>
              <w:right w:val="nil"/>
            </w:tcBorders>
            <w:vAlign w:val="center"/>
            <w:hideMark/>
          </w:tcPr>
          <w:p w14:paraId="04086E26"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48D59562" w14:textId="77777777" w:rsidTr="0022770D">
        <w:trPr>
          <w:trHeight w:val="290"/>
        </w:trPr>
        <w:tc>
          <w:tcPr>
            <w:tcW w:w="1605" w:type="dxa"/>
            <w:tcBorders>
              <w:top w:val="nil"/>
              <w:left w:val="nil"/>
              <w:bottom w:val="nil"/>
              <w:right w:val="nil"/>
            </w:tcBorders>
            <w:noWrap/>
            <w:vAlign w:val="bottom"/>
            <w:hideMark/>
          </w:tcPr>
          <w:p w14:paraId="1EAA6C96"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0B146AF2" w14:textId="7809F430"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Pterostichus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mutus</w:t>
            </w:r>
            <w:proofErr w:type="spellEnd"/>
            <w:r w:rsidRPr="006E0833">
              <w:rPr>
                <w:rFonts w:eastAsia="Calibri"/>
                <w:i/>
                <w:iCs/>
                <w:kern w:val="0"/>
                <w14:ligatures w14:val="none"/>
              </w:rPr>
              <w:t xml:space="preserve"> </w:t>
            </w:r>
            <w:r w:rsidRPr="006E0833">
              <w:rPr>
                <w:rFonts w:eastAsia="Calibri"/>
                <w:kern w:val="0"/>
                <w14:ligatures w14:val="none"/>
              </w:rPr>
              <w:t>(Say)</w:t>
            </w:r>
          </w:p>
        </w:tc>
        <w:tc>
          <w:tcPr>
            <w:tcW w:w="1276" w:type="dxa"/>
            <w:tcBorders>
              <w:top w:val="nil"/>
              <w:left w:val="nil"/>
              <w:bottom w:val="nil"/>
              <w:right w:val="nil"/>
            </w:tcBorders>
          </w:tcPr>
          <w:p w14:paraId="29577F16" w14:textId="77777777" w:rsidR="006E0833" w:rsidRPr="006E0833" w:rsidRDefault="006E0833" w:rsidP="006E0833">
            <w:pPr>
              <w:rPr>
                <w:rFonts w:eastAsia="Calibri"/>
                <w:kern w:val="0"/>
                <w14:ligatures w14:val="none"/>
              </w:rPr>
            </w:pPr>
            <w:r w:rsidRPr="006E0833">
              <w:rPr>
                <w:rFonts w:eastAsia="Calibri"/>
                <w:kern w:val="0"/>
                <w14:ligatures w14:val="none"/>
              </w:rPr>
              <w:t>Pt.mu</w:t>
            </w:r>
          </w:p>
        </w:tc>
        <w:tc>
          <w:tcPr>
            <w:tcW w:w="709" w:type="dxa"/>
            <w:tcBorders>
              <w:top w:val="nil"/>
              <w:left w:val="nil"/>
              <w:bottom w:val="nil"/>
              <w:right w:val="nil"/>
            </w:tcBorders>
            <w:noWrap/>
            <w:vAlign w:val="center"/>
            <w:hideMark/>
          </w:tcPr>
          <w:p w14:paraId="1CB3392C"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08" w:type="dxa"/>
            <w:tcBorders>
              <w:top w:val="nil"/>
              <w:left w:val="nil"/>
              <w:bottom w:val="nil"/>
              <w:right w:val="nil"/>
            </w:tcBorders>
            <w:noWrap/>
            <w:vAlign w:val="center"/>
            <w:hideMark/>
          </w:tcPr>
          <w:p w14:paraId="22A52015"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09" w:type="dxa"/>
            <w:tcBorders>
              <w:top w:val="nil"/>
              <w:left w:val="nil"/>
              <w:bottom w:val="nil"/>
              <w:right w:val="nil"/>
            </w:tcBorders>
            <w:vAlign w:val="center"/>
            <w:hideMark/>
          </w:tcPr>
          <w:p w14:paraId="33CC89F7"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50DAAEFE" w14:textId="77777777" w:rsidTr="0022770D">
        <w:trPr>
          <w:trHeight w:val="290"/>
        </w:trPr>
        <w:tc>
          <w:tcPr>
            <w:tcW w:w="1605" w:type="dxa"/>
            <w:tcBorders>
              <w:top w:val="nil"/>
              <w:left w:val="nil"/>
              <w:bottom w:val="nil"/>
              <w:right w:val="nil"/>
            </w:tcBorders>
            <w:noWrap/>
            <w:vAlign w:val="bottom"/>
            <w:hideMark/>
          </w:tcPr>
          <w:p w14:paraId="44D0A379"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131C2EC1" w14:textId="109EFA83"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Pterostichus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corvinus</w:t>
            </w:r>
            <w:proofErr w:type="spellEnd"/>
            <w:r w:rsidRPr="006E0833">
              <w:rPr>
                <w:rFonts w:eastAsia="Calibri"/>
                <w:kern w:val="0"/>
                <w14:ligatures w14:val="none"/>
              </w:rPr>
              <w:t xml:space="preserve"> (Dejean)</w:t>
            </w:r>
          </w:p>
        </w:tc>
        <w:tc>
          <w:tcPr>
            <w:tcW w:w="1276" w:type="dxa"/>
            <w:tcBorders>
              <w:top w:val="nil"/>
              <w:left w:val="nil"/>
              <w:bottom w:val="nil"/>
              <w:right w:val="nil"/>
            </w:tcBorders>
          </w:tcPr>
          <w:p w14:paraId="3B3A54C4" w14:textId="77777777" w:rsidR="006E0833" w:rsidRPr="006E0833" w:rsidRDefault="006E0833" w:rsidP="006E0833">
            <w:pPr>
              <w:rPr>
                <w:rFonts w:eastAsia="Calibri"/>
                <w:kern w:val="0"/>
                <w14:ligatures w14:val="none"/>
              </w:rPr>
            </w:pPr>
            <w:r w:rsidRPr="006E0833">
              <w:rPr>
                <w:rFonts w:eastAsia="Calibri"/>
                <w:kern w:val="0"/>
                <w14:ligatures w14:val="none"/>
              </w:rPr>
              <w:t>Pt.co</w:t>
            </w:r>
          </w:p>
        </w:tc>
        <w:tc>
          <w:tcPr>
            <w:tcW w:w="709" w:type="dxa"/>
            <w:tcBorders>
              <w:top w:val="nil"/>
              <w:left w:val="nil"/>
              <w:bottom w:val="nil"/>
              <w:right w:val="nil"/>
            </w:tcBorders>
            <w:noWrap/>
            <w:vAlign w:val="center"/>
            <w:hideMark/>
          </w:tcPr>
          <w:p w14:paraId="47D2B4F3" w14:textId="77777777" w:rsidR="006E0833" w:rsidRPr="006E0833" w:rsidRDefault="006E0833" w:rsidP="006E0833">
            <w:pPr>
              <w:rPr>
                <w:rFonts w:eastAsia="Calibri"/>
                <w:kern w:val="0"/>
                <w14:ligatures w14:val="none"/>
              </w:rPr>
            </w:pPr>
            <w:r w:rsidRPr="006E0833">
              <w:rPr>
                <w:rFonts w:eastAsia="Calibri"/>
                <w:kern w:val="0"/>
                <w14:ligatures w14:val="none"/>
              </w:rPr>
              <w:t>6</w:t>
            </w:r>
          </w:p>
        </w:tc>
        <w:tc>
          <w:tcPr>
            <w:tcW w:w="708" w:type="dxa"/>
            <w:tcBorders>
              <w:top w:val="nil"/>
              <w:left w:val="nil"/>
              <w:bottom w:val="nil"/>
              <w:right w:val="nil"/>
            </w:tcBorders>
            <w:noWrap/>
            <w:vAlign w:val="center"/>
            <w:hideMark/>
          </w:tcPr>
          <w:p w14:paraId="7974AEA2"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09" w:type="dxa"/>
            <w:tcBorders>
              <w:top w:val="nil"/>
              <w:left w:val="nil"/>
              <w:bottom w:val="nil"/>
              <w:right w:val="nil"/>
            </w:tcBorders>
            <w:vAlign w:val="center"/>
            <w:hideMark/>
          </w:tcPr>
          <w:p w14:paraId="0C5C6D53" w14:textId="77777777" w:rsidR="006E0833" w:rsidRPr="006E0833" w:rsidRDefault="006E0833" w:rsidP="006E0833">
            <w:pPr>
              <w:rPr>
                <w:rFonts w:eastAsia="Calibri"/>
                <w:kern w:val="0"/>
                <w14:ligatures w14:val="none"/>
              </w:rPr>
            </w:pPr>
            <w:r w:rsidRPr="006E0833">
              <w:rPr>
                <w:rFonts w:eastAsia="Calibri"/>
                <w:kern w:val="0"/>
                <w14:ligatures w14:val="none"/>
              </w:rPr>
              <w:t>6</w:t>
            </w:r>
          </w:p>
        </w:tc>
      </w:tr>
      <w:tr w:rsidR="006E0833" w:rsidRPr="006E0833" w14:paraId="1BA2F0A2" w14:textId="77777777" w:rsidTr="0022770D">
        <w:trPr>
          <w:trHeight w:val="290"/>
        </w:trPr>
        <w:tc>
          <w:tcPr>
            <w:tcW w:w="1605" w:type="dxa"/>
            <w:tcBorders>
              <w:top w:val="nil"/>
              <w:left w:val="nil"/>
              <w:bottom w:val="nil"/>
              <w:right w:val="nil"/>
            </w:tcBorders>
            <w:noWrap/>
            <w:vAlign w:val="bottom"/>
            <w:hideMark/>
          </w:tcPr>
          <w:p w14:paraId="707815B2"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49E53C2F" w14:textId="35E4E41D"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Pterostichus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sayanus</w:t>
            </w:r>
            <w:proofErr w:type="spellEnd"/>
            <w:r w:rsidRPr="006E0833">
              <w:rPr>
                <w:rFonts w:eastAsia="Calibri"/>
                <w:i/>
                <w:iCs/>
                <w:kern w:val="0"/>
                <w14:ligatures w14:val="none"/>
              </w:rPr>
              <w:t xml:space="preserve"> </w:t>
            </w:r>
            <w:r w:rsidRPr="006E0833">
              <w:rPr>
                <w:rFonts w:eastAsia="Calibri"/>
                <w:kern w:val="0"/>
                <w14:ligatures w14:val="none"/>
              </w:rPr>
              <w:t>Csiki</w:t>
            </w:r>
          </w:p>
        </w:tc>
        <w:tc>
          <w:tcPr>
            <w:tcW w:w="1276" w:type="dxa"/>
            <w:tcBorders>
              <w:top w:val="nil"/>
              <w:left w:val="nil"/>
              <w:bottom w:val="nil"/>
              <w:right w:val="nil"/>
            </w:tcBorders>
          </w:tcPr>
          <w:p w14:paraId="7A42ADEA" w14:textId="77777777" w:rsidR="006E0833" w:rsidRPr="006E0833" w:rsidRDefault="006E0833" w:rsidP="006E0833">
            <w:pPr>
              <w:rPr>
                <w:rFonts w:eastAsia="Calibri"/>
                <w:kern w:val="0"/>
                <w14:ligatures w14:val="none"/>
              </w:rPr>
            </w:pPr>
            <w:r w:rsidRPr="006E0833">
              <w:rPr>
                <w:rFonts w:eastAsia="Calibri"/>
                <w:kern w:val="0"/>
                <w14:ligatures w14:val="none"/>
              </w:rPr>
              <w:t>Pt.sa</w:t>
            </w:r>
          </w:p>
        </w:tc>
        <w:tc>
          <w:tcPr>
            <w:tcW w:w="709" w:type="dxa"/>
            <w:tcBorders>
              <w:top w:val="nil"/>
              <w:left w:val="nil"/>
              <w:bottom w:val="nil"/>
              <w:right w:val="nil"/>
            </w:tcBorders>
            <w:noWrap/>
            <w:vAlign w:val="center"/>
            <w:hideMark/>
          </w:tcPr>
          <w:p w14:paraId="6B16D7DA"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08" w:type="dxa"/>
            <w:tcBorders>
              <w:top w:val="nil"/>
              <w:left w:val="nil"/>
              <w:bottom w:val="nil"/>
              <w:right w:val="nil"/>
            </w:tcBorders>
            <w:noWrap/>
            <w:vAlign w:val="center"/>
            <w:hideMark/>
          </w:tcPr>
          <w:p w14:paraId="6663AB1F"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09" w:type="dxa"/>
            <w:tcBorders>
              <w:top w:val="nil"/>
              <w:left w:val="nil"/>
              <w:bottom w:val="nil"/>
              <w:right w:val="nil"/>
            </w:tcBorders>
            <w:vAlign w:val="center"/>
            <w:hideMark/>
          </w:tcPr>
          <w:p w14:paraId="18A8B7E1"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4DCBE9A9" w14:textId="77777777" w:rsidTr="0022770D">
        <w:trPr>
          <w:trHeight w:val="290"/>
        </w:trPr>
        <w:tc>
          <w:tcPr>
            <w:tcW w:w="1605" w:type="dxa"/>
            <w:tcBorders>
              <w:top w:val="nil"/>
              <w:left w:val="nil"/>
              <w:bottom w:val="nil"/>
              <w:right w:val="nil"/>
            </w:tcBorders>
            <w:noWrap/>
            <w:vAlign w:val="bottom"/>
            <w:hideMark/>
          </w:tcPr>
          <w:p w14:paraId="54F62BAD"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02F667DD" w14:textId="55305C06"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Pterostichus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coracinus</w:t>
            </w:r>
            <w:proofErr w:type="spellEnd"/>
            <w:r w:rsidRPr="006E0833">
              <w:rPr>
                <w:rFonts w:eastAsia="Calibri"/>
                <w:kern w:val="0"/>
                <w14:ligatures w14:val="none"/>
              </w:rPr>
              <w:t xml:space="preserve"> (Newman)</w:t>
            </w:r>
          </w:p>
        </w:tc>
        <w:tc>
          <w:tcPr>
            <w:tcW w:w="1276" w:type="dxa"/>
            <w:tcBorders>
              <w:top w:val="nil"/>
              <w:left w:val="nil"/>
              <w:bottom w:val="nil"/>
              <w:right w:val="nil"/>
            </w:tcBorders>
          </w:tcPr>
          <w:p w14:paraId="41FB3EDC" w14:textId="77777777" w:rsidR="006E0833" w:rsidRPr="006E0833" w:rsidRDefault="006E0833" w:rsidP="006E0833">
            <w:pPr>
              <w:rPr>
                <w:rFonts w:eastAsia="Calibri"/>
                <w:kern w:val="0"/>
                <w14:ligatures w14:val="none"/>
              </w:rPr>
            </w:pPr>
            <w:r w:rsidRPr="006E0833">
              <w:rPr>
                <w:rFonts w:eastAsia="Calibri"/>
                <w:kern w:val="0"/>
                <w14:ligatures w14:val="none"/>
              </w:rPr>
              <w:t>Pt.co</w:t>
            </w:r>
          </w:p>
        </w:tc>
        <w:tc>
          <w:tcPr>
            <w:tcW w:w="709" w:type="dxa"/>
            <w:tcBorders>
              <w:top w:val="nil"/>
              <w:left w:val="nil"/>
              <w:bottom w:val="nil"/>
              <w:right w:val="nil"/>
            </w:tcBorders>
            <w:noWrap/>
            <w:vAlign w:val="center"/>
            <w:hideMark/>
          </w:tcPr>
          <w:p w14:paraId="5EA752E4" w14:textId="77777777" w:rsidR="006E0833" w:rsidRPr="006E0833" w:rsidRDefault="006E0833" w:rsidP="006E0833">
            <w:pPr>
              <w:rPr>
                <w:rFonts w:eastAsia="Calibri"/>
                <w:kern w:val="0"/>
                <w14:ligatures w14:val="none"/>
              </w:rPr>
            </w:pPr>
            <w:r w:rsidRPr="006E0833">
              <w:rPr>
                <w:rFonts w:eastAsia="Calibri"/>
                <w:kern w:val="0"/>
                <w14:ligatures w14:val="none"/>
              </w:rPr>
              <w:t>28</w:t>
            </w:r>
          </w:p>
        </w:tc>
        <w:tc>
          <w:tcPr>
            <w:tcW w:w="708" w:type="dxa"/>
            <w:tcBorders>
              <w:top w:val="nil"/>
              <w:left w:val="nil"/>
              <w:bottom w:val="nil"/>
              <w:right w:val="nil"/>
            </w:tcBorders>
            <w:noWrap/>
            <w:vAlign w:val="center"/>
            <w:hideMark/>
          </w:tcPr>
          <w:p w14:paraId="5423E4EC" w14:textId="77777777" w:rsidR="006E0833" w:rsidRPr="006E0833" w:rsidRDefault="006E0833" w:rsidP="006E0833">
            <w:pPr>
              <w:rPr>
                <w:rFonts w:eastAsia="Calibri"/>
                <w:kern w:val="0"/>
                <w14:ligatures w14:val="none"/>
              </w:rPr>
            </w:pPr>
            <w:r w:rsidRPr="006E0833">
              <w:rPr>
                <w:rFonts w:eastAsia="Calibri"/>
                <w:kern w:val="0"/>
                <w14:ligatures w14:val="none"/>
              </w:rPr>
              <w:t>14</w:t>
            </w:r>
          </w:p>
        </w:tc>
        <w:tc>
          <w:tcPr>
            <w:tcW w:w="709" w:type="dxa"/>
            <w:tcBorders>
              <w:top w:val="nil"/>
              <w:left w:val="nil"/>
              <w:bottom w:val="nil"/>
              <w:right w:val="nil"/>
            </w:tcBorders>
            <w:vAlign w:val="center"/>
            <w:hideMark/>
          </w:tcPr>
          <w:p w14:paraId="00120163" w14:textId="77777777" w:rsidR="006E0833" w:rsidRPr="006E0833" w:rsidRDefault="006E0833" w:rsidP="006E0833">
            <w:pPr>
              <w:rPr>
                <w:rFonts w:eastAsia="Calibri"/>
                <w:kern w:val="0"/>
                <w14:ligatures w14:val="none"/>
              </w:rPr>
            </w:pPr>
            <w:r w:rsidRPr="006E0833">
              <w:rPr>
                <w:rFonts w:eastAsia="Calibri"/>
                <w:kern w:val="0"/>
                <w14:ligatures w14:val="none"/>
              </w:rPr>
              <w:t>42</w:t>
            </w:r>
          </w:p>
        </w:tc>
      </w:tr>
      <w:tr w:rsidR="006E0833" w:rsidRPr="006E0833" w14:paraId="0D9C907F" w14:textId="77777777" w:rsidTr="0022770D">
        <w:trPr>
          <w:trHeight w:val="290"/>
        </w:trPr>
        <w:tc>
          <w:tcPr>
            <w:tcW w:w="1605" w:type="dxa"/>
            <w:tcBorders>
              <w:top w:val="nil"/>
              <w:left w:val="nil"/>
              <w:bottom w:val="nil"/>
              <w:right w:val="nil"/>
            </w:tcBorders>
            <w:noWrap/>
            <w:vAlign w:val="bottom"/>
            <w:hideMark/>
          </w:tcPr>
          <w:p w14:paraId="22CFE92A"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1D30BF89" w14:textId="65A6B565"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Pterostichus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melanarius</w:t>
            </w:r>
            <w:proofErr w:type="spellEnd"/>
            <w:r w:rsidRPr="006E0833">
              <w:rPr>
                <w:rFonts w:eastAsia="Calibri"/>
                <w:i/>
                <w:iCs/>
                <w:kern w:val="0"/>
                <w14:ligatures w14:val="none"/>
              </w:rPr>
              <w:t xml:space="preserve"> </w:t>
            </w:r>
            <w:r w:rsidRPr="006E0833">
              <w:rPr>
                <w:rFonts w:eastAsia="Calibri"/>
                <w:kern w:val="0"/>
                <w14:ligatures w14:val="none"/>
              </w:rPr>
              <w:t>(</w:t>
            </w:r>
            <w:proofErr w:type="spellStart"/>
            <w:r w:rsidRPr="006E0833">
              <w:rPr>
                <w:rFonts w:eastAsia="Calibri"/>
                <w:kern w:val="0"/>
                <w14:ligatures w14:val="none"/>
              </w:rPr>
              <w:t>Illiger</w:t>
            </w:r>
            <w:proofErr w:type="spellEnd"/>
            <w:r w:rsidRPr="006E0833">
              <w:rPr>
                <w:rFonts w:eastAsia="Calibri"/>
                <w:kern w:val="0"/>
                <w14:ligatures w14:val="none"/>
              </w:rPr>
              <w:t>)</w:t>
            </w:r>
          </w:p>
        </w:tc>
        <w:tc>
          <w:tcPr>
            <w:tcW w:w="1276" w:type="dxa"/>
            <w:tcBorders>
              <w:top w:val="nil"/>
              <w:left w:val="nil"/>
              <w:bottom w:val="nil"/>
              <w:right w:val="nil"/>
            </w:tcBorders>
          </w:tcPr>
          <w:p w14:paraId="7230A4FC" w14:textId="77777777" w:rsidR="006E0833" w:rsidRPr="006E0833" w:rsidRDefault="006E0833" w:rsidP="006E0833">
            <w:pPr>
              <w:rPr>
                <w:rFonts w:eastAsia="Calibri"/>
                <w:kern w:val="0"/>
                <w14:ligatures w14:val="none"/>
              </w:rPr>
            </w:pPr>
            <w:r w:rsidRPr="006E0833">
              <w:rPr>
                <w:rFonts w:eastAsia="Calibri"/>
                <w:kern w:val="0"/>
                <w14:ligatures w14:val="none"/>
              </w:rPr>
              <w:t>Pt.me</w:t>
            </w:r>
          </w:p>
        </w:tc>
        <w:tc>
          <w:tcPr>
            <w:tcW w:w="709" w:type="dxa"/>
            <w:tcBorders>
              <w:top w:val="nil"/>
              <w:left w:val="nil"/>
              <w:bottom w:val="nil"/>
              <w:right w:val="nil"/>
            </w:tcBorders>
            <w:noWrap/>
            <w:vAlign w:val="center"/>
            <w:hideMark/>
          </w:tcPr>
          <w:p w14:paraId="4F365CEB"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08" w:type="dxa"/>
            <w:tcBorders>
              <w:top w:val="nil"/>
              <w:left w:val="nil"/>
              <w:bottom w:val="nil"/>
              <w:right w:val="nil"/>
            </w:tcBorders>
            <w:noWrap/>
            <w:vAlign w:val="center"/>
            <w:hideMark/>
          </w:tcPr>
          <w:p w14:paraId="7397897F"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09" w:type="dxa"/>
            <w:tcBorders>
              <w:top w:val="nil"/>
              <w:left w:val="nil"/>
              <w:bottom w:val="nil"/>
              <w:right w:val="nil"/>
            </w:tcBorders>
            <w:vAlign w:val="center"/>
            <w:hideMark/>
          </w:tcPr>
          <w:p w14:paraId="1782BD15"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702EDFEE" w14:textId="77777777" w:rsidTr="0022770D">
        <w:trPr>
          <w:trHeight w:val="290"/>
        </w:trPr>
        <w:tc>
          <w:tcPr>
            <w:tcW w:w="1605" w:type="dxa"/>
            <w:tcBorders>
              <w:top w:val="nil"/>
              <w:left w:val="nil"/>
              <w:bottom w:val="nil"/>
              <w:right w:val="nil"/>
            </w:tcBorders>
            <w:noWrap/>
            <w:vAlign w:val="bottom"/>
            <w:hideMark/>
          </w:tcPr>
          <w:p w14:paraId="4A5FFEA6"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5FB90E14" w14:textId="583A1A18"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Pterostichus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lachrymosus</w:t>
            </w:r>
            <w:proofErr w:type="spellEnd"/>
            <w:r w:rsidRPr="006E0833">
              <w:rPr>
                <w:rFonts w:eastAsia="Calibri"/>
                <w:kern w:val="0"/>
                <w14:ligatures w14:val="none"/>
              </w:rPr>
              <w:t xml:space="preserve"> (Newman)</w:t>
            </w:r>
          </w:p>
        </w:tc>
        <w:tc>
          <w:tcPr>
            <w:tcW w:w="1276" w:type="dxa"/>
            <w:tcBorders>
              <w:top w:val="nil"/>
              <w:left w:val="nil"/>
              <w:bottom w:val="nil"/>
              <w:right w:val="nil"/>
            </w:tcBorders>
          </w:tcPr>
          <w:p w14:paraId="595E050F" w14:textId="77777777" w:rsidR="006E0833" w:rsidRPr="006E0833" w:rsidRDefault="006E0833" w:rsidP="006E0833">
            <w:pPr>
              <w:rPr>
                <w:rFonts w:eastAsia="Calibri"/>
                <w:kern w:val="0"/>
                <w14:ligatures w14:val="none"/>
              </w:rPr>
            </w:pPr>
            <w:r w:rsidRPr="006E0833">
              <w:rPr>
                <w:rFonts w:eastAsia="Calibri"/>
                <w:kern w:val="0"/>
                <w14:ligatures w14:val="none"/>
              </w:rPr>
              <w:t>Pt.la</w:t>
            </w:r>
          </w:p>
        </w:tc>
        <w:tc>
          <w:tcPr>
            <w:tcW w:w="709" w:type="dxa"/>
            <w:tcBorders>
              <w:top w:val="nil"/>
              <w:left w:val="nil"/>
              <w:bottom w:val="nil"/>
              <w:right w:val="nil"/>
            </w:tcBorders>
            <w:noWrap/>
            <w:vAlign w:val="center"/>
            <w:hideMark/>
          </w:tcPr>
          <w:p w14:paraId="06F4EA97" w14:textId="77777777" w:rsidR="006E0833" w:rsidRPr="006E0833" w:rsidRDefault="006E0833" w:rsidP="006E0833">
            <w:pPr>
              <w:rPr>
                <w:rFonts w:eastAsia="Calibri"/>
                <w:kern w:val="0"/>
                <w14:ligatures w14:val="none"/>
              </w:rPr>
            </w:pPr>
            <w:r w:rsidRPr="006E0833">
              <w:rPr>
                <w:rFonts w:eastAsia="Calibri"/>
                <w:kern w:val="0"/>
                <w14:ligatures w14:val="none"/>
              </w:rPr>
              <w:t>27</w:t>
            </w:r>
          </w:p>
        </w:tc>
        <w:tc>
          <w:tcPr>
            <w:tcW w:w="708" w:type="dxa"/>
            <w:tcBorders>
              <w:top w:val="nil"/>
              <w:left w:val="nil"/>
              <w:bottom w:val="nil"/>
              <w:right w:val="nil"/>
            </w:tcBorders>
            <w:noWrap/>
            <w:vAlign w:val="center"/>
            <w:hideMark/>
          </w:tcPr>
          <w:p w14:paraId="7CD86A09" w14:textId="77777777" w:rsidR="006E0833" w:rsidRPr="006E0833" w:rsidRDefault="006E0833" w:rsidP="006E0833">
            <w:pPr>
              <w:rPr>
                <w:rFonts w:eastAsia="Calibri"/>
                <w:kern w:val="0"/>
                <w14:ligatures w14:val="none"/>
              </w:rPr>
            </w:pPr>
            <w:r w:rsidRPr="006E0833">
              <w:rPr>
                <w:rFonts w:eastAsia="Calibri"/>
                <w:kern w:val="0"/>
                <w14:ligatures w14:val="none"/>
              </w:rPr>
              <w:t>45</w:t>
            </w:r>
          </w:p>
        </w:tc>
        <w:tc>
          <w:tcPr>
            <w:tcW w:w="709" w:type="dxa"/>
            <w:tcBorders>
              <w:top w:val="nil"/>
              <w:left w:val="nil"/>
              <w:bottom w:val="nil"/>
              <w:right w:val="nil"/>
            </w:tcBorders>
            <w:vAlign w:val="center"/>
            <w:hideMark/>
          </w:tcPr>
          <w:p w14:paraId="1568CA8A" w14:textId="77777777" w:rsidR="006E0833" w:rsidRPr="006E0833" w:rsidRDefault="006E0833" w:rsidP="006E0833">
            <w:pPr>
              <w:rPr>
                <w:rFonts w:eastAsia="Calibri"/>
                <w:kern w:val="0"/>
                <w14:ligatures w14:val="none"/>
              </w:rPr>
            </w:pPr>
            <w:r w:rsidRPr="006E0833">
              <w:rPr>
                <w:rFonts w:eastAsia="Calibri"/>
                <w:kern w:val="0"/>
                <w14:ligatures w14:val="none"/>
              </w:rPr>
              <w:t>72</w:t>
            </w:r>
          </w:p>
        </w:tc>
      </w:tr>
      <w:tr w:rsidR="006E0833" w:rsidRPr="006E0833" w14:paraId="098F1C08" w14:textId="77777777" w:rsidTr="0022770D">
        <w:trPr>
          <w:trHeight w:val="290"/>
        </w:trPr>
        <w:tc>
          <w:tcPr>
            <w:tcW w:w="1605" w:type="dxa"/>
            <w:tcBorders>
              <w:top w:val="nil"/>
              <w:left w:val="nil"/>
              <w:bottom w:val="nil"/>
              <w:right w:val="nil"/>
            </w:tcBorders>
            <w:noWrap/>
            <w:vAlign w:val="bottom"/>
            <w:hideMark/>
          </w:tcPr>
          <w:p w14:paraId="51519875"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4252A907" w14:textId="1EBE947A"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Pterostichus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stygicus</w:t>
            </w:r>
            <w:proofErr w:type="spellEnd"/>
            <w:r w:rsidRPr="006E0833">
              <w:rPr>
                <w:rFonts w:eastAsia="Calibri"/>
                <w:i/>
                <w:iCs/>
                <w:kern w:val="0"/>
                <w14:ligatures w14:val="none"/>
              </w:rPr>
              <w:t xml:space="preserve"> </w:t>
            </w:r>
            <w:r w:rsidRPr="006E0833">
              <w:rPr>
                <w:rFonts w:eastAsia="Calibri"/>
                <w:kern w:val="0"/>
                <w14:ligatures w14:val="none"/>
              </w:rPr>
              <w:t>(Say)</w:t>
            </w:r>
          </w:p>
        </w:tc>
        <w:tc>
          <w:tcPr>
            <w:tcW w:w="1276" w:type="dxa"/>
            <w:tcBorders>
              <w:top w:val="nil"/>
              <w:left w:val="nil"/>
              <w:bottom w:val="nil"/>
              <w:right w:val="nil"/>
            </w:tcBorders>
          </w:tcPr>
          <w:p w14:paraId="782B5A4A" w14:textId="77777777" w:rsidR="006E0833" w:rsidRPr="006E0833" w:rsidRDefault="006E0833" w:rsidP="006E0833">
            <w:pPr>
              <w:rPr>
                <w:rFonts w:eastAsia="Calibri"/>
                <w:kern w:val="0"/>
                <w14:ligatures w14:val="none"/>
              </w:rPr>
            </w:pPr>
            <w:r w:rsidRPr="006E0833">
              <w:rPr>
                <w:rFonts w:eastAsia="Calibri"/>
                <w:kern w:val="0"/>
                <w14:ligatures w14:val="none"/>
              </w:rPr>
              <w:t>Pt.st</w:t>
            </w:r>
          </w:p>
        </w:tc>
        <w:tc>
          <w:tcPr>
            <w:tcW w:w="709" w:type="dxa"/>
            <w:tcBorders>
              <w:top w:val="nil"/>
              <w:left w:val="nil"/>
              <w:bottom w:val="nil"/>
              <w:right w:val="nil"/>
            </w:tcBorders>
            <w:noWrap/>
            <w:vAlign w:val="center"/>
            <w:hideMark/>
          </w:tcPr>
          <w:p w14:paraId="3233C68A" w14:textId="77777777" w:rsidR="006E0833" w:rsidRPr="006E0833" w:rsidRDefault="006E0833" w:rsidP="006E0833">
            <w:pPr>
              <w:rPr>
                <w:rFonts w:eastAsia="Calibri"/>
                <w:kern w:val="0"/>
                <w14:ligatures w14:val="none"/>
              </w:rPr>
            </w:pPr>
            <w:r w:rsidRPr="006E0833">
              <w:rPr>
                <w:rFonts w:eastAsia="Calibri"/>
                <w:kern w:val="0"/>
                <w14:ligatures w14:val="none"/>
              </w:rPr>
              <w:t>62</w:t>
            </w:r>
          </w:p>
        </w:tc>
        <w:tc>
          <w:tcPr>
            <w:tcW w:w="708" w:type="dxa"/>
            <w:tcBorders>
              <w:top w:val="nil"/>
              <w:left w:val="nil"/>
              <w:bottom w:val="nil"/>
              <w:right w:val="nil"/>
            </w:tcBorders>
            <w:noWrap/>
            <w:vAlign w:val="center"/>
            <w:hideMark/>
          </w:tcPr>
          <w:p w14:paraId="07546724" w14:textId="77777777" w:rsidR="006E0833" w:rsidRPr="006E0833" w:rsidRDefault="006E0833" w:rsidP="006E0833">
            <w:pPr>
              <w:rPr>
                <w:rFonts w:eastAsia="Calibri"/>
                <w:kern w:val="0"/>
                <w14:ligatures w14:val="none"/>
              </w:rPr>
            </w:pPr>
            <w:r w:rsidRPr="006E0833">
              <w:rPr>
                <w:rFonts w:eastAsia="Calibri"/>
                <w:kern w:val="0"/>
                <w14:ligatures w14:val="none"/>
              </w:rPr>
              <w:t>70</w:t>
            </w:r>
          </w:p>
        </w:tc>
        <w:tc>
          <w:tcPr>
            <w:tcW w:w="709" w:type="dxa"/>
            <w:tcBorders>
              <w:top w:val="nil"/>
              <w:left w:val="nil"/>
              <w:bottom w:val="nil"/>
              <w:right w:val="nil"/>
            </w:tcBorders>
            <w:vAlign w:val="center"/>
            <w:hideMark/>
          </w:tcPr>
          <w:p w14:paraId="4C057CBC" w14:textId="77777777" w:rsidR="006E0833" w:rsidRPr="006E0833" w:rsidRDefault="006E0833" w:rsidP="006E0833">
            <w:pPr>
              <w:rPr>
                <w:rFonts w:eastAsia="Calibri"/>
                <w:kern w:val="0"/>
                <w14:ligatures w14:val="none"/>
              </w:rPr>
            </w:pPr>
            <w:r w:rsidRPr="006E0833">
              <w:rPr>
                <w:rFonts w:eastAsia="Calibri"/>
                <w:kern w:val="0"/>
                <w14:ligatures w14:val="none"/>
              </w:rPr>
              <w:t>132</w:t>
            </w:r>
          </w:p>
        </w:tc>
      </w:tr>
      <w:tr w:rsidR="006E0833" w:rsidRPr="006E0833" w14:paraId="29DAA121" w14:textId="77777777" w:rsidTr="0022770D">
        <w:trPr>
          <w:trHeight w:val="290"/>
        </w:trPr>
        <w:tc>
          <w:tcPr>
            <w:tcW w:w="1605" w:type="dxa"/>
            <w:tcBorders>
              <w:top w:val="nil"/>
              <w:left w:val="nil"/>
              <w:bottom w:val="nil"/>
              <w:right w:val="nil"/>
            </w:tcBorders>
            <w:noWrap/>
            <w:vAlign w:val="bottom"/>
            <w:hideMark/>
          </w:tcPr>
          <w:p w14:paraId="52330951"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0AF93AED" w14:textId="517B8345"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Pterostichus</w:t>
            </w:r>
            <w:proofErr w:type="spellEnd"/>
            <w:r w:rsidRPr="006E0833">
              <w:rPr>
                <w:rFonts w:eastAsia="Calibri"/>
                <w:i/>
                <w:iCs/>
                <w:kern w:val="0"/>
                <w14:ligatures w14:val="none"/>
              </w:rPr>
              <w:t xml:space="preserve"> hamiltoni </w:t>
            </w:r>
            <w:r w:rsidRPr="006E0833">
              <w:rPr>
                <w:rFonts w:eastAsia="Calibri"/>
                <w:kern w:val="0"/>
                <w14:ligatures w14:val="none"/>
              </w:rPr>
              <w:t>Horn</w:t>
            </w:r>
          </w:p>
        </w:tc>
        <w:tc>
          <w:tcPr>
            <w:tcW w:w="1276" w:type="dxa"/>
            <w:tcBorders>
              <w:top w:val="nil"/>
              <w:left w:val="nil"/>
              <w:bottom w:val="nil"/>
              <w:right w:val="nil"/>
            </w:tcBorders>
          </w:tcPr>
          <w:p w14:paraId="1656490D"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Pt.ha</w:t>
            </w:r>
            <w:proofErr w:type="spellEnd"/>
          </w:p>
        </w:tc>
        <w:tc>
          <w:tcPr>
            <w:tcW w:w="709" w:type="dxa"/>
            <w:tcBorders>
              <w:top w:val="nil"/>
              <w:left w:val="nil"/>
              <w:bottom w:val="nil"/>
              <w:right w:val="nil"/>
            </w:tcBorders>
            <w:noWrap/>
            <w:vAlign w:val="center"/>
            <w:hideMark/>
          </w:tcPr>
          <w:p w14:paraId="073D3EFC"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08" w:type="dxa"/>
            <w:tcBorders>
              <w:top w:val="nil"/>
              <w:left w:val="nil"/>
              <w:bottom w:val="nil"/>
              <w:right w:val="nil"/>
            </w:tcBorders>
            <w:noWrap/>
            <w:vAlign w:val="center"/>
            <w:hideMark/>
          </w:tcPr>
          <w:p w14:paraId="53A5F30E"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09" w:type="dxa"/>
            <w:tcBorders>
              <w:top w:val="nil"/>
              <w:left w:val="nil"/>
              <w:bottom w:val="nil"/>
              <w:right w:val="nil"/>
            </w:tcBorders>
            <w:vAlign w:val="center"/>
            <w:hideMark/>
          </w:tcPr>
          <w:p w14:paraId="206A520E"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70438593" w14:textId="77777777" w:rsidTr="0022770D">
        <w:trPr>
          <w:trHeight w:val="290"/>
        </w:trPr>
        <w:tc>
          <w:tcPr>
            <w:tcW w:w="1605" w:type="dxa"/>
            <w:tcBorders>
              <w:top w:val="nil"/>
              <w:left w:val="nil"/>
              <w:bottom w:val="nil"/>
              <w:right w:val="nil"/>
            </w:tcBorders>
            <w:noWrap/>
            <w:vAlign w:val="bottom"/>
            <w:hideMark/>
          </w:tcPr>
          <w:p w14:paraId="436431C0"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75D56684" w14:textId="658DAF9F"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Pterostichus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moestus</w:t>
            </w:r>
            <w:proofErr w:type="spellEnd"/>
            <w:r w:rsidRPr="006E0833">
              <w:rPr>
                <w:rFonts w:eastAsia="Calibri"/>
                <w:i/>
                <w:iCs/>
                <w:kern w:val="0"/>
                <w14:ligatures w14:val="none"/>
              </w:rPr>
              <w:t xml:space="preserve"> </w:t>
            </w:r>
            <w:r w:rsidRPr="006E0833">
              <w:rPr>
                <w:rFonts w:eastAsia="Calibri"/>
                <w:kern w:val="0"/>
                <w14:ligatures w14:val="none"/>
              </w:rPr>
              <w:t>(Say)</w:t>
            </w:r>
          </w:p>
        </w:tc>
        <w:tc>
          <w:tcPr>
            <w:tcW w:w="1276" w:type="dxa"/>
            <w:tcBorders>
              <w:top w:val="nil"/>
              <w:left w:val="nil"/>
              <w:bottom w:val="nil"/>
              <w:right w:val="nil"/>
            </w:tcBorders>
          </w:tcPr>
          <w:p w14:paraId="16CAD901" w14:textId="77777777" w:rsidR="006E0833" w:rsidRPr="006E0833" w:rsidRDefault="006E0833" w:rsidP="006E0833">
            <w:pPr>
              <w:rPr>
                <w:rFonts w:eastAsia="Calibri"/>
                <w:kern w:val="0"/>
                <w14:ligatures w14:val="none"/>
              </w:rPr>
            </w:pPr>
            <w:r w:rsidRPr="006E0833">
              <w:rPr>
                <w:rFonts w:eastAsia="Calibri"/>
                <w:kern w:val="0"/>
                <w14:ligatures w14:val="none"/>
              </w:rPr>
              <w:t>Pt.mo</w:t>
            </w:r>
          </w:p>
        </w:tc>
        <w:tc>
          <w:tcPr>
            <w:tcW w:w="709" w:type="dxa"/>
            <w:tcBorders>
              <w:top w:val="nil"/>
              <w:left w:val="nil"/>
              <w:bottom w:val="nil"/>
              <w:right w:val="nil"/>
            </w:tcBorders>
            <w:noWrap/>
            <w:vAlign w:val="center"/>
            <w:hideMark/>
          </w:tcPr>
          <w:p w14:paraId="7EF3C95C" w14:textId="77777777" w:rsidR="006E0833" w:rsidRPr="006E0833" w:rsidRDefault="006E0833" w:rsidP="006E0833">
            <w:pPr>
              <w:rPr>
                <w:rFonts w:eastAsia="Calibri"/>
                <w:kern w:val="0"/>
                <w14:ligatures w14:val="none"/>
              </w:rPr>
            </w:pPr>
            <w:r w:rsidRPr="006E0833">
              <w:rPr>
                <w:rFonts w:eastAsia="Calibri"/>
                <w:kern w:val="0"/>
                <w14:ligatures w14:val="none"/>
              </w:rPr>
              <w:t>185</w:t>
            </w:r>
          </w:p>
        </w:tc>
        <w:tc>
          <w:tcPr>
            <w:tcW w:w="708" w:type="dxa"/>
            <w:tcBorders>
              <w:top w:val="nil"/>
              <w:left w:val="nil"/>
              <w:bottom w:val="nil"/>
              <w:right w:val="nil"/>
            </w:tcBorders>
            <w:noWrap/>
            <w:vAlign w:val="center"/>
            <w:hideMark/>
          </w:tcPr>
          <w:p w14:paraId="6980D1FE" w14:textId="77777777" w:rsidR="006E0833" w:rsidRPr="006E0833" w:rsidRDefault="006E0833" w:rsidP="006E0833">
            <w:pPr>
              <w:rPr>
                <w:rFonts w:eastAsia="Calibri"/>
                <w:kern w:val="0"/>
                <w14:ligatures w14:val="none"/>
              </w:rPr>
            </w:pPr>
            <w:r w:rsidRPr="006E0833">
              <w:rPr>
                <w:rFonts w:eastAsia="Calibri"/>
                <w:kern w:val="0"/>
                <w14:ligatures w14:val="none"/>
              </w:rPr>
              <w:t>47</w:t>
            </w:r>
          </w:p>
        </w:tc>
        <w:tc>
          <w:tcPr>
            <w:tcW w:w="709" w:type="dxa"/>
            <w:tcBorders>
              <w:top w:val="nil"/>
              <w:left w:val="nil"/>
              <w:bottom w:val="nil"/>
              <w:right w:val="nil"/>
            </w:tcBorders>
            <w:vAlign w:val="center"/>
            <w:hideMark/>
          </w:tcPr>
          <w:p w14:paraId="0E04FBFB" w14:textId="77777777" w:rsidR="006E0833" w:rsidRPr="006E0833" w:rsidRDefault="006E0833" w:rsidP="006E0833">
            <w:pPr>
              <w:rPr>
                <w:rFonts w:eastAsia="Calibri"/>
                <w:kern w:val="0"/>
                <w14:ligatures w14:val="none"/>
              </w:rPr>
            </w:pPr>
            <w:r w:rsidRPr="006E0833">
              <w:rPr>
                <w:rFonts w:eastAsia="Calibri"/>
                <w:kern w:val="0"/>
                <w14:ligatures w14:val="none"/>
              </w:rPr>
              <w:t>232</w:t>
            </w:r>
          </w:p>
        </w:tc>
      </w:tr>
      <w:tr w:rsidR="006E0833" w:rsidRPr="006E0833" w14:paraId="29E1D6FE" w14:textId="77777777" w:rsidTr="0022770D">
        <w:trPr>
          <w:trHeight w:val="290"/>
        </w:trPr>
        <w:tc>
          <w:tcPr>
            <w:tcW w:w="1605" w:type="dxa"/>
            <w:tcBorders>
              <w:top w:val="nil"/>
              <w:left w:val="nil"/>
              <w:bottom w:val="nil"/>
              <w:right w:val="nil"/>
            </w:tcBorders>
            <w:noWrap/>
            <w:vAlign w:val="bottom"/>
            <w:hideMark/>
          </w:tcPr>
          <w:p w14:paraId="69685DD9"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63E53B00" w14:textId="3A887028"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Pterostichus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diligendus</w:t>
            </w:r>
            <w:proofErr w:type="spellEnd"/>
            <w:r w:rsidRPr="006E0833">
              <w:rPr>
                <w:rFonts w:eastAsia="Calibri"/>
                <w:kern w:val="0"/>
                <w14:ligatures w14:val="none"/>
              </w:rPr>
              <w:t xml:space="preserve"> (Chaudoir)</w:t>
            </w:r>
          </w:p>
        </w:tc>
        <w:tc>
          <w:tcPr>
            <w:tcW w:w="1276" w:type="dxa"/>
            <w:tcBorders>
              <w:top w:val="nil"/>
              <w:left w:val="nil"/>
              <w:bottom w:val="nil"/>
              <w:right w:val="nil"/>
            </w:tcBorders>
          </w:tcPr>
          <w:p w14:paraId="6C1561CA"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Pt.di</w:t>
            </w:r>
            <w:proofErr w:type="spellEnd"/>
          </w:p>
        </w:tc>
        <w:tc>
          <w:tcPr>
            <w:tcW w:w="709" w:type="dxa"/>
            <w:tcBorders>
              <w:top w:val="nil"/>
              <w:left w:val="nil"/>
              <w:bottom w:val="nil"/>
              <w:right w:val="nil"/>
            </w:tcBorders>
            <w:noWrap/>
            <w:vAlign w:val="center"/>
            <w:hideMark/>
          </w:tcPr>
          <w:p w14:paraId="0B5566B7"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08" w:type="dxa"/>
            <w:tcBorders>
              <w:top w:val="nil"/>
              <w:left w:val="nil"/>
              <w:bottom w:val="nil"/>
              <w:right w:val="nil"/>
            </w:tcBorders>
            <w:noWrap/>
            <w:vAlign w:val="center"/>
            <w:hideMark/>
          </w:tcPr>
          <w:p w14:paraId="66523659"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09" w:type="dxa"/>
            <w:tcBorders>
              <w:top w:val="nil"/>
              <w:left w:val="nil"/>
              <w:bottom w:val="nil"/>
              <w:right w:val="nil"/>
            </w:tcBorders>
            <w:vAlign w:val="center"/>
            <w:hideMark/>
          </w:tcPr>
          <w:p w14:paraId="7AFBD330" w14:textId="77777777" w:rsidR="006E0833" w:rsidRPr="006E0833" w:rsidRDefault="006E0833" w:rsidP="006E0833">
            <w:pPr>
              <w:rPr>
                <w:rFonts w:eastAsia="Calibri"/>
                <w:kern w:val="0"/>
                <w14:ligatures w14:val="none"/>
              </w:rPr>
            </w:pPr>
            <w:r w:rsidRPr="006E0833">
              <w:rPr>
                <w:rFonts w:eastAsia="Calibri"/>
                <w:kern w:val="0"/>
                <w14:ligatures w14:val="none"/>
              </w:rPr>
              <w:t>2</w:t>
            </w:r>
          </w:p>
        </w:tc>
      </w:tr>
      <w:tr w:rsidR="006E0833" w:rsidRPr="006E0833" w14:paraId="759A467C" w14:textId="77777777" w:rsidTr="0022770D">
        <w:trPr>
          <w:trHeight w:val="290"/>
        </w:trPr>
        <w:tc>
          <w:tcPr>
            <w:tcW w:w="1605" w:type="dxa"/>
            <w:tcBorders>
              <w:top w:val="nil"/>
              <w:left w:val="nil"/>
              <w:bottom w:val="nil"/>
              <w:right w:val="nil"/>
            </w:tcBorders>
            <w:noWrap/>
            <w:vAlign w:val="bottom"/>
            <w:hideMark/>
          </w:tcPr>
          <w:p w14:paraId="5801A02B"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516A7FEA" w14:textId="5284E90A"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Pterostichus</w:t>
            </w:r>
            <w:proofErr w:type="spellEnd"/>
            <w:r w:rsidRPr="006E0833">
              <w:rPr>
                <w:rFonts w:eastAsia="Calibri"/>
                <w:i/>
                <w:iCs/>
                <w:kern w:val="0"/>
                <w14:ligatures w14:val="none"/>
              </w:rPr>
              <w:t xml:space="preserve"> rostratus</w:t>
            </w:r>
            <w:r w:rsidRPr="006E0833">
              <w:rPr>
                <w:rFonts w:eastAsia="Calibri"/>
                <w:kern w:val="0"/>
                <w14:ligatures w14:val="none"/>
              </w:rPr>
              <w:t xml:space="preserve"> (Newman)</w:t>
            </w:r>
          </w:p>
        </w:tc>
        <w:tc>
          <w:tcPr>
            <w:tcW w:w="1276" w:type="dxa"/>
            <w:tcBorders>
              <w:top w:val="nil"/>
              <w:left w:val="nil"/>
              <w:bottom w:val="nil"/>
              <w:right w:val="nil"/>
            </w:tcBorders>
          </w:tcPr>
          <w:p w14:paraId="7DBA1C3B" w14:textId="77777777" w:rsidR="006E0833" w:rsidRPr="006E0833" w:rsidRDefault="006E0833" w:rsidP="006E0833">
            <w:pPr>
              <w:rPr>
                <w:rFonts w:eastAsia="Calibri"/>
                <w:kern w:val="0"/>
                <w14:ligatures w14:val="none"/>
              </w:rPr>
            </w:pPr>
            <w:r w:rsidRPr="006E0833">
              <w:rPr>
                <w:rFonts w:eastAsia="Calibri"/>
                <w:kern w:val="0"/>
                <w14:ligatures w14:val="none"/>
              </w:rPr>
              <w:t>Pt.ro</w:t>
            </w:r>
          </w:p>
        </w:tc>
        <w:tc>
          <w:tcPr>
            <w:tcW w:w="709" w:type="dxa"/>
            <w:tcBorders>
              <w:top w:val="nil"/>
              <w:left w:val="nil"/>
              <w:bottom w:val="nil"/>
              <w:right w:val="nil"/>
            </w:tcBorders>
            <w:noWrap/>
            <w:vAlign w:val="center"/>
            <w:hideMark/>
          </w:tcPr>
          <w:p w14:paraId="67D9F6AC" w14:textId="77777777" w:rsidR="006E0833" w:rsidRPr="006E0833" w:rsidRDefault="006E0833" w:rsidP="006E0833">
            <w:pPr>
              <w:rPr>
                <w:rFonts w:eastAsia="Calibri"/>
                <w:kern w:val="0"/>
                <w14:ligatures w14:val="none"/>
              </w:rPr>
            </w:pPr>
            <w:r w:rsidRPr="006E0833">
              <w:rPr>
                <w:rFonts w:eastAsia="Calibri"/>
                <w:kern w:val="0"/>
                <w14:ligatures w14:val="none"/>
              </w:rPr>
              <w:t>36</w:t>
            </w:r>
          </w:p>
        </w:tc>
        <w:tc>
          <w:tcPr>
            <w:tcW w:w="708" w:type="dxa"/>
            <w:tcBorders>
              <w:top w:val="nil"/>
              <w:left w:val="nil"/>
              <w:bottom w:val="nil"/>
              <w:right w:val="nil"/>
            </w:tcBorders>
            <w:noWrap/>
            <w:vAlign w:val="center"/>
            <w:hideMark/>
          </w:tcPr>
          <w:p w14:paraId="2FD90C69" w14:textId="77777777" w:rsidR="006E0833" w:rsidRPr="006E0833" w:rsidRDefault="006E0833" w:rsidP="006E0833">
            <w:pPr>
              <w:rPr>
                <w:rFonts w:eastAsia="Calibri"/>
                <w:kern w:val="0"/>
                <w14:ligatures w14:val="none"/>
              </w:rPr>
            </w:pPr>
            <w:r w:rsidRPr="006E0833">
              <w:rPr>
                <w:rFonts w:eastAsia="Calibri"/>
                <w:kern w:val="0"/>
                <w14:ligatures w14:val="none"/>
              </w:rPr>
              <w:t>22</w:t>
            </w:r>
          </w:p>
        </w:tc>
        <w:tc>
          <w:tcPr>
            <w:tcW w:w="709" w:type="dxa"/>
            <w:tcBorders>
              <w:top w:val="nil"/>
              <w:left w:val="nil"/>
              <w:bottom w:val="nil"/>
              <w:right w:val="nil"/>
            </w:tcBorders>
            <w:vAlign w:val="center"/>
            <w:hideMark/>
          </w:tcPr>
          <w:p w14:paraId="34BDEF83" w14:textId="77777777" w:rsidR="006E0833" w:rsidRPr="006E0833" w:rsidRDefault="006E0833" w:rsidP="006E0833">
            <w:pPr>
              <w:rPr>
                <w:rFonts w:eastAsia="Calibri"/>
                <w:kern w:val="0"/>
                <w14:ligatures w14:val="none"/>
              </w:rPr>
            </w:pPr>
            <w:r w:rsidRPr="006E0833">
              <w:rPr>
                <w:rFonts w:eastAsia="Calibri"/>
                <w:kern w:val="0"/>
                <w14:ligatures w14:val="none"/>
              </w:rPr>
              <w:t>58</w:t>
            </w:r>
          </w:p>
        </w:tc>
      </w:tr>
      <w:tr w:rsidR="006E0833" w:rsidRPr="006E0833" w14:paraId="5E4EF494" w14:textId="77777777" w:rsidTr="0022770D">
        <w:trPr>
          <w:trHeight w:val="290"/>
        </w:trPr>
        <w:tc>
          <w:tcPr>
            <w:tcW w:w="1605" w:type="dxa"/>
            <w:tcBorders>
              <w:top w:val="nil"/>
              <w:left w:val="nil"/>
              <w:bottom w:val="nil"/>
              <w:right w:val="nil"/>
            </w:tcBorders>
            <w:noWrap/>
            <w:vAlign w:val="bottom"/>
            <w:hideMark/>
          </w:tcPr>
          <w:p w14:paraId="3A8EF158"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18CD7ED5" w14:textId="56FC3AE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Pterostichus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adoxus</w:t>
            </w:r>
            <w:proofErr w:type="spellEnd"/>
            <w:r w:rsidRPr="006E0833">
              <w:rPr>
                <w:rFonts w:eastAsia="Calibri"/>
                <w:i/>
                <w:iCs/>
                <w:kern w:val="0"/>
                <w14:ligatures w14:val="none"/>
              </w:rPr>
              <w:t xml:space="preserve"> </w:t>
            </w:r>
            <w:r w:rsidRPr="006E0833">
              <w:rPr>
                <w:rFonts w:eastAsia="Calibri"/>
                <w:kern w:val="0"/>
                <w14:ligatures w14:val="none"/>
              </w:rPr>
              <w:t>(Say)</w:t>
            </w:r>
          </w:p>
        </w:tc>
        <w:tc>
          <w:tcPr>
            <w:tcW w:w="1276" w:type="dxa"/>
            <w:tcBorders>
              <w:top w:val="nil"/>
              <w:left w:val="nil"/>
              <w:bottom w:val="nil"/>
              <w:right w:val="nil"/>
            </w:tcBorders>
          </w:tcPr>
          <w:p w14:paraId="1E877E42" w14:textId="77777777" w:rsidR="006E0833" w:rsidRPr="006E0833" w:rsidRDefault="006E0833" w:rsidP="006E0833">
            <w:pPr>
              <w:rPr>
                <w:rFonts w:eastAsia="Calibri"/>
                <w:kern w:val="0"/>
                <w14:ligatures w14:val="none"/>
              </w:rPr>
            </w:pPr>
            <w:r w:rsidRPr="006E0833">
              <w:rPr>
                <w:rFonts w:eastAsia="Calibri"/>
                <w:kern w:val="0"/>
                <w14:ligatures w14:val="none"/>
              </w:rPr>
              <w:t>Pt.ad</w:t>
            </w:r>
          </w:p>
        </w:tc>
        <w:tc>
          <w:tcPr>
            <w:tcW w:w="709" w:type="dxa"/>
            <w:tcBorders>
              <w:top w:val="nil"/>
              <w:left w:val="nil"/>
              <w:bottom w:val="nil"/>
              <w:right w:val="nil"/>
            </w:tcBorders>
            <w:noWrap/>
            <w:vAlign w:val="center"/>
            <w:hideMark/>
          </w:tcPr>
          <w:p w14:paraId="4F036B63" w14:textId="77777777" w:rsidR="006E0833" w:rsidRPr="006E0833" w:rsidRDefault="006E0833" w:rsidP="006E0833">
            <w:pPr>
              <w:rPr>
                <w:rFonts w:eastAsia="Calibri"/>
                <w:kern w:val="0"/>
                <w14:ligatures w14:val="none"/>
              </w:rPr>
            </w:pPr>
            <w:r w:rsidRPr="006E0833">
              <w:rPr>
                <w:rFonts w:eastAsia="Calibri"/>
                <w:kern w:val="0"/>
                <w14:ligatures w14:val="none"/>
              </w:rPr>
              <w:t>19</w:t>
            </w:r>
          </w:p>
        </w:tc>
        <w:tc>
          <w:tcPr>
            <w:tcW w:w="708" w:type="dxa"/>
            <w:tcBorders>
              <w:top w:val="nil"/>
              <w:left w:val="nil"/>
              <w:bottom w:val="nil"/>
              <w:right w:val="nil"/>
            </w:tcBorders>
            <w:noWrap/>
            <w:vAlign w:val="center"/>
            <w:hideMark/>
          </w:tcPr>
          <w:p w14:paraId="513BA4C2" w14:textId="77777777" w:rsidR="006E0833" w:rsidRPr="006E0833" w:rsidRDefault="006E0833" w:rsidP="006E0833">
            <w:pPr>
              <w:rPr>
                <w:rFonts w:eastAsia="Calibri"/>
                <w:kern w:val="0"/>
                <w14:ligatures w14:val="none"/>
              </w:rPr>
            </w:pPr>
            <w:r w:rsidRPr="006E0833">
              <w:rPr>
                <w:rFonts w:eastAsia="Calibri"/>
                <w:kern w:val="0"/>
                <w14:ligatures w14:val="none"/>
              </w:rPr>
              <w:t>80</w:t>
            </w:r>
          </w:p>
        </w:tc>
        <w:tc>
          <w:tcPr>
            <w:tcW w:w="709" w:type="dxa"/>
            <w:tcBorders>
              <w:top w:val="nil"/>
              <w:left w:val="nil"/>
              <w:bottom w:val="nil"/>
              <w:right w:val="nil"/>
            </w:tcBorders>
            <w:vAlign w:val="center"/>
            <w:hideMark/>
          </w:tcPr>
          <w:p w14:paraId="782C809D" w14:textId="77777777" w:rsidR="006E0833" w:rsidRPr="006E0833" w:rsidRDefault="006E0833" w:rsidP="006E0833">
            <w:pPr>
              <w:rPr>
                <w:rFonts w:eastAsia="Calibri"/>
                <w:kern w:val="0"/>
                <w14:ligatures w14:val="none"/>
              </w:rPr>
            </w:pPr>
            <w:r w:rsidRPr="006E0833">
              <w:rPr>
                <w:rFonts w:eastAsia="Calibri"/>
                <w:kern w:val="0"/>
                <w14:ligatures w14:val="none"/>
              </w:rPr>
              <w:t>99</w:t>
            </w:r>
          </w:p>
        </w:tc>
      </w:tr>
      <w:tr w:rsidR="006E0833" w:rsidRPr="006E0833" w14:paraId="5111E6DD" w14:textId="77777777" w:rsidTr="0022770D">
        <w:trPr>
          <w:trHeight w:val="290"/>
        </w:trPr>
        <w:tc>
          <w:tcPr>
            <w:tcW w:w="1605" w:type="dxa"/>
            <w:tcBorders>
              <w:top w:val="nil"/>
              <w:left w:val="nil"/>
              <w:bottom w:val="nil"/>
              <w:right w:val="nil"/>
            </w:tcBorders>
            <w:noWrap/>
            <w:vAlign w:val="bottom"/>
            <w:hideMark/>
          </w:tcPr>
          <w:p w14:paraId="1609C130"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0F4505BD" w14:textId="5C3BE6E6"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Pterostichus</w:t>
            </w:r>
            <w:proofErr w:type="spellEnd"/>
            <w:r w:rsidRPr="006E0833">
              <w:rPr>
                <w:rFonts w:eastAsia="Calibri"/>
                <w:i/>
                <w:iCs/>
                <w:kern w:val="0"/>
                <w14:ligatures w14:val="none"/>
              </w:rPr>
              <w:t xml:space="preserve"> tristis </w:t>
            </w:r>
            <w:r w:rsidRPr="006E0833">
              <w:rPr>
                <w:rFonts w:eastAsia="Calibri"/>
                <w:kern w:val="0"/>
                <w14:ligatures w14:val="none"/>
              </w:rPr>
              <w:t>(Dejean)</w:t>
            </w:r>
          </w:p>
        </w:tc>
        <w:tc>
          <w:tcPr>
            <w:tcW w:w="1276" w:type="dxa"/>
            <w:tcBorders>
              <w:top w:val="nil"/>
              <w:left w:val="nil"/>
              <w:bottom w:val="nil"/>
              <w:right w:val="nil"/>
            </w:tcBorders>
          </w:tcPr>
          <w:p w14:paraId="65F9D915" w14:textId="77777777" w:rsidR="006E0833" w:rsidRPr="006E0833" w:rsidRDefault="006E0833" w:rsidP="006E0833">
            <w:pPr>
              <w:rPr>
                <w:rFonts w:eastAsia="Calibri"/>
                <w:kern w:val="0"/>
                <w14:ligatures w14:val="none"/>
              </w:rPr>
            </w:pPr>
            <w:r w:rsidRPr="006E0833">
              <w:rPr>
                <w:rFonts w:eastAsia="Calibri"/>
                <w:kern w:val="0"/>
                <w14:ligatures w14:val="none"/>
              </w:rPr>
              <w:t>Pt.tr</w:t>
            </w:r>
          </w:p>
        </w:tc>
        <w:tc>
          <w:tcPr>
            <w:tcW w:w="709" w:type="dxa"/>
            <w:tcBorders>
              <w:top w:val="nil"/>
              <w:left w:val="nil"/>
              <w:bottom w:val="nil"/>
              <w:right w:val="nil"/>
            </w:tcBorders>
            <w:noWrap/>
            <w:vAlign w:val="center"/>
            <w:hideMark/>
          </w:tcPr>
          <w:p w14:paraId="3D09E806" w14:textId="77777777" w:rsidR="006E0833" w:rsidRPr="006E0833" w:rsidRDefault="006E0833" w:rsidP="006E0833">
            <w:pPr>
              <w:rPr>
                <w:rFonts w:eastAsia="Calibri"/>
                <w:kern w:val="0"/>
                <w14:ligatures w14:val="none"/>
              </w:rPr>
            </w:pPr>
            <w:r w:rsidRPr="006E0833">
              <w:rPr>
                <w:rFonts w:eastAsia="Calibri"/>
                <w:kern w:val="0"/>
                <w14:ligatures w14:val="none"/>
              </w:rPr>
              <w:t>10</w:t>
            </w:r>
          </w:p>
        </w:tc>
        <w:tc>
          <w:tcPr>
            <w:tcW w:w="708" w:type="dxa"/>
            <w:tcBorders>
              <w:top w:val="nil"/>
              <w:left w:val="nil"/>
              <w:bottom w:val="nil"/>
              <w:right w:val="nil"/>
            </w:tcBorders>
            <w:noWrap/>
            <w:vAlign w:val="center"/>
            <w:hideMark/>
          </w:tcPr>
          <w:p w14:paraId="40170F83" w14:textId="77777777" w:rsidR="006E0833" w:rsidRPr="006E0833" w:rsidRDefault="006E0833" w:rsidP="006E0833">
            <w:pPr>
              <w:rPr>
                <w:rFonts w:eastAsia="Calibri"/>
                <w:kern w:val="0"/>
                <w14:ligatures w14:val="none"/>
              </w:rPr>
            </w:pPr>
            <w:r w:rsidRPr="006E0833">
              <w:rPr>
                <w:rFonts w:eastAsia="Calibri"/>
                <w:kern w:val="0"/>
                <w14:ligatures w14:val="none"/>
              </w:rPr>
              <w:t>31</w:t>
            </w:r>
          </w:p>
        </w:tc>
        <w:tc>
          <w:tcPr>
            <w:tcW w:w="709" w:type="dxa"/>
            <w:tcBorders>
              <w:top w:val="nil"/>
              <w:left w:val="nil"/>
              <w:bottom w:val="nil"/>
              <w:right w:val="nil"/>
            </w:tcBorders>
            <w:vAlign w:val="center"/>
            <w:hideMark/>
          </w:tcPr>
          <w:p w14:paraId="4FBAEC8E" w14:textId="77777777" w:rsidR="006E0833" w:rsidRPr="006E0833" w:rsidRDefault="006E0833" w:rsidP="006E0833">
            <w:pPr>
              <w:rPr>
                <w:rFonts w:eastAsia="Calibri"/>
                <w:kern w:val="0"/>
                <w14:ligatures w14:val="none"/>
              </w:rPr>
            </w:pPr>
            <w:r w:rsidRPr="006E0833">
              <w:rPr>
                <w:rFonts w:eastAsia="Calibri"/>
                <w:kern w:val="0"/>
                <w14:ligatures w14:val="none"/>
              </w:rPr>
              <w:t>41</w:t>
            </w:r>
          </w:p>
        </w:tc>
      </w:tr>
      <w:tr w:rsidR="006E0833" w:rsidRPr="006E0833" w14:paraId="20F316A9" w14:textId="77777777" w:rsidTr="0022770D">
        <w:trPr>
          <w:trHeight w:val="290"/>
        </w:trPr>
        <w:tc>
          <w:tcPr>
            <w:tcW w:w="1605" w:type="dxa"/>
            <w:tcBorders>
              <w:top w:val="nil"/>
              <w:left w:val="nil"/>
              <w:bottom w:val="nil"/>
              <w:right w:val="nil"/>
            </w:tcBorders>
            <w:noWrap/>
            <w:vAlign w:val="bottom"/>
            <w:hideMark/>
          </w:tcPr>
          <w:p w14:paraId="36D29FFA"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494FFEAE" w14:textId="4B8CEC04"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Cyclotrachelus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fucatus</w:t>
            </w:r>
            <w:proofErr w:type="spellEnd"/>
            <w:r w:rsidRPr="006E0833">
              <w:rPr>
                <w:rFonts w:eastAsia="Calibri"/>
                <w:i/>
                <w:iCs/>
                <w:kern w:val="0"/>
                <w14:ligatures w14:val="none"/>
              </w:rPr>
              <w:t xml:space="preserve"> </w:t>
            </w:r>
            <w:r w:rsidRPr="006E0833">
              <w:rPr>
                <w:rFonts w:eastAsia="Calibri"/>
                <w:kern w:val="0"/>
                <w14:ligatures w14:val="none"/>
              </w:rPr>
              <w:t xml:space="preserve"> (Freitag)</w:t>
            </w:r>
          </w:p>
        </w:tc>
        <w:tc>
          <w:tcPr>
            <w:tcW w:w="1276" w:type="dxa"/>
            <w:tcBorders>
              <w:top w:val="nil"/>
              <w:left w:val="nil"/>
              <w:bottom w:val="nil"/>
              <w:right w:val="nil"/>
            </w:tcBorders>
          </w:tcPr>
          <w:p w14:paraId="1CEA3048"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Cy.fu</w:t>
            </w:r>
            <w:proofErr w:type="spellEnd"/>
          </w:p>
        </w:tc>
        <w:tc>
          <w:tcPr>
            <w:tcW w:w="709" w:type="dxa"/>
            <w:tcBorders>
              <w:top w:val="nil"/>
              <w:left w:val="nil"/>
              <w:bottom w:val="nil"/>
              <w:right w:val="nil"/>
            </w:tcBorders>
            <w:noWrap/>
            <w:vAlign w:val="center"/>
            <w:hideMark/>
          </w:tcPr>
          <w:p w14:paraId="5F4AF02E" w14:textId="77777777" w:rsidR="006E0833" w:rsidRPr="006E0833" w:rsidRDefault="006E0833" w:rsidP="006E0833">
            <w:pPr>
              <w:rPr>
                <w:rFonts w:eastAsia="Calibri"/>
                <w:kern w:val="0"/>
                <w14:ligatures w14:val="none"/>
              </w:rPr>
            </w:pPr>
            <w:r w:rsidRPr="006E0833">
              <w:rPr>
                <w:rFonts w:eastAsia="Calibri"/>
                <w:kern w:val="0"/>
                <w14:ligatures w14:val="none"/>
              </w:rPr>
              <w:t>5</w:t>
            </w:r>
          </w:p>
        </w:tc>
        <w:tc>
          <w:tcPr>
            <w:tcW w:w="708" w:type="dxa"/>
            <w:tcBorders>
              <w:top w:val="nil"/>
              <w:left w:val="nil"/>
              <w:bottom w:val="nil"/>
              <w:right w:val="nil"/>
            </w:tcBorders>
            <w:noWrap/>
            <w:vAlign w:val="center"/>
            <w:hideMark/>
          </w:tcPr>
          <w:p w14:paraId="58ECED20"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09" w:type="dxa"/>
            <w:tcBorders>
              <w:top w:val="nil"/>
              <w:left w:val="nil"/>
              <w:bottom w:val="nil"/>
              <w:right w:val="nil"/>
            </w:tcBorders>
            <w:vAlign w:val="center"/>
            <w:hideMark/>
          </w:tcPr>
          <w:p w14:paraId="1451CB5B" w14:textId="77777777" w:rsidR="006E0833" w:rsidRPr="006E0833" w:rsidRDefault="006E0833" w:rsidP="006E0833">
            <w:pPr>
              <w:rPr>
                <w:rFonts w:eastAsia="Calibri"/>
                <w:kern w:val="0"/>
                <w14:ligatures w14:val="none"/>
              </w:rPr>
            </w:pPr>
            <w:r w:rsidRPr="006E0833">
              <w:rPr>
                <w:rFonts w:eastAsia="Calibri"/>
                <w:kern w:val="0"/>
                <w14:ligatures w14:val="none"/>
              </w:rPr>
              <w:t>6</w:t>
            </w:r>
          </w:p>
        </w:tc>
      </w:tr>
      <w:tr w:rsidR="006E0833" w:rsidRPr="006E0833" w14:paraId="2CF15A7E" w14:textId="77777777" w:rsidTr="0022770D">
        <w:trPr>
          <w:trHeight w:val="290"/>
        </w:trPr>
        <w:tc>
          <w:tcPr>
            <w:tcW w:w="1605" w:type="dxa"/>
            <w:tcBorders>
              <w:top w:val="nil"/>
              <w:left w:val="nil"/>
              <w:bottom w:val="nil"/>
              <w:right w:val="nil"/>
            </w:tcBorders>
            <w:noWrap/>
            <w:vAlign w:val="bottom"/>
            <w:hideMark/>
          </w:tcPr>
          <w:p w14:paraId="28B91881"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5FEDCECC" w14:textId="26D7C05A"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Cyclotrachelus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convivus</w:t>
            </w:r>
            <w:proofErr w:type="spellEnd"/>
            <w:r w:rsidRPr="006E0833">
              <w:rPr>
                <w:rFonts w:eastAsia="Calibri"/>
                <w:i/>
                <w:iCs/>
                <w:kern w:val="0"/>
                <w14:ligatures w14:val="none"/>
              </w:rPr>
              <w:t xml:space="preserve"> </w:t>
            </w:r>
            <w:r w:rsidRPr="006E0833">
              <w:rPr>
                <w:rFonts w:eastAsia="Calibri"/>
                <w:kern w:val="0"/>
                <w14:ligatures w14:val="none"/>
              </w:rPr>
              <w:t>(LeConte)</w:t>
            </w:r>
          </w:p>
        </w:tc>
        <w:tc>
          <w:tcPr>
            <w:tcW w:w="1276" w:type="dxa"/>
            <w:tcBorders>
              <w:top w:val="nil"/>
              <w:left w:val="nil"/>
              <w:bottom w:val="nil"/>
              <w:right w:val="nil"/>
            </w:tcBorders>
          </w:tcPr>
          <w:p w14:paraId="41236251" w14:textId="77777777" w:rsidR="006E0833" w:rsidRPr="006E0833" w:rsidRDefault="006E0833" w:rsidP="006E0833">
            <w:pPr>
              <w:rPr>
                <w:rFonts w:eastAsia="Calibri"/>
                <w:kern w:val="0"/>
                <w14:ligatures w14:val="none"/>
              </w:rPr>
            </w:pPr>
            <w:r w:rsidRPr="006E0833">
              <w:rPr>
                <w:rFonts w:eastAsia="Calibri"/>
                <w:kern w:val="0"/>
                <w14:ligatures w14:val="none"/>
              </w:rPr>
              <w:t>Cy.co</w:t>
            </w:r>
          </w:p>
        </w:tc>
        <w:tc>
          <w:tcPr>
            <w:tcW w:w="709" w:type="dxa"/>
            <w:tcBorders>
              <w:top w:val="nil"/>
              <w:left w:val="nil"/>
              <w:bottom w:val="nil"/>
              <w:right w:val="nil"/>
            </w:tcBorders>
            <w:noWrap/>
            <w:vAlign w:val="center"/>
            <w:hideMark/>
          </w:tcPr>
          <w:p w14:paraId="057FA116"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08" w:type="dxa"/>
            <w:tcBorders>
              <w:top w:val="nil"/>
              <w:left w:val="nil"/>
              <w:bottom w:val="nil"/>
              <w:right w:val="nil"/>
            </w:tcBorders>
            <w:noWrap/>
            <w:vAlign w:val="center"/>
            <w:hideMark/>
          </w:tcPr>
          <w:p w14:paraId="0C536C70"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09" w:type="dxa"/>
            <w:tcBorders>
              <w:top w:val="nil"/>
              <w:left w:val="nil"/>
              <w:bottom w:val="nil"/>
              <w:right w:val="nil"/>
            </w:tcBorders>
            <w:vAlign w:val="center"/>
            <w:hideMark/>
          </w:tcPr>
          <w:p w14:paraId="7773B4F0"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31492DB0" w14:textId="77777777" w:rsidTr="0022770D">
        <w:trPr>
          <w:trHeight w:val="290"/>
        </w:trPr>
        <w:tc>
          <w:tcPr>
            <w:tcW w:w="1605" w:type="dxa"/>
            <w:tcBorders>
              <w:top w:val="nil"/>
              <w:left w:val="nil"/>
              <w:bottom w:val="nil"/>
              <w:right w:val="nil"/>
            </w:tcBorders>
            <w:noWrap/>
            <w:vAlign w:val="bottom"/>
            <w:hideMark/>
          </w:tcPr>
          <w:p w14:paraId="42295EA1"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48200B92" w14:textId="6C083468"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Cyclotrachelus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sigillatus</w:t>
            </w:r>
            <w:proofErr w:type="spellEnd"/>
            <w:r w:rsidRPr="006E0833">
              <w:rPr>
                <w:rFonts w:eastAsia="Calibri"/>
                <w:i/>
                <w:iCs/>
                <w:kern w:val="0"/>
                <w14:ligatures w14:val="none"/>
              </w:rPr>
              <w:t xml:space="preserve"> </w:t>
            </w:r>
            <w:r w:rsidRPr="006E0833">
              <w:rPr>
                <w:rFonts w:eastAsia="Calibri"/>
                <w:kern w:val="0"/>
                <w14:ligatures w14:val="none"/>
              </w:rPr>
              <w:t>(Say)</w:t>
            </w:r>
          </w:p>
        </w:tc>
        <w:tc>
          <w:tcPr>
            <w:tcW w:w="1276" w:type="dxa"/>
            <w:tcBorders>
              <w:top w:val="nil"/>
              <w:left w:val="nil"/>
              <w:bottom w:val="nil"/>
              <w:right w:val="nil"/>
            </w:tcBorders>
          </w:tcPr>
          <w:p w14:paraId="1068CC04" w14:textId="77777777" w:rsidR="006E0833" w:rsidRPr="006E0833" w:rsidRDefault="006E0833" w:rsidP="006E0833">
            <w:pPr>
              <w:rPr>
                <w:rFonts w:eastAsia="Calibri"/>
                <w:kern w:val="0"/>
                <w14:ligatures w14:val="none"/>
              </w:rPr>
            </w:pPr>
            <w:r w:rsidRPr="006E0833">
              <w:rPr>
                <w:rFonts w:eastAsia="Calibri"/>
                <w:kern w:val="0"/>
                <w14:ligatures w14:val="none"/>
              </w:rPr>
              <w:t>Cy.si</w:t>
            </w:r>
          </w:p>
        </w:tc>
        <w:tc>
          <w:tcPr>
            <w:tcW w:w="709" w:type="dxa"/>
            <w:tcBorders>
              <w:top w:val="nil"/>
              <w:left w:val="nil"/>
              <w:bottom w:val="nil"/>
              <w:right w:val="nil"/>
            </w:tcBorders>
            <w:noWrap/>
            <w:vAlign w:val="center"/>
            <w:hideMark/>
          </w:tcPr>
          <w:p w14:paraId="1F675F1E" w14:textId="77777777" w:rsidR="006E0833" w:rsidRPr="006E0833" w:rsidRDefault="006E0833" w:rsidP="006E0833">
            <w:pPr>
              <w:rPr>
                <w:rFonts w:eastAsia="Calibri"/>
                <w:kern w:val="0"/>
                <w14:ligatures w14:val="none"/>
              </w:rPr>
            </w:pPr>
            <w:r w:rsidRPr="006E0833">
              <w:rPr>
                <w:rFonts w:eastAsia="Calibri"/>
                <w:kern w:val="0"/>
                <w14:ligatures w14:val="none"/>
              </w:rPr>
              <w:t>22</w:t>
            </w:r>
          </w:p>
        </w:tc>
        <w:tc>
          <w:tcPr>
            <w:tcW w:w="708" w:type="dxa"/>
            <w:tcBorders>
              <w:top w:val="nil"/>
              <w:left w:val="nil"/>
              <w:bottom w:val="nil"/>
              <w:right w:val="nil"/>
            </w:tcBorders>
            <w:noWrap/>
            <w:vAlign w:val="center"/>
            <w:hideMark/>
          </w:tcPr>
          <w:p w14:paraId="5BB8B513" w14:textId="77777777" w:rsidR="006E0833" w:rsidRPr="006E0833" w:rsidRDefault="006E0833" w:rsidP="006E0833">
            <w:pPr>
              <w:rPr>
                <w:rFonts w:eastAsia="Calibri"/>
                <w:kern w:val="0"/>
                <w14:ligatures w14:val="none"/>
              </w:rPr>
            </w:pPr>
            <w:r w:rsidRPr="006E0833">
              <w:rPr>
                <w:rFonts w:eastAsia="Calibri"/>
                <w:kern w:val="0"/>
                <w14:ligatures w14:val="none"/>
              </w:rPr>
              <w:t>52</w:t>
            </w:r>
          </w:p>
        </w:tc>
        <w:tc>
          <w:tcPr>
            <w:tcW w:w="709" w:type="dxa"/>
            <w:tcBorders>
              <w:top w:val="nil"/>
              <w:left w:val="nil"/>
              <w:bottom w:val="nil"/>
              <w:right w:val="nil"/>
            </w:tcBorders>
            <w:vAlign w:val="center"/>
            <w:hideMark/>
          </w:tcPr>
          <w:p w14:paraId="58077610" w14:textId="77777777" w:rsidR="006E0833" w:rsidRPr="006E0833" w:rsidRDefault="006E0833" w:rsidP="006E0833">
            <w:pPr>
              <w:rPr>
                <w:rFonts w:eastAsia="Calibri"/>
                <w:kern w:val="0"/>
                <w14:ligatures w14:val="none"/>
              </w:rPr>
            </w:pPr>
            <w:r w:rsidRPr="006E0833">
              <w:rPr>
                <w:rFonts w:eastAsia="Calibri"/>
                <w:kern w:val="0"/>
                <w14:ligatures w14:val="none"/>
              </w:rPr>
              <w:t>74</w:t>
            </w:r>
          </w:p>
        </w:tc>
      </w:tr>
      <w:tr w:rsidR="006E0833" w:rsidRPr="006E0833" w14:paraId="34F7338B" w14:textId="77777777" w:rsidTr="0022770D">
        <w:trPr>
          <w:trHeight w:val="290"/>
        </w:trPr>
        <w:tc>
          <w:tcPr>
            <w:tcW w:w="1605" w:type="dxa"/>
            <w:tcBorders>
              <w:top w:val="nil"/>
              <w:left w:val="nil"/>
              <w:bottom w:val="nil"/>
              <w:right w:val="nil"/>
            </w:tcBorders>
            <w:noWrap/>
            <w:vAlign w:val="bottom"/>
            <w:hideMark/>
          </w:tcPr>
          <w:p w14:paraId="5F6A85AA"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Chlaeniini</w:t>
            </w:r>
            <w:proofErr w:type="spellEnd"/>
          </w:p>
        </w:tc>
        <w:tc>
          <w:tcPr>
            <w:tcW w:w="3640" w:type="dxa"/>
            <w:tcBorders>
              <w:top w:val="nil"/>
              <w:left w:val="nil"/>
              <w:bottom w:val="nil"/>
              <w:right w:val="nil"/>
            </w:tcBorders>
            <w:noWrap/>
            <w:vAlign w:val="center"/>
            <w:hideMark/>
          </w:tcPr>
          <w:p w14:paraId="1496A49A" w14:textId="77777777" w:rsidR="006E0833" w:rsidRPr="006E0833" w:rsidRDefault="006E0833" w:rsidP="006E0833">
            <w:pPr>
              <w:rPr>
                <w:rFonts w:eastAsia="Calibri"/>
                <w:kern w:val="0"/>
                <w14:ligatures w14:val="none"/>
              </w:rPr>
            </w:pPr>
          </w:p>
        </w:tc>
        <w:tc>
          <w:tcPr>
            <w:tcW w:w="1276" w:type="dxa"/>
            <w:tcBorders>
              <w:top w:val="nil"/>
              <w:left w:val="nil"/>
              <w:bottom w:val="nil"/>
              <w:right w:val="nil"/>
            </w:tcBorders>
          </w:tcPr>
          <w:p w14:paraId="72355340" w14:textId="77777777" w:rsidR="006E0833" w:rsidRPr="006E0833" w:rsidRDefault="006E0833" w:rsidP="006E0833">
            <w:pPr>
              <w:rPr>
                <w:rFonts w:eastAsia="Calibri"/>
                <w:kern w:val="0"/>
                <w14:ligatures w14:val="none"/>
              </w:rPr>
            </w:pPr>
          </w:p>
        </w:tc>
        <w:tc>
          <w:tcPr>
            <w:tcW w:w="709" w:type="dxa"/>
            <w:tcBorders>
              <w:top w:val="nil"/>
              <w:left w:val="nil"/>
              <w:bottom w:val="nil"/>
              <w:right w:val="nil"/>
            </w:tcBorders>
            <w:noWrap/>
            <w:vAlign w:val="center"/>
            <w:hideMark/>
          </w:tcPr>
          <w:p w14:paraId="02C7BE02" w14:textId="77777777" w:rsidR="006E0833" w:rsidRPr="006E0833" w:rsidRDefault="006E0833" w:rsidP="006E0833">
            <w:pPr>
              <w:rPr>
                <w:rFonts w:eastAsia="Calibri"/>
                <w:kern w:val="0"/>
                <w14:ligatures w14:val="none"/>
              </w:rPr>
            </w:pPr>
          </w:p>
        </w:tc>
        <w:tc>
          <w:tcPr>
            <w:tcW w:w="708" w:type="dxa"/>
            <w:tcBorders>
              <w:top w:val="nil"/>
              <w:left w:val="nil"/>
              <w:bottom w:val="nil"/>
              <w:right w:val="nil"/>
            </w:tcBorders>
            <w:noWrap/>
            <w:vAlign w:val="center"/>
            <w:hideMark/>
          </w:tcPr>
          <w:p w14:paraId="43D0FAAA" w14:textId="77777777" w:rsidR="006E0833" w:rsidRPr="006E0833" w:rsidRDefault="006E0833" w:rsidP="006E0833">
            <w:pPr>
              <w:rPr>
                <w:rFonts w:eastAsia="Calibri"/>
                <w:kern w:val="0"/>
                <w14:ligatures w14:val="none"/>
              </w:rPr>
            </w:pPr>
          </w:p>
        </w:tc>
        <w:tc>
          <w:tcPr>
            <w:tcW w:w="709" w:type="dxa"/>
            <w:tcBorders>
              <w:top w:val="nil"/>
              <w:left w:val="nil"/>
              <w:bottom w:val="nil"/>
              <w:right w:val="nil"/>
            </w:tcBorders>
            <w:vAlign w:val="center"/>
            <w:hideMark/>
          </w:tcPr>
          <w:p w14:paraId="432D1E7B" w14:textId="77777777" w:rsidR="006E0833" w:rsidRPr="006E0833" w:rsidRDefault="006E0833" w:rsidP="006E0833">
            <w:pPr>
              <w:rPr>
                <w:rFonts w:eastAsia="Calibri"/>
                <w:kern w:val="0"/>
                <w14:ligatures w14:val="none"/>
              </w:rPr>
            </w:pPr>
          </w:p>
        </w:tc>
      </w:tr>
      <w:tr w:rsidR="006E0833" w:rsidRPr="006E0833" w14:paraId="34396E07" w14:textId="77777777" w:rsidTr="0022770D">
        <w:trPr>
          <w:trHeight w:val="290"/>
        </w:trPr>
        <w:tc>
          <w:tcPr>
            <w:tcW w:w="1605" w:type="dxa"/>
            <w:tcBorders>
              <w:top w:val="nil"/>
              <w:left w:val="nil"/>
              <w:right w:val="nil"/>
            </w:tcBorders>
            <w:noWrap/>
            <w:vAlign w:val="bottom"/>
            <w:hideMark/>
          </w:tcPr>
          <w:p w14:paraId="0A8133B1" w14:textId="77777777" w:rsidR="006E0833" w:rsidRPr="006E0833" w:rsidRDefault="006E0833" w:rsidP="006E0833">
            <w:pPr>
              <w:rPr>
                <w:rFonts w:eastAsia="Calibri"/>
                <w:kern w:val="0"/>
                <w14:ligatures w14:val="none"/>
              </w:rPr>
            </w:pPr>
          </w:p>
        </w:tc>
        <w:tc>
          <w:tcPr>
            <w:tcW w:w="3640" w:type="dxa"/>
            <w:tcBorders>
              <w:top w:val="nil"/>
              <w:left w:val="nil"/>
              <w:right w:val="nil"/>
            </w:tcBorders>
            <w:noWrap/>
            <w:vAlign w:val="center"/>
            <w:hideMark/>
          </w:tcPr>
          <w:p w14:paraId="19A8B8C3" w14:textId="281E516B"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Chlaenius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emarginatus</w:t>
            </w:r>
            <w:proofErr w:type="spellEnd"/>
            <w:r w:rsidRPr="006E0833">
              <w:rPr>
                <w:rFonts w:eastAsia="Calibri"/>
                <w:i/>
                <w:iCs/>
                <w:kern w:val="0"/>
                <w14:ligatures w14:val="none"/>
              </w:rPr>
              <w:t xml:space="preserve"> </w:t>
            </w:r>
            <w:r w:rsidRPr="006E0833">
              <w:rPr>
                <w:rFonts w:eastAsia="Calibri"/>
                <w:kern w:val="0"/>
                <w14:ligatures w14:val="none"/>
              </w:rPr>
              <w:t>Say</w:t>
            </w:r>
          </w:p>
        </w:tc>
        <w:tc>
          <w:tcPr>
            <w:tcW w:w="1276" w:type="dxa"/>
            <w:tcBorders>
              <w:top w:val="nil"/>
              <w:left w:val="nil"/>
              <w:right w:val="nil"/>
            </w:tcBorders>
          </w:tcPr>
          <w:p w14:paraId="78C4D1CD"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Ch.em</w:t>
            </w:r>
            <w:proofErr w:type="spellEnd"/>
          </w:p>
        </w:tc>
        <w:tc>
          <w:tcPr>
            <w:tcW w:w="709" w:type="dxa"/>
            <w:tcBorders>
              <w:top w:val="nil"/>
              <w:left w:val="nil"/>
              <w:right w:val="nil"/>
            </w:tcBorders>
            <w:noWrap/>
            <w:vAlign w:val="center"/>
            <w:hideMark/>
          </w:tcPr>
          <w:p w14:paraId="31B191D2" w14:textId="77777777" w:rsidR="006E0833" w:rsidRPr="006E0833" w:rsidRDefault="006E0833" w:rsidP="006E0833">
            <w:pPr>
              <w:rPr>
                <w:rFonts w:eastAsia="Calibri"/>
                <w:kern w:val="0"/>
                <w14:ligatures w14:val="none"/>
              </w:rPr>
            </w:pPr>
            <w:r w:rsidRPr="006E0833">
              <w:rPr>
                <w:rFonts w:eastAsia="Calibri"/>
                <w:kern w:val="0"/>
                <w14:ligatures w14:val="none"/>
              </w:rPr>
              <w:t>137</w:t>
            </w:r>
          </w:p>
        </w:tc>
        <w:tc>
          <w:tcPr>
            <w:tcW w:w="708" w:type="dxa"/>
            <w:tcBorders>
              <w:top w:val="nil"/>
              <w:left w:val="nil"/>
              <w:right w:val="nil"/>
            </w:tcBorders>
            <w:noWrap/>
            <w:vAlign w:val="center"/>
            <w:hideMark/>
          </w:tcPr>
          <w:p w14:paraId="0433F1F2" w14:textId="77777777" w:rsidR="006E0833" w:rsidRPr="006E0833" w:rsidRDefault="006E0833" w:rsidP="006E0833">
            <w:pPr>
              <w:rPr>
                <w:rFonts w:eastAsia="Calibri"/>
                <w:kern w:val="0"/>
                <w14:ligatures w14:val="none"/>
              </w:rPr>
            </w:pPr>
            <w:r w:rsidRPr="006E0833">
              <w:rPr>
                <w:rFonts w:eastAsia="Calibri"/>
                <w:kern w:val="0"/>
                <w14:ligatures w14:val="none"/>
              </w:rPr>
              <w:t>25</w:t>
            </w:r>
          </w:p>
        </w:tc>
        <w:tc>
          <w:tcPr>
            <w:tcW w:w="709" w:type="dxa"/>
            <w:tcBorders>
              <w:top w:val="nil"/>
              <w:left w:val="nil"/>
              <w:right w:val="nil"/>
            </w:tcBorders>
            <w:vAlign w:val="center"/>
            <w:hideMark/>
          </w:tcPr>
          <w:p w14:paraId="57D57D6C" w14:textId="77777777" w:rsidR="006E0833" w:rsidRPr="006E0833" w:rsidRDefault="006E0833" w:rsidP="006E0833">
            <w:pPr>
              <w:rPr>
                <w:rFonts w:eastAsia="Calibri"/>
                <w:kern w:val="0"/>
                <w14:ligatures w14:val="none"/>
              </w:rPr>
            </w:pPr>
            <w:r w:rsidRPr="006E0833">
              <w:rPr>
                <w:rFonts w:eastAsia="Calibri"/>
                <w:kern w:val="0"/>
                <w14:ligatures w14:val="none"/>
              </w:rPr>
              <w:t>162</w:t>
            </w:r>
          </w:p>
        </w:tc>
      </w:tr>
      <w:tr w:rsidR="006E0833" w:rsidRPr="006E0833" w14:paraId="10EAF691" w14:textId="77777777" w:rsidTr="0022770D">
        <w:trPr>
          <w:trHeight w:val="290"/>
        </w:trPr>
        <w:tc>
          <w:tcPr>
            <w:tcW w:w="1605" w:type="dxa"/>
            <w:tcBorders>
              <w:top w:val="nil"/>
              <w:left w:val="nil"/>
              <w:bottom w:val="single" w:sz="4" w:space="0" w:color="auto"/>
              <w:right w:val="nil"/>
            </w:tcBorders>
            <w:noWrap/>
            <w:vAlign w:val="bottom"/>
            <w:hideMark/>
          </w:tcPr>
          <w:p w14:paraId="1A3EDB8F" w14:textId="77777777" w:rsidR="006E0833" w:rsidRPr="006E0833" w:rsidRDefault="006E0833" w:rsidP="006E0833">
            <w:pPr>
              <w:rPr>
                <w:rFonts w:eastAsia="Calibri"/>
                <w:kern w:val="0"/>
                <w14:ligatures w14:val="none"/>
              </w:rPr>
            </w:pPr>
          </w:p>
        </w:tc>
        <w:tc>
          <w:tcPr>
            <w:tcW w:w="3640" w:type="dxa"/>
            <w:tcBorders>
              <w:top w:val="nil"/>
              <w:left w:val="nil"/>
              <w:bottom w:val="single" w:sz="4" w:space="0" w:color="auto"/>
              <w:right w:val="nil"/>
            </w:tcBorders>
            <w:noWrap/>
            <w:vAlign w:val="center"/>
            <w:hideMark/>
          </w:tcPr>
          <w:p w14:paraId="7879CEB1" w14:textId="32CA57B8"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Chlaenius</w:t>
            </w:r>
            <w:proofErr w:type="spellEnd"/>
            <w:r w:rsidRPr="006E0833">
              <w:rPr>
                <w:rFonts w:eastAsia="Calibri"/>
                <w:i/>
                <w:iCs/>
                <w:kern w:val="0"/>
                <w14:ligatures w14:val="none"/>
              </w:rPr>
              <w:t xml:space="preserve"> laticollis </w:t>
            </w:r>
            <w:r w:rsidRPr="006E0833">
              <w:rPr>
                <w:rFonts w:eastAsia="Calibri"/>
                <w:kern w:val="0"/>
                <w14:ligatures w14:val="none"/>
              </w:rPr>
              <w:t>Say</w:t>
            </w:r>
          </w:p>
        </w:tc>
        <w:tc>
          <w:tcPr>
            <w:tcW w:w="1276" w:type="dxa"/>
            <w:tcBorders>
              <w:top w:val="nil"/>
              <w:left w:val="nil"/>
              <w:bottom w:val="single" w:sz="4" w:space="0" w:color="auto"/>
              <w:right w:val="nil"/>
            </w:tcBorders>
          </w:tcPr>
          <w:p w14:paraId="73FB6305" w14:textId="77777777" w:rsidR="006E0833" w:rsidRPr="006E0833" w:rsidRDefault="006E0833" w:rsidP="006E0833">
            <w:pPr>
              <w:rPr>
                <w:rFonts w:eastAsia="Calibri"/>
                <w:kern w:val="0"/>
                <w14:ligatures w14:val="none"/>
              </w:rPr>
            </w:pPr>
            <w:r w:rsidRPr="006E0833">
              <w:rPr>
                <w:rFonts w:eastAsia="Calibri"/>
                <w:kern w:val="0"/>
                <w14:ligatures w14:val="none"/>
              </w:rPr>
              <w:t>Ch.la</w:t>
            </w:r>
          </w:p>
        </w:tc>
        <w:tc>
          <w:tcPr>
            <w:tcW w:w="709" w:type="dxa"/>
            <w:tcBorders>
              <w:top w:val="nil"/>
              <w:left w:val="nil"/>
              <w:bottom w:val="single" w:sz="4" w:space="0" w:color="auto"/>
              <w:right w:val="nil"/>
            </w:tcBorders>
            <w:noWrap/>
            <w:vAlign w:val="center"/>
            <w:hideMark/>
          </w:tcPr>
          <w:p w14:paraId="0E12A770" w14:textId="77777777" w:rsidR="006E0833" w:rsidRPr="006E0833" w:rsidRDefault="006E0833" w:rsidP="006E0833">
            <w:pPr>
              <w:rPr>
                <w:rFonts w:eastAsia="Calibri"/>
                <w:kern w:val="0"/>
                <w14:ligatures w14:val="none"/>
              </w:rPr>
            </w:pPr>
            <w:r w:rsidRPr="006E0833">
              <w:rPr>
                <w:rFonts w:eastAsia="Calibri"/>
                <w:kern w:val="0"/>
                <w14:ligatures w14:val="none"/>
              </w:rPr>
              <w:t>2</w:t>
            </w:r>
          </w:p>
        </w:tc>
        <w:tc>
          <w:tcPr>
            <w:tcW w:w="708" w:type="dxa"/>
            <w:tcBorders>
              <w:top w:val="nil"/>
              <w:left w:val="nil"/>
              <w:bottom w:val="single" w:sz="4" w:space="0" w:color="auto"/>
              <w:right w:val="nil"/>
            </w:tcBorders>
            <w:noWrap/>
            <w:vAlign w:val="center"/>
            <w:hideMark/>
          </w:tcPr>
          <w:p w14:paraId="7CAE2776"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09" w:type="dxa"/>
            <w:tcBorders>
              <w:top w:val="nil"/>
              <w:left w:val="nil"/>
              <w:bottom w:val="single" w:sz="4" w:space="0" w:color="auto"/>
              <w:right w:val="nil"/>
            </w:tcBorders>
            <w:vAlign w:val="center"/>
            <w:hideMark/>
          </w:tcPr>
          <w:p w14:paraId="402CC76A" w14:textId="77777777" w:rsidR="006E0833" w:rsidRPr="006E0833" w:rsidRDefault="006E0833" w:rsidP="006E0833">
            <w:pPr>
              <w:rPr>
                <w:rFonts w:eastAsia="Calibri"/>
                <w:kern w:val="0"/>
                <w14:ligatures w14:val="none"/>
              </w:rPr>
            </w:pPr>
            <w:r w:rsidRPr="006E0833">
              <w:rPr>
                <w:rFonts w:eastAsia="Calibri"/>
                <w:kern w:val="0"/>
                <w14:ligatures w14:val="none"/>
              </w:rPr>
              <w:t>2</w:t>
            </w:r>
          </w:p>
        </w:tc>
      </w:tr>
    </w:tbl>
    <w:p w14:paraId="6AB99E0C" w14:textId="77777777" w:rsidR="009A6E14" w:rsidRDefault="009A6E14" w:rsidP="006E0833">
      <w:pPr>
        <w:ind w:left="6480" w:firstLine="720"/>
        <w:rPr>
          <w:rFonts w:eastAsia="Calibri"/>
          <w:kern w:val="0"/>
          <w:sz w:val="24"/>
          <w:szCs w:val="24"/>
          <w14:ligatures w14:val="none"/>
        </w:rPr>
      </w:pPr>
    </w:p>
    <w:p w14:paraId="5D945F3E" w14:textId="06C2656C" w:rsidR="006E0833" w:rsidRPr="006E0833" w:rsidRDefault="009A6E14" w:rsidP="006E0833">
      <w:pPr>
        <w:ind w:left="6480" w:firstLine="720"/>
        <w:rPr>
          <w:rFonts w:eastAsia="Calibri"/>
          <w:kern w:val="0"/>
          <w:sz w:val="24"/>
          <w:szCs w:val="24"/>
          <w14:ligatures w14:val="none"/>
        </w:rPr>
      </w:pPr>
      <w:r>
        <w:rPr>
          <w:rFonts w:eastAsia="Calibri"/>
          <w:kern w:val="0"/>
          <w:sz w:val="24"/>
          <w:szCs w:val="24"/>
          <w14:ligatures w14:val="none"/>
        </w:rPr>
        <w:t>Co</w:t>
      </w:r>
      <w:r w:rsidR="006E0833" w:rsidRPr="006E0833">
        <w:rPr>
          <w:rFonts w:eastAsia="Calibri"/>
          <w:kern w:val="0"/>
          <w:sz w:val="24"/>
          <w:szCs w:val="24"/>
          <w14:ligatures w14:val="none"/>
        </w:rPr>
        <w:t>ntinued</w:t>
      </w:r>
    </w:p>
    <w:p w14:paraId="2016BAEC" w14:textId="77777777" w:rsidR="006E0833" w:rsidRPr="006E0833" w:rsidRDefault="006E0833" w:rsidP="006E0833">
      <w:pPr>
        <w:ind w:left="6480" w:firstLine="720"/>
        <w:rPr>
          <w:rFonts w:eastAsia="Calibri"/>
          <w:kern w:val="0"/>
          <w:sz w:val="24"/>
          <w:szCs w:val="24"/>
          <w14:ligatures w14:val="none"/>
        </w:rPr>
      </w:pPr>
    </w:p>
    <w:p w14:paraId="230DAAB4" w14:textId="77777777" w:rsidR="006E0833" w:rsidRPr="006E0833" w:rsidRDefault="006E0833" w:rsidP="006E0833">
      <w:pPr>
        <w:rPr>
          <w:rFonts w:eastAsia="Calibri"/>
          <w:kern w:val="0"/>
          <w:sz w:val="24"/>
          <w:szCs w:val="24"/>
          <w14:ligatures w14:val="none"/>
        </w:rPr>
      </w:pPr>
    </w:p>
    <w:p w14:paraId="19034885" w14:textId="77777777" w:rsidR="009A6E14" w:rsidRDefault="009A6E14" w:rsidP="006E0833">
      <w:pPr>
        <w:rPr>
          <w:rFonts w:eastAsia="Calibri"/>
          <w:kern w:val="0"/>
          <w:sz w:val="24"/>
          <w:szCs w:val="24"/>
          <w14:ligatures w14:val="none"/>
        </w:rPr>
      </w:pPr>
    </w:p>
    <w:p w14:paraId="0444EFEF" w14:textId="7E94440B"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lastRenderedPageBreak/>
        <w:t>Table 2.2 Continued</w:t>
      </w:r>
    </w:p>
    <w:p w14:paraId="63B568AE" w14:textId="77777777" w:rsidR="006E0833" w:rsidRPr="006E0833" w:rsidRDefault="006E0833" w:rsidP="006E0833">
      <w:pPr>
        <w:rPr>
          <w:rFonts w:eastAsia="Calibri"/>
          <w:kern w:val="0"/>
          <w:sz w:val="24"/>
          <w:szCs w:val="24"/>
          <w14:ligatures w14:val="none"/>
        </w:rPr>
      </w:pPr>
    </w:p>
    <w:tbl>
      <w:tblPr>
        <w:tblW w:w="8647" w:type="dxa"/>
        <w:tblLook w:val="04A0" w:firstRow="1" w:lastRow="0" w:firstColumn="1" w:lastColumn="0" w:noHBand="0" w:noVBand="1"/>
      </w:tblPr>
      <w:tblGrid>
        <w:gridCol w:w="1605"/>
        <w:gridCol w:w="3640"/>
        <w:gridCol w:w="1276"/>
        <w:gridCol w:w="709"/>
        <w:gridCol w:w="708"/>
        <w:gridCol w:w="709"/>
      </w:tblGrid>
      <w:tr w:rsidR="006E0833" w:rsidRPr="006E0833" w14:paraId="02E8482F" w14:textId="77777777" w:rsidTr="0022770D">
        <w:trPr>
          <w:trHeight w:val="290"/>
        </w:trPr>
        <w:tc>
          <w:tcPr>
            <w:tcW w:w="1605" w:type="dxa"/>
            <w:tcBorders>
              <w:top w:val="single" w:sz="4" w:space="0" w:color="auto"/>
              <w:left w:val="nil"/>
              <w:bottom w:val="single" w:sz="4" w:space="0" w:color="auto"/>
              <w:right w:val="nil"/>
            </w:tcBorders>
            <w:noWrap/>
            <w:vAlign w:val="bottom"/>
          </w:tcPr>
          <w:p w14:paraId="417DD8A4" w14:textId="77777777" w:rsidR="006E0833" w:rsidRPr="006E0833" w:rsidRDefault="006E0833" w:rsidP="006E0833">
            <w:pPr>
              <w:rPr>
                <w:rFonts w:eastAsia="Calibri"/>
                <w:kern w:val="0"/>
                <w14:ligatures w14:val="none"/>
              </w:rPr>
            </w:pPr>
            <w:r w:rsidRPr="006E0833">
              <w:rPr>
                <w:rFonts w:eastAsia="Calibri"/>
                <w:kern w:val="0"/>
                <w14:ligatures w14:val="none"/>
              </w:rPr>
              <w:t>Tribe</w:t>
            </w:r>
          </w:p>
        </w:tc>
        <w:tc>
          <w:tcPr>
            <w:tcW w:w="3640" w:type="dxa"/>
            <w:tcBorders>
              <w:top w:val="single" w:sz="4" w:space="0" w:color="auto"/>
              <w:left w:val="nil"/>
              <w:bottom w:val="single" w:sz="4" w:space="0" w:color="auto"/>
              <w:right w:val="nil"/>
            </w:tcBorders>
            <w:noWrap/>
            <w:vAlign w:val="center"/>
          </w:tcPr>
          <w:p w14:paraId="13ECE7F8" w14:textId="77777777" w:rsidR="006E0833" w:rsidRPr="006E0833" w:rsidRDefault="006E0833" w:rsidP="006E0833">
            <w:pPr>
              <w:rPr>
                <w:rFonts w:eastAsia="Calibri"/>
                <w:kern w:val="0"/>
                <w14:ligatures w14:val="none"/>
              </w:rPr>
            </w:pPr>
            <w:r w:rsidRPr="006E0833">
              <w:rPr>
                <w:rFonts w:eastAsia="Calibri"/>
                <w:kern w:val="0"/>
                <w14:ligatures w14:val="none"/>
              </w:rPr>
              <w:t>Species</w:t>
            </w:r>
          </w:p>
        </w:tc>
        <w:tc>
          <w:tcPr>
            <w:tcW w:w="1276" w:type="dxa"/>
            <w:tcBorders>
              <w:top w:val="single" w:sz="4" w:space="0" w:color="auto"/>
              <w:left w:val="nil"/>
              <w:bottom w:val="single" w:sz="4" w:space="0" w:color="auto"/>
              <w:right w:val="nil"/>
            </w:tcBorders>
          </w:tcPr>
          <w:p w14:paraId="028BC726" w14:textId="77777777" w:rsidR="006E0833" w:rsidRPr="006E0833" w:rsidRDefault="006E0833" w:rsidP="006E0833">
            <w:pPr>
              <w:rPr>
                <w:rFonts w:eastAsia="Calibri"/>
                <w:kern w:val="0"/>
                <w14:ligatures w14:val="none"/>
              </w:rPr>
            </w:pPr>
            <w:r w:rsidRPr="006E0833">
              <w:rPr>
                <w:rFonts w:eastAsia="Calibri"/>
                <w:kern w:val="0"/>
                <w14:ligatures w14:val="none"/>
              </w:rPr>
              <w:t>Code</w:t>
            </w:r>
          </w:p>
        </w:tc>
        <w:tc>
          <w:tcPr>
            <w:tcW w:w="709" w:type="dxa"/>
            <w:tcBorders>
              <w:top w:val="single" w:sz="4" w:space="0" w:color="auto"/>
              <w:left w:val="nil"/>
              <w:bottom w:val="single" w:sz="4" w:space="0" w:color="auto"/>
              <w:right w:val="nil"/>
            </w:tcBorders>
            <w:noWrap/>
            <w:vAlign w:val="center"/>
          </w:tcPr>
          <w:p w14:paraId="4763BD2B" w14:textId="77777777" w:rsidR="006E0833" w:rsidRPr="006E0833" w:rsidRDefault="006E0833" w:rsidP="006E0833">
            <w:pPr>
              <w:rPr>
                <w:rFonts w:eastAsia="Calibri"/>
                <w:kern w:val="0"/>
                <w14:ligatures w14:val="none"/>
              </w:rPr>
            </w:pPr>
            <w:r w:rsidRPr="006E0833">
              <w:rPr>
                <w:rFonts w:eastAsia="Calibri"/>
                <w:kern w:val="0"/>
                <w14:ligatures w14:val="none"/>
              </w:rPr>
              <w:t>2015</w:t>
            </w:r>
          </w:p>
        </w:tc>
        <w:tc>
          <w:tcPr>
            <w:tcW w:w="708" w:type="dxa"/>
            <w:tcBorders>
              <w:top w:val="single" w:sz="4" w:space="0" w:color="auto"/>
              <w:left w:val="nil"/>
              <w:bottom w:val="single" w:sz="4" w:space="0" w:color="auto"/>
              <w:right w:val="nil"/>
            </w:tcBorders>
            <w:noWrap/>
            <w:vAlign w:val="center"/>
          </w:tcPr>
          <w:p w14:paraId="585CF596" w14:textId="77777777" w:rsidR="006E0833" w:rsidRPr="006E0833" w:rsidRDefault="006E0833" w:rsidP="006E0833">
            <w:pPr>
              <w:rPr>
                <w:rFonts w:eastAsia="Calibri"/>
                <w:kern w:val="0"/>
                <w14:ligatures w14:val="none"/>
              </w:rPr>
            </w:pPr>
            <w:r w:rsidRPr="006E0833">
              <w:rPr>
                <w:rFonts w:eastAsia="Calibri"/>
                <w:kern w:val="0"/>
                <w14:ligatures w14:val="none"/>
              </w:rPr>
              <w:t>2022</w:t>
            </w:r>
          </w:p>
        </w:tc>
        <w:tc>
          <w:tcPr>
            <w:tcW w:w="709" w:type="dxa"/>
            <w:tcBorders>
              <w:top w:val="single" w:sz="4" w:space="0" w:color="auto"/>
              <w:left w:val="nil"/>
              <w:bottom w:val="single" w:sz="4" w:space="0" w:color="auto"/>
              <w:right w:val="nil"/>
            </w:tcBorders>
            <w:vAlign w:val="center"/>
          </w:tcPr>
          <w:p w14:paraId="0146599B" w14:textId="77777777" w:rsidR="006E0833" w:rsidRPr="006E0833" w:rsidRDefault="006E0833" w:rsidP="006E0833">
            <w:pPr>
              <w:rPr>
                <w:rFonts w:eastAsia="Calibri"/>
                <w:kern w:val="0"/>
                <w14:ligatures w14:val="none"/>
              </w:rPr>
            </w:pPr>
            <w:r w:rsidRPr="006E0833">
              <w:rPr>
                <w:rFonts w:eastAsia="Calibri"/>
                <w:kern w:val="0"/>
                <w14:ligatures w14:val="none"/>
              </w:rPr>
              <w:t>Total</w:t>
            </w:r>
          </w:p>
        </w:tc>
      </w:tr>
      <w:tr w:rsidR="006E0833" w:rsidRPr="006E0833" w14:paraId="2D975CC8" w14:textId="77777777" w:rsidTr="0022770D">
        <w:trPr>
          <w:trHeight w:val="290"/>
        </w:trPr>
        <w:tc>
          <w:tcPr>
            <w:tcW w:w="1605" w:type="dxa"/>
            <w:tcBorders>
              <w:top w:val="single" w:sz="4" w:space="0" w:color="auto"/>
              <w:left w:val="nil"/>
              <w:bottom w:val="nil"/>
              <w:right w:val="nil"/>
            </w:tcBorders>
            <w:noWrap/>
            <w:vAlign w:val="bottom"/>
            <w:hideMark/>
          </w:tcPr>
          <w:p w14:paraId="2425E162"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Licinini</w:t>
            </w:r>
            <w:proofErr w:type="spellEnd"/>
          </w:p>
        </w:tc>
        <w:tc>
          <w:tcPr>
            <w:tcW w:w="3640" w:type="dxa"/>
            <w:tcBorders>
              <w:top w:val="single" w:sz="4" w:space="0" w:color="auto"/>
              <w:left w:val="nil"/>
              <w:bottom w:val="nil"/>
              <w:right w:val="nil"/>
            </w:tcBorders>
            <w:noWrap/>
            <w:vAlign w:val="center"/>
            <w:hideMark/>
          </w:tcPr>
          <w:p w14:paraId="5C443551" w14:textId="77777777" w:rsidR="006E0833" w:rsidRPr="006E0833" w:rsidRDefault="006E0833" w:rsidP="006E0833">
            <w:pPr>
              <w:rPr>
                <w:rFonts w:eastAsia="Calibri"/>
                <w:kern w:val="0"/>
                <w14:ligatures w14:val="none"/>
              </w:rPr>
            </w:pPr>
          </w:p>
        </w:tc>
        <w:tc>
          <w:tcPr>
            <w:tcW w:w="1276" w:type="dxa"/>
            <w:tcBorders>
              <w:top w:val="single" w:sz="4" w:space="0" w:color="auto"/>
              <w:left w:val="nil"/>
              <w:bottom w:val="nil"/>
              <w:right w:val="nil"/>
            </w:tcBorders>
          </w:tcPr>
          <w:p w14:paraId="3FBE4545" w14:textId="77777777" w:rsidR="006E0833" w:rsidRPr="006E0833" w:rsidRDefault="006E0833" w:rsidP="006E0833">
            <w:pPr>
              <w:rPr>
                <w:rFonts w:eastAsia="Calibri"/>
                <w:kern w:val="0"/>
                <w14:ligatures w14:val="none"/>
              </w:rPr>
            </w:pPr>
          </w:p>
        </w:tc>
        <w:tc>
          <w:tcPr>
            <w:tcW w:w="709" w:type="dxa"/>
            <w:tcBorders>
              <w:top w:val="single" w:sz="4" w:space="0" w:color="auto"/>
              <w:left w:val="nil"/>
              <w:bottom w:val="nil"/>
              <w:right w:val="nil"/>
            </w:tcBorders>
            <w:noWrap/>
            <w:vAlign w:val="center"/>
            <w:hideMark/>
          </w:tcPr>
          <w:p w14:paraId="01744C53" w14:textId="77777777" w:rsidR="006E0833" w:rsidRPr="006E0833" w:rsidRDefault="006E0833" w:rsidP="006E0833">
            <w:pPr>
              <w:rPr>
                <w:rFonts w:eastAsia="Calibri"/>
                <w:kern w:val="0"/>
                <w14:ligatures w14:val="none"/>
              </w:rPr>
            </w:pPr>
          </w:p>
        </w:tc>
        <w:tc>
          <w:tcPr>
            <w:tcW w:w="708" w:type="dxa"/>
            <w:tcBorders>
              <w:top w:val="single" w:sz="4" w:space="0" w:color="auto"/>
              <w:left w:val="nil"/>
              <w:bottom w:val="nil"/>
              <w:right w:val="nil"/>
            </w:tcBorders>
            <w:noWrap/>
            <w:vAlign w:val="center"/>
            <w:hideMark/>
          </w:tcPr>
          <w:p w14:paraId="65A0C0FA" w14:textId="77777777" w:rsidR="006E0833" w:rsidRPr="006E0833" w:rsidRDefault="006E0833" w:rsidP="006E0833">
            <w:pPr>
              <w:rPr>
                <w:rFonts w:eastAsia="Calibri"/>
                <w:kern w:val="0"/>
                <w14:ligatures w14:val="none"/>
              </w:rPr>
            </w:pPr>
          </w:p>
        </w:tc>
        <w:tc>
          <w:tcPr>
            <w:tcW w:w="709" w:type="dxa"/>
            <w:tcBorders>
              <w:top w:val="single" w:sz="4" w:space="0" w:color="auto"/>
              <w:left w:val="nil"/>
              <w:bottom w:val="nil"/>
              <w:right w:val="nil"/>
            </w:tcBorders>
            <w:vAlign w:val="center"/>
            <w:hideMark/>
          </w:tcPr>
          <w:p w14:paraId="631812D5" w14:textId="77777777" w:rsidR="006E0833" w:rsidRPr="006E0833" w:rsidRDefault="006E0833" w:rsidP="006E0833">
            <w:pPr>
              <w:rPr>
                <w:rFonts w:eastAsia="Calibri"/>
                <w:kern w:val="0"/>
                <w14:ligatures w14:val="none"/>
              </w:rPr>
            </w:pPr>
          </w:p>
        </w:tc>
      </w:tr>
      <w:tr w:rsidR="006E0833" w:rsidRPr="006E0833" w14:paraId="2D523497" w14:textId="77777777" w:rsidTr="0022770D">
        <w:trPr>
          <w:trHeight w:val="290"/>
        </w:trPr>
        <w:tc>
          <w:tcPr>
            <w:tcW w:w="1605" w:type="dxa"/>
            <w:tcBorders>
              <w:top w:val="nil"/>
              <w:left w:val="nil"/>
              <w:bottom w:val="nil"/>
              <w:right w:val="nil"/>
            </w:tcBorders>
            <w:noWrap/>
            <w:vAlign w:val="bottom"/>
            <w:hideMark/>
          </w:tcPr>
          <w:p w14:paraId="22CF319C"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01AEF60F" w14:textId="0DF9F11C"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Dicaelus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politus</w:t>
            </w:r>
            <w:proofErr w:type="spellEnd"/>
            <w:r w:rsidRPr="006E0833">
              <w:rPr>
                <w:rFonts w:eastAsia="Calibri"/>
                <w:kern w:val="0"/>
                <w14:ligatures w14:val="none"/>
              </w:rPr>
              <w:t xml:space="preserve"> Dejean</w:t>
            </w:r>
          </w:p>
        </w:tc>
        <w:tc>
          <w:tcPr>
            <w:tcW w:w="1276" w:type="dxa"/>
            <w:tcBorders>
              <w:top w:val="nil"/>
              <w:left w:val="nil"/>
              <w:bottom w:val="nil"/>
              <w:right w:val="nil"/>
            </w:tcBorders>
          </w:tcPr>
          <w:p w14:paraId="30223C65"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Di.po</w:t>
            </w:r>
            <w:proofErr w:type="spellEnd"/>
          </w:p>
        </w:tc>
        <w:tc>
          <w:tcPr>
            <w:tcW w:w="709" w:type="dxa"/>
            <w:tcBorders>
              <w:top w:val="nil"/>
              <w:left w:val="nil"/>
              <w:bottom w:val="nil"/>
              <w:right w:val="nil"/>
            </w:tcBorders>
            <w:noWrap/>
            <w:vAlign w:val="center"/>
            <w:hideMark/>
          </w:tcPr>
          <w:p w14:paraId="2C73C935" w14:textId="77777777" w:rsidR="006E0833" w:rsidRPr="006E0833" w:rsidRDefault="006E0833" w:rsidP="006E0833">
            <w:pPr>
              <w:rPr>
                <w:rFonts w:eastAsia="Calibri"/>
                <w:kern w:val="0"/>
                <w14:ligatures w14:val="none"/>
              </w:rPr>
            </w:pPr>
            <w:r w:rsidRPr="006E0833">
              <w:rPr>
                <w:rFonts w:eastAsia="Calibri"/>
                <w:kern w:val="0"/>
                <w14:ligatures w14:val="none"/>
              </w:rPr>
              <w:t>54</w:t>
            </w:r>
          </w:p>
        </w:tc>
        <w:tc>
          <w:tcPr>
            <w:tcW w:w="708" w:type="dxa"/>
            <w:tcBorders>
              <w:top w:val="nil"/>
              <w:left w:val="nil"/>
              <w:bottom w:val="nil"/>
              <w:right w:val="nil"/>
            </w:tcBorders>
            <w:noWrap/>
            <w:vAlign w:val="center"/>
            <w:hideMark/>
          </w:tcPr>
          <w:p w14:paraId="70FAD0EA" w14:textId="77777777" w:rsidR="006E0833" w:rsidRPr="006E0833" w:rsidRDefault="006E0833" w:rsidP="006E0833">
            <w:pPr>
              <w:rPr>
                <w:rFonts w:eastAsia="Calibri"/>
                <w:kern w:val="0"/>
                <w14:ligatures w14:val="none"/>
              </w:rPr>
            </w:pPr>
            <w:r w:rsidRPr="006E0833">
              <w:rPr>
                <w:rFonts w:eastAsia="Calibri"/>
                <w:kern w:val="0"/>
                <w14:ligatures w14:val="none"/>
              </w:rPr>
              <w:t>13</w:t>
            </w:r>
          </w:p>
        </w:tc>
        <w:tc>
          <w:tcPr>
            <w:tcW w:w="709" w:type="dxa"/>
            <w:tcBorders>
              <w:top w:val="nil"/>
              <w:left w:val="nil"/>
              <w:bottom w:val="nil"/>
              <w:right w:val="nil"/>
            </w:tcBorders>
            <w:vAlign w:val="center"/>
            <w:hideMark/>
          </w:tcPr>
          <w:p w14:paraId="612D98F7" w14:textId="77777777" w:rsidR="006E0833" w:rsidRPr="006E0833" w:rsidRDefault="006E0833" w:rsidP="006E0833">
            <w:pPr>
              <w:rPr>
                <w:rFonts w:eastAsia="Calibri"/>
                <w:kern w:val="0"/>
                <w14:ligatures w14:val="none"/>
              </w:rPr>
            </w:pPr>
            <w:r w:rsidRPr="006E0833">
              <w:rPr>
                <w:rFonts w:eastAsia="Calibri"/>
                <w:kern w:val="0"/>
                <w14:ligatures w14:val="none"/>
              </w:rPr>
              <w:t>67</w:t>
            </w:r>
          </w:p>
        </w:tc>
      </w:tr>
      <w:tr w:rsidR="006E0833" w:rsidRPr="006E0833" w14:paraId="74ADA69F" w14:textId="77777777" w:rsidTr="0022770D">
        <w:trPr>
          <w:trHeight w:val="290"/>
        </w:trPr>
        <w:tc>
          <w:tcPr>
            <w:tcW w:w="1605" w:type="dxa"/>
            <w:tcBorders>
              <w:top w:val="nil"/>
              <w:left w:val="nil"/>
              <w:bottom w:val="nil"/>
              <w:right w:val="nil"/>
            </w:tcBorders>
            <w:noWrap/>
            <w:vAlign w:val="bottom"/>
            <w:hideMark/>
          </w:tcPr>
          <w:p w14:paraId="45B85E2C"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4D01853E" w14:textId="48C748D2"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Dicaelus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teter</w:t>
            </w:r>
            <w:proofErr w:type="spellEnd"/>
            <w:r w:rsidRPr="006E0833">
              <w:rPr>
                <w:rFonts w:eastAsia="Calibri"/>
                <w:i/>
                <w:iCs/>
                <w:kern w:val="0"/>
                <w14:ligatures w14:val="none"/>
              </w:rPr>
              <w:t xml:space="preserve"> </w:t>
            </w:r>
            <w:r w:rsidRPr="006E0833">
              <w:rPr>
                <w:rFonts w:eastAsia="Calibri"/>
                <w:kern w:val="0"/>
                <w14:ligatures w14:val="none"/>
              </w:rPr>
              <w:t>Bonelli</w:t>
            </w:r>
          </w:p>
        </w:tc>
        <w:tc>
          <w:tcPr>
            <w:tcW w:w="1276" w:type="dxa"/>
            <w:tcBorders>
              <w:top w:val="nil"/>
              <w:left w:val="nil"/>
              <w:bottom w:val="nil"/>
              <w:right w:val="nil"/>
            </w:tcBorders>
          </w:tcPr>
          <w:p w14:paraId="4E616B65"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Di.te</w:t>
            </w:r>
            <w:proofErr w:type="spellEnd"/>
          </w:p>
        </w:tc>
        <w:tc>
          <w:tcPr>
            <w:tcW w:w="709" w:type="dxa"/>
            <w:tcBorders>
              <w:top w:val="nil"/>
              <w:left w:val="nil"/>
              <w:bottom w:val="nil"/>
              <w:right w:val="nil"/>
            </w:tcBorders>
            <w:noWrap/>
            <w:vAlign w:val="center"/>
            <w:hideMark/>
          </w:tcPr>
          <w:p w14:paraId="0A61F3A9" w14:textId="77777777" w:rsidR="006E0833" w:rsidRPr="006E0833" w:rsidRDefault="006E0833" w:rsidP="006E0833">
            <w:pPr>
              <w:rPr>
                <w:rFonts w:eastAsia="Calibri"/>
                <w:kern w:val="0"/>
                <w14:ligatures w14:val="none"/>
              </w:rPr>
            </w:pPr>
            <w:r w:rsidRPr="006E0833">
              <w:rPr>
                <w:rFonts w:eastAsia="Calibri"/>
                <w:kern w:val="0"/>
                <w14:ligatures w14:val="none"/>
              </w:rPr>
              <w:t>68</w:t>
            </w:r>
          </w:p>
        </w:tc>
        <w:tc>
          <w:tcPr>
            <w:tcW w:w="708" w:type="dxa"/>
            <w:tcBorders>
              <w:top w:val="nil"/>
              <w:left w:val="nil"/>
              <w:bottom w:val="nil"/>
              <w:right w:val="nil"/>
            </w:tcBorders>
            <w:noWrap/>
            <w:vAlign w:val="center"/>
            <w:hideMark/>
          </w:tcPr>
          <w:p w14:paraId="6ACD586F" w14:textId="77777777" w:rsidR="006E0833" w:rsidRPr="006E0833" w:rsidRDefault="006E0833" w:rsidP="006E0833">
            <w:pPr>
              <w:rPr>
                <w:rFonts w:eastAsia="Calibri"/>
                <w:kern w:val="0"/>
                <w14:ligatures w14:val="none"/>
              </w:rPr>
            </w:pPr>
            <w:r w:rsidRPr="006E0833">
              <w:rPr>
                <w:rFonts w:eastAsia="Calibri"/>
                <w:kern w:val="0"/>
                <w14:ligatures w14:val="none"/>
              </w:rPr>
              <w:t>10</w:t>
            </w:r>
          </w:p>
        </w:tc>
        <w:tc>
          <w:tcPr>
            <w:tcW w:w="709" w:type="dxa"/>
            <w:tcBorders>
              <w:top w:val="nil"/>
              <w:left w:val="nil"/>
              <w:bottom w:val="nil"/>
              <w:right w:val="nil"/>
            </w:tcBorders>
            <w:vAlign w:val="center"/>
            <w:hideMark/>
          </w:tcPr>
          <w:p w14:paraId="62C68372" w14:textId="77777777" w:rsidR="006E0833" w:rsidRPr="006E0833" w:rsidRDefault="006E0833" w:rsidP="006E0833">
            <w:pPr>
              <w:rPr>
                <w:rFonts w:eastAsia="Calibri"/>
                <w:kern w:val="0"/>
                <w14:ligatures w14:val="none"/>
              </w:rPr>
            </w:pPr>
            <w:r w:rsidRPr="006E0833">
              <w:rPr>
                <w:rFonts w:eastAsia="Calibri"/>
                <w:kern w:val="0"/>
                <w14:ligatures w14:val="none"/>
              </w:rPr>
              <w:t>78</w:t>
            </w:r>
          </w:p>
        </w:tc>
      </w:tr>
      <w:tr w:rsidR="006E0833" w:rsidRPr="006E0833" w14:paraId="2BA0FE39" w14:textId="77777777" w:rsidTr="0022770D">
        <w:trPr>
          <w:trHeight w:val="290"/>
        </w:trPr>
        <w:tc>
          <w:tcPr>
            <w:tcW w:w="1605" w:type="dxa"/>
            <w:tcBorders>
              <w:top w:val="nil"/>
              <w:left w:val="nil"/>
              <w:bottom w:val="nil"/>
              <w:right w:val="nil"/>
            </w:tcBorders>
            <w:noWrap/>
            <w:vAlign w:val="bottom"/>
            <w:hideMark/>
          </w:tcPr>
          <w:p w14:paraId="44DE056B"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Harpalini</w:t>
            </w:r>
            <w:proofErr w:type="spellEnd"/>
          </w:p>
        </w:tc>
        <w:tc>
          <w:tcPr>
            <w:tcW w:w="3640" w:type="dxa"/>
            <w:tcBorders>
              <w:top w:val="nil"/>
              <w:left w:val="nil"/>
              <w:bottom w:val="nil"/>
              <w:right w:val="nil"/>
            </w:tcBorders>
            <w:noWrap/>
            <w:vAlign w:val="center"/>
            <w:hideMark/>
          </w:tcPr>
          <w:p w14:paraId="1482A3D4" w14:textId="77777777" w:rsidR="006E0833" w:rsidRPr="006E0833" w:rsidRDefault="006E0833" w:rsidP="006E0833">
            <w:pPr>
              <w:rPr>
                <w:rFonts w:eastAsia="Calibri"/>
                <w:kern w:val="0"/>
                <w14:ligatures w14:val="none"/>
              </w:rPr>
            </w:pPr>
          </w:p>
        </w:tc>
        <w:tc>
          <w:tcPr>
            <w:tcW w:w="1276" w:type="dxa"/>
            <w:tcBorders>
              <w:top w:val="nil"/>
              <w:left w:val="nil"/>
              <w:bottom w:val="nil"/>
              <w:right w:val="nil"/>
            </w:tcBorders>
          </w:tcPr>
          <w:p w14:paraId="72D3BA34" w14:textId="77777777" w:rsidR="006E0833" w:rsidRPr="006E0833" w:rsidRDefault="006E0833" w:rsidP="006E0833">
            <w:pPr>
              <w:rPr>
                <w:rFonts w:eastAsia="Calibri"/>
                <w:kern w:val="0"/>
                <w14:ligatures w14:val="none"/>
              </w:rPr>
            </w:pPr>
          </w:p>
        </w:tc>
        <w:tc>
          <w:tcPr>
            <w:tcW w:w="709" w:type="dxa"/>
            <w:tcBorders>
              <w:top w:val="nil"/>
              <w:left w:val="nil"/>
              <w:bottom w:val="nil"/>
              <w:right w:val="nil"/>
            </w:tcBorders>
            <w:noWrap/>
            <w:vAlign w:val="center"/>
            <w:hideMark/>
          </w:tcPr>
          <w:p w14:paraId="3F9B53F4" w14:textId="77777777" w:rsidR="006E0833" w:rsidRPr="006E0833" w:rsidRDefault="006E0833" w:rsidP="006E0833">
            <w:pPr>
              <w:rPr>
                <w:rFonts w:eastAsia="Calibri"/>
                <w:kern w:val="0"/>
                <w14:ligatures w14:val="none"/>
              </w:rPr>
            </w:pPr>
          </w:p>
        </w:tc>
        <w:tc>
          <w:tcPr>
            <w:tcW w:w="708" w:type="dxa"/>
            <w:tcBorders>
              <w:top w:val="nil"/>
              <w:left w:val="nil"/>
              <w:bottom w:val="nil"/>
              <w:right w:val="nil"/>
            </w:tcBorders>
            <w:noWrap/>
            <w:vAlign w:val="center"/>
            <w:hideMark/>
          </w:tcPr>
          <w:p w14:paraId="44F0833E" w14:textId="77777777" w:rsidR="006E0833" w:rsidRPr="006E0833" w:rsidRDefault="006E0833" w:rsidP="006E0833">
            <w:pPr>
              <w:rPr>
                <w:rFonts w:eastAsia="Calibri"/>
                <w:kern w:val="0"/>
                <w14:ligatures w14:val="none"/>
              </w:rPr>
            </w:pPr>
          </w:p>
        </w:tc>
        <w:tc>
          <w:tcPr>
            <w:tcW w:w="709" w:type="dxa"/>
            <w:tcBorders>
              <w:top w:val="nil"/>
              <w:left w:val="nil"/>
              <w:bottom w:val="nil"/>
              <w:right w:val="nil"/>
            </w:tcBorders>
            <w:vAlign w:val="center"/>
            <w:hideMark/>
          </w:tcPr>
          <w:p w14:paraId="59E7C5ED" w14:textId="77777777" w:rsidR="006E0833" w:rsidRPr="006E0833" w:rsidRDefault="006E0833" w:rsidP="006E0833">
            <w:pPr>
              <w:rPr>
                <w:rFonts w:eastAsia="Calibri"/>
                <w:kern w:val="0"/>
                <w14:ligatures w14:val="none"/>
              </w:rPr>
            </w:pPr>
          </w:p>
        </w:tc>
      </w:tr>
      <w:tr w:rsidR="006E0833" w:rsidRPr="006E0833" w14:paraId="505DA37B" w14:textId="77777777" w:rsidTr="0022770D">
        <w:trPr>
          <w:trHeight w:val="290"/>
        </w:trPr>
        <w:tc>
          <w:tcPr>
            <w:tcW w:w="1605" w:type="dxa"/>
            <w:tcBorders>
              <w:top w:val="nil"/>
              <w:left w:val="nil"/>
              <w:bottom w:val="nil"/>
              <w:right w:val="nil"/>
            </w:tcBorders>
            <w:noWrap/>
            <w:vAlign w:val="bottom"/>
            <w:hideMark/>
          </w:tcPr>
          <w:p w14:paraId="5A45A47A"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3CC3B902" w14:textId="29DFED18"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Notiobia</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nitidipennis</w:t>
            </w:r>
            <w:proofErr w:type="spellEnd"/>
            <w:r w:rsidRPr="006E0833">
              <w:rPr>
                <w:rFonts w:eastAsia="Calibri"/>
                <w:i/>
                <w:iCs/>
                <w:kern w:val="0"/>
                <w14:ligatures w14:val="none"/>
              </w:rPr>
              <w:t xml:space="preserve"> </w:t>
            </w:r>
            <w:r w:rsidRPr="006E0833">
              <w:rPr>
                <w:rFonts w:eastAsia="Calibri"/>
                <w:kern w:val="0"/>
                <w14:ligatures w14:val="none"/>
              </w:rPr>
              <w:t>(LeConte)</w:t>
            </w:r>
          </w:p>
        </w:tc>
        <w:tc>
          <w:tcPr>
            <w:tcW w:w="1276" w:type="dxa"/>
            <w:tcBorders>
              <w:top w:val="nil"/>
              <w:left w:val="nil"/>
              <w:bottom w:val="nil"/>
              <w:right w:val="nil"/>
            </w:tcBorders>
          </w:tcPr>
          <w:p w14:paraId="3B9D4FA7" w14:textId="77777777" w:rsidR="006E0833" w:rsidRPr="006E0833" w:rsidRDefault="006E0833" w:rsidP="006E0833">
            <w:pPr>
              <w:rPr>
                <w:rFonts w:eastAsia="Calibri"/>
                <w:kern w:val="0"/>
                <w14:ligatures w14:val="none"/>
              </w:rPr>
            </w:pPr>
            <w:r w:rsidRPr="006E0833">
              <w:rPr>
                <w:rFonts w:eastAsia="Calibri"/>
                <w:kern w:val="0"/>
                <w14:ligatures w14:val="none"/>
              </w:rPr>
              <w:t>No.ni</w:t>
            </w:r>
          </w:p>
        </w:tc>
        <w:tc>
          <w:tcPr>
            <w:tcW w:w="709" w:type="dxa"/>
            <w:tcBorders>
              <w:top w:val="nil"/>
              <w:left w:val="nil"/>
              <w:bottom w:val="nil"/>
              <w:right w:val="nil"/>
            </w:tcBorders>
            <w:noWrap/>
            <w:vAlign w:val="center"/>
            <w:hideMark/>
          </w:tcPr>
          <w:p w14:paraId="1D058FEA" w14:textId="77777777" w:rsidR="006E0833" w:rsidRPr="006E0833" w:rsidRDefault="006E0833" w:rsidP="006E0833">
            <w:pPr>
              <w:rPr>
                <w:rFonts w:eastAsia="Calibri"/>
                <w:kern w:val="0"/>
                <w14:ligatures w14:val="none"/>
              </w:rPr>
            </w:pPr>
            <w:r w:rsidRPr="006E0833">
              <w:rPr>
                <w:rFonts w:eastAsia="Calibri"/>
                <w:kern w:val="0"/>
                <w14:ligatures w14:val="none"/>
              </w:rPr>
              <w:t>6</w:t>
            </w:r>
          </w:p>
        </w:tc>
        <w:tc>
          <w:tcPr>
            <w:tcW w:w="708" w:type="dxa"/>
            <w:tcBorders>
              <w:top w:val="nil"/>
              <w:left w:val="nil"/>
              <w:bottom w:val="nil"/>
              <w:right w:val="nil"/>
            </w:tcBorders>
            <w:noWrap/>
            <w:vAlign w:val="center"/>
            <w:hideMark/>
          </w:tcPr>
          <w:p w14:paraId="796EBA1A"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09" w:type="dxa"/>
            <w:tcBorders>
              <w:top w:val="nil"/>
              <w:left w:val="nil"/>
              <w:bottom w:val="nil"/>
              <w:right w:val="nil"/>
            </w:tcBorders>
            <w:vAlign w:val="center"/>
            <w:hideMark/>
          </w:tcPr>
          <w:p w14:paraId="27E67D32" w14:textId="77777777" w:rsidR="006E0833" w:rsidRPr="006E0833" w:rsidRDefault="006E0833" w:rsidP="006E0833">
            <w:pPr>
              <w:rPr>
                <w:rFonts w:eastAsia="Calibri"/>
                <w:kern w:val="0"/>
                <w14:ligatures w14:val="none"/>
              </w:rPr>
            </w:pPr>
            <w:r w:rsidRPr="006E0833">
              <w:rPr>
                <w:rFonts w:eastAsia="Calibri"/>
                <w:kern w:val="0"/>
                <w14:ligatures w14:val="none"/>
              </w:rPr>
              <w:t>6</w:t>
            </w:r>
          </w:p>
        </w:tc>
      </w:tr>
      <w:tr w:rsidR="006E0833" w:rsidRPr="006E0833" w14:paraId="0A2E8DF0" w14:textId="77777777" w:rsidTr="0022770D">
        <w:trPr>
          <w:trHeight w:val="290"/>
        </w:trPr>
        <w:tc>
          <w:tcPr>
            <w:tcW w:w="1605" w:type="dxa"/>
            <w:tcBorders>
              <w:top w:val="nil"/>
              <w:left w:val="nil"/>
              <w:bottom w:val="nil"/>
              <w:right w:val="nil"/>
            </w:tcBorders>
            <w:noWrap/>
            <w:vAlign w:val="bottom"/>
            <w:hideMark/>
          </w:tcPr>
          <w:p w14:paraId="335587FE"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734EDABC" w14:textId="6A5ABDBA"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Anisodactylus</w:t>
            </w:r>
            <w:proofErr w:type="spellEnd"/>
            <w:r w:rsidRPr="006E0833">
              <w:rPr>
                <w:rFonts w:eastAsia="Calibri"/>
                <w:i/>
                <w:iCs/>
                <w:kern w:val="0"/>
                <w14:ligatures w14:val="none"/>
              </w:rPr>
              <w:t xml:space="preserve"> harrisii </w:t>
            </w:r>
            <w:r w:rsidRPr="006E0833">
              <w:rPr>
                <w:rFonts w:eastAsia="Calibri"/>
                <w:kern w:val="0"/>
                <w14:ligatures w14:val="none"/>
              </w:rPr>
              <w:t>LeConte</w:t>
            </w:r>
          </w:p>
        </w:tc>
        <w:tc>
          <w:tcPr>
            <w:tcW w:w="1276" w:type="dxa"/>
            <w:tcBorders>
              <w:top w:val="nil"/>
              <w:left w:val="nil"/>
              <w:bottom w:val="nil"/>
              <w:right w:val="nil"/>
            </w:tcBorders>
          </w:tcPr>
          <w:p w14:paraId="332A58BB"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An.ha</w:t>
            </w:r>
            <w:proofErr w:type="spellEnd"/>
          </w:p>
        </w:tc>
        <w:tc>
          <w:tcPr>
            <w:tcW w:w="709" w:type="dxa"/>
            <w:tcBorders>
              <w:top w:val="nil"/>
              <w:left w:val="nil"/>
              <w:bottom w:val="nil"/>
              <w:right w:val="nil"/>
            </w:tcBorders>
            <w:noWrap/>
            <w:vAlign w:val="center"/>
            <w:hideMark/>
          </w:tcPr>
          <w:p w14:paraId="7A9AD047" w14:textId="77777777" w:rsidR="006E0833" w:rsidRPr="006E0833" w:rsidRDefault="006E0833" w:rsidP="006E0833">
            <w:pPr>
              <w:rPr>
                <w:rFonts w:eastAsia="Calibri"/>
                <w:kern w:val="0"/>
                <w14:ligatures w14:val="none"/>
              </w:rPr>
            </w:pPr>
            <w:r w:rsidRPr="006E0833">
              <w:rPr>
                <w:rFonts w:eastAsia="Calibri"/>
                <w:kern w:val="0"/>
                <w14:ligatures w14:val="none"/>
              </w:rPr>
              <w:t>2</w:t>
            </w:r>
          </w:p>
        </w:tc>
        <w:tc>
          <w:tcPr>
            <w:tcW w:w="708" w:type="dxa"/>
            <w:tcBorders>
              <w:top w:val="nil"/>
              <w:left w:val="nil"/>
              <w:bottom w:val="nil"/>
              <w:right w:val="nil"/>
            </w:tcBorders>
            <w:noWrap/>
            <w:vAlign w:val="center"/>
            <w:hideMark/>
          </w:tcPr>
          <w:p w14:paraId="20352589"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09" w:type="dxa"/>
            <w:tcBorders>
              <w:top w:val="nil"/>
              <w:left w:val="nil"/>
              <w:bottom w:val="nil"/>
              <w:right w:val="nil"/>
            </w:tcBorders>
            <w:vAlign w:val="center"/>
            <w:hideMark/>
          </w:tcPr>
          <w:p w14:paraId="31EDC86B" w14:textId="77777777" w:rsidR="006E0833" w:rsidRPr="006E0833" w:rsidRDefault="006E0833" w:rsidP="006E0833">
            <w:pPr>
              <w:rPr>
                <w:rFonts w:eastAsia="Calibri"/>
                <w:kern w:val="0"/>
                <w14:ligatures w14:val="none"/>
              </w:rPr>
            </w:pPr>
            <w:r w:rsidRPr="006E0833">
              <w:rPr>
                <w:rFonts w:eastAsia="Calibri"/>
                <w:kern w:val="0"/>
                <w14:ligatures w14:val="none"/>
              </w:rPr>
              <w:t>3</w:t>
            </w:r>
          </w:p>
        </w:tc>
      </w:tr>
      <w:tr w:rsidR="006E0833" w:rsidRPr="006E0833" w14:paraId="2931C408" w14:textId="77777777" w:rsidTr="0022770D">
        <w:trPr>
          <w:trHeight w:val="290"/>
        </w:trPr>
        <w:tc>
          <w:tcPr>
            <w:tcW w:w="1605" w:type="dxa"/>
            <w:tcBorders>
              <w:top w:val="nil"/>
              <w:left w:val="nil"/>
              <w:bottom w:val="nil"/>
              <w:right w:val="nil"/>
            </w:tcBorders>
            <w:noWrap/>
            <w:vAlign w:val="bottom"/>
            <w:hideMark/>
          </w:tcPr>
          <w:p w14:paraId="3707D43B"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42659D12" w14:textId="602E825B"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Anisodactylus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melanopus</w:t>
            </w:r>
            <w:proofErr w:type="spellEnd"/>
            <w:r w:rsidRPr="006E0833">
              <w:rPr>
                <w:rFonts w:eastAsia="Calibri"/>
                <w:i/>
                <w:iCs/>
                <w:kern w:val="0"/>
                <w14:ligatures w14:val="none"/>
              </w:rPr>
              <w:t xml:space="preserve"> </w:t>
            </w:r>
            <w:r w:rsidRPr="006E0833">
              <w:rPr>
                <w:rFonts w:eastAsia="Calibri"/>
                <w:kern w:val="0"/>
                <w14:ligatures w14:val="none"/>
              </w:rPr>
              <w:t>(Haldeman)</w:t>
            </w:r>
          </w:p>
        </w:tc>
        <w:tc>
          <w:tcPr>
            <w:tcW w:w="1276" w:type="dxa"/>
            <w:tcBorders>
              <w:top w:val="nil"/>
              <w:left w:val="nil"/>
              <w:bottom w:val="nil"/>
              <w:right w:val="nil"/>
            </w:tcBorders>
          </w:tcPr>
          <w:p w14:paraId="4F4799E0" w14:textId="77777777" w:rsidR="006E0833" w:rsidRPr="006E0833" w:rsidRDefault="006E0833" w:rsidP="006E0833">
            <w:pPr>
              <w:rPr>
                <w:rFonts w:eastAsia="Calibri"/>
                <w:kern w:val="0"/>
                <w14:ligatures w14:val="none"/>
              </w:rPr>
            </w:pPr>
            <w:r w:rsidRPr="006E0833">
              <w:rPr>
                <w:rFonts w:eastAsia="Calibri"/>
                <w:kern w:val="0"/>
                <w14:ligatures w14:val="none"/>
              </w:rPr>
              <w:t>An.me</w:t>
            </w:r>
          </w:p>
        </w:tc>
        <w:tc>
          <w:tcPr>
            <w:tcW w:w="709" w:type="dxa"/>
            <w:tcBorders>
              <w:top w:val="nil"/>
              <w:left w:val="nil"/>
              <w:bottom w:val="nil"/>
              <w:right w:val="nil"/>
            </w:tcBorders>
            <w:noWrap/>
            <w:vAlign w:val="center"/>
            <w:hideMark/>
          </w:tcPr>
          <w:p w14:paraId="08E6F427"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08" w:type="dxa"/>
            <w:tcBorders>
              <w:top w:val="nil"/>
              <w:left w:val="nil"/>
              <w:bottom w:val="nil"/>
              <w:right w:val="nil"/>
            </w:tcBorders>
            <w:noWrap/>
            <w:vAlign w:val="center"/>
            <w:hideMark/>
          </w:tcPr>
          <w:p w14:paraId="1F31447A"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09" w:type="dxa"/>
            <w:tcBorders>
              <w:top w:val="nil"/>
              <w:left w:val="nil"/>
              <w:bottom w:val="nil"/>
              <w:right w:val="nil"/>
            </w:tcBorders>
            <w:vAlign w:val="center"/>
            <w:hideMark/>
          </w:tcPr>
          <w:p w14:paraId="401CBAA9"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199473C7" w14:textId="77777777" w:rsidTr="0022770D">
        <w:trPr>
          <w:trHeight w:val="290"/>
        </w:trPr>
        <w:tc>
          <w:tcPr>
            <w:tcW w:w="1605" w:type="dxa"/>
            <w:tcBorders>
              <w:top w:val="nil"/>
              <w:left w:val="nil"/>
              <w:bottom w:val="nil"/>
              <w:right w:val="nil"/>
            </w:tcBorders>
            <w:noWrap/>
            <w:vAlign w:val="bottom"/>
            <w:hideMark/>
          </w:tcPr>
          <w:p w14:paraId="753A2A30"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537177FC" w14:textId="2E7FB91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Anisodactylus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nigerrimus</w:t>
            </w:r>
            <w:proofErr w:type="spellEnd"/>
            <w:r w:rsidRPr="006E0833">
              <w:rPr>
                <w:rFonts w:eastAsia="Calibri"/>
                <w:i/>
                <w:iCs/>
                <w:kern w:val="0"/>
                <w14:ligatures w14:val="none"/>
              </w:rPr>
              <w:t xml:space="preserve"> </w:t>
            </w:r>
            <w:r w:rsidRPr="006E0833">
              <w:rPr>
                <w:rFonts w:eastAsia="Calibri"/>
                <w:kern w:val="0"/>
                <w14:ligatures w14:val="none"/>
              </w:rPr>
              <w:t>(Dejean)</w:t>
            </w:r>
          </w:p>
        </w:tc>
        <w:tc>
          <w:tcPr>
            <w:tcW w:w="1276" w:type="dxa"/>
            <w:tcBorders>
              <w:top w:val="nil"/>
              <w:left w:val="nil"/>
              <w:bottom w:val="nil"/>
              <w:right w:val="nil"/>
            </w:tcBorders>
          </w:tcPr>
          <w:p w14:paraId="4314E4D3" w14:textId="77777777" w:rsidR="006E0833" w:rsidRPr="006E0833" w:rsidRDefault="006E0833" w:rsidP="006E0833">
            <w:pPr>
              <w:rPr>
                <w:rFonts w:eastAsia="Calibri"/>
                <w:kern w:val="0"/>
                <w14:ligatures w14:val="none"/>
              </w:rPr>
            </w:pPr>
            <w:r w:rsidRPr="006E0833">
              <w:rPr>
                <w:rFonts w:eastAsia="Calibri"/>
                <w:kern w:val="0"/>
                <w14:ligatures w14:val="none"/>
              </w:rPr>
              <w:t>An.ni</w:t>
            </w:r>
          </w:p>
        </w:tc>
        <w:tc>
          <w:tcPr>
            <w:tcW w:w="709" w:type="dxa"/>
            <w:tcBorders>
              <w:top w:val="nil"/>
              <w:left w:val="nil"/>
              <w:bottom w:val="nil"/>
              <w:right w:val="nil"/>
            </w:tcBorders>
            <w:noWrap/>
            <w:vAlign w:val="center"/>
            <w:hideMark/>
          </w:tcPr>
          <w:p w14:paraId="139B4A2C" w14:textId="77777777" w:rsidR="006E0833" w:rsidRPr="006E0833" w:rsidRDefault="006E0833" w:rsidP="006E0833">
            <w:pPr>
              <w:rPr>
                <w:rFonts w:eastAsia="Calibri"/>
                <w:kern w:val="0"/>
                <w14:ligatures w14:val="none"/>
              </w:rPr>
            </w:pPr>
            <w:r w:rsidRPr="006E0833">
              <w:rPr>
                <w:rFonts w:eastAsia="Calibri"/>
                <w:kern w:val="0"/>
                <w14:ligatures w14:val="none"/>
              </w:rPr>
              <w:t>3</w:t>
            </w:r>
          </w:p>
        </w:tc>
        <w:tc>
          <w:tcPr>
            <w:tcW w:w="708" w:type="dxa"/>
            <w:tcBorders>
              <w:top w:val="nil"/>
              <w:left w:val="nil"/>
              <w:bottom w:val="nil"/>
              <w:right w:val="nil"/>
            </w:tcBorders>
            <w:noWrap/>
            <w:vAlign w:val="center"/>
            <w:hideMark/>
          </w:tcPr>
          <w:p w14:paraId="47793374" w14:textId="77777777" w:rsidR="006E0833" w:rsidRPr="006E0833" w:rsidRDefault="006E0833" w:rsidP="006E0833">
            <w:pPr>
              <w:rPr>
                <w:rFonts w:eastAsia="Calibri"/>
                <w:kern w:val="0"/>
                <w14:ligatures w14:val="none"/>
              </w:rPr>
            </w:pPr>
            <w:r w:rsidRPr="006E0833">
              <w:rPr>
                <w:rFonts w:eastAsia="Calibri"/>
                <w:kern w:val="0"/>
                <w14:ligatures w14:val="none"/>
              </w:rPr>
              <w:t>5</w:t>
            </w:r>
          </w:p>
        </w:tc>
        <w:tc>
          <w:tcPr>
            <w:tcW w:w="709" w:type="dxa"/>
            <w:tcBorders>
              <w:top w:val="nil"/>
              <w:left w:val="nil"/>
              <w:bottom w:val="nil"/>
              <w:right w:val="nil"/>
            </w:tcBorders>
            <w:vAlign w:val="center"/>
            <w:hideMark/>
          </w:tcPr>
          <w:p w14:paraId="0FB7CF32" w14:textId="77777777" w:rsidR="006E0833" w:rsidRPr="006E0833" w:rsidRDefault="006E0833" w:rsidP="006E0833">
            <w:pPr>
              <w:rPr>
                <w:rFonts w:eastAsia="Calibri"/>
                <w:kern w:val="0"/>
                <w14:ligatures w14:val="none"/>
              </w:rPr>
            </w:pPr>
            <w:r w:rsidRPr="006E0833">
              <w:rPr>
                <w:rFonts w:eastAsia="Calibri"/>
                <w:kern w:val="0"/>
                <w14:ligatures w14:val="none"/>
              </w:rPr>
              <w:t>8</w:t>
            </w:r>
          </w:p>
        </w:tc>
      </w:tr>
      <w:tr w:rsidR="006E0833" w:rsidRPr="006E0833" w14:paraId="189CCCFF" w14:textId="77777777" w:rsidTr="0022770D">
        <w:trPr>
          <w:trHeight w:val="290"/>
        </w:trPr>
        <w:tc>
          <w:tcPr>
            <w:tcW w:w="1605" w:type="dxa"/>
            <w:tcBorders>
              <w:top w:val="nil"/>
              <w:left w:val="nil"/>
              <w:bottom w:val="nil"/>
              <w:right w:val="nil"/>
            </w:tcBorders>
            <w:noWrap/>
            <w:vAlign w:val="bottom"/>
            <w:hideMark/>
          </w:tcPr>
          <w:p w14:paraId="6F2A5F20"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4790338E" w14:textId="43E6632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Amphasia</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interstitialis</w:t>
            </w:r>
            <w:proofErr w:type="spellEnd"/>
            <w:r w:rsidRPr="006E0833">
              <w:rPr>
                <w:rFonts w:eastAsia="Calibri"/>
                <w:i/>
                <w:iCs/>
                <w:kern w:val="0"/>
                <w14:ligatures w14:val="none"/>
              </w:rPr>
              <w:t xml:space="preserve"> </w:t>
            </w:r>
            <w:r w:rsidRPr="006E0833">
              <w:rPr>
                <w:rFonts w:eastAsia="Calibri"/>
                <w:kern w:val="0"/>
                <w14:ligatures w14:val="none"/>
              </w:rPr>
              <w:t>(Say)</w:t>
            </w:r>
          </w:p>
        </w:tc>
        <w:tc>
          <w:tcPr>
            <w:tcW w:w="1276" w:type="dxa"/>
            <w:tcBorders>
              <w:top w:val="nil"/>
              <w:left w:val="nil"/>
              <w:bottom w:val="nil"/>
              <w:right w:val="nil"/>
            </w:tcBorders>
          </w:tcPr>
          <w:p w14:paraId="02169BD7" w14:textId="77777777" w:rsidR="006E0833" w:rsidRPr="006E0833" w:rsidRDefault="006E0833" w:rsidP="006E0833">
            <w:pPr>
              <w:rPr>
                <w:rFonts w:eastAsia="Calibri"/>
                <w:kern w:val="0"/>
                <w14:ligatures w14:val="none"/>
              </w:rPr>
            </w:pPr>
            <w:r w:rsidRPr="006E0833">
              <w:rPr>
                <w:rFonts w:eastAsia="Calibri"/>
                <w:kern w:val="0"/>
                <w14:ligatures w14:val="none"/>
              </w:rPr>
              <w:t>Am.in</w:t>
            </w:r>
          </w:p>
        </w:tc>
        <w:tc>
          <w:tcPr>
            <w:tcW w:w="709" w:type="dxa"/>
            <w:tcBorders>
              <w:top w:val="nil"/>
              <w:left w:val="nil"/>
              <w:bottom w:val="nil"/>
              <w:right w:val="nil"/>
            </w:tcBorders>
            <w:noWrap/>
            <w:vAlign w:val="center"/>
            <w:hideMark/>
          </w:tcPr>
          <w:p w14:paraId="386544FF" w14:textId="77777777" w:rsidR="006E0833" w:rsidRPr="006E0833" w:rsidRDefault="006E0833" w:rsidP="006E0833">
            <w:pPr>
              <w:rPr>
                <w:rFonts w:eastAsia="Calibri"/>
                <w:kern w:val="0"/>
                <w14:ligatures w14:val="none"/>
              </w:rPr>
            </w:pPr>
            <w:r w:rsidRPr="006E0833">
              <w:rPr>
                <w:rFonts w:eastAsia="Calibri"/>
                <w:kern w:val="0"/>
                <w14:ligatures w14:val="none"/>
              </w:rPr>
              <w:t>6</w:t>
            </w:r>
          </w:p>
        </w:tc>
        <w:tc>
          <w:tcPr>
            <w:tcW w:w="708" w:type="dxa"/>
            <w:tcBorders>
              <w:top w:val="nil"/>
              <w:left w:val="nil"/>
              <w:bottom w:val="nil"/>
              <w:right w:val="nil"/>
            </w:tcBorders>
            <w:noWrap/>
            <w:vAlign w:val="center"/>
            <w:hideMark/>
          </w:tcPr>
          <w:p w14:paraId="2014C5D4"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09" w:type="dxa"/>
            <w:tcBorders>
              <w:top w:val="nil"/>
              <w:left w:val="nil"/>
              <w:bottom w:val="nil"/>
              <w:right w:val="nil"/>
            </w:tcBorders>
            <w:vAlign w:val="center"/>
            <w:hideMark/>
          </w:tcPr>
          <w:p w14:paraId="57F622AB" w14:textId="77777777" w:rsidR="006E0833" w:rsidRPr="006E0833" w:rsidRDefault="006E0833" w:rsidP="006E0833">
            <w:pPr>
              <w:rPr>
                <w:rFonts w:eastAsia="Calibri"/>
                <w:kern w:val="0"/>
                <w14:ligatures w14:val="none"/>
              </w:rPr>
            </w:pPr>
            <w:r w:rsidRPr="006E0833">
              <w:rPr>
                <w:rFonts w:eastAsia="Calibri"/>
                <w:kern w:val="0"/>
                <w14:ligatures w14:val="none"/>
              </w:rPr>
              <w:t>6</w:t>
            </w:r>
          </w:p>
        </w:tc>
      </w:tr>
      <w:tr w:rsidR="006E0833" w:rsidRPr="006E0833" w14:paraId="6087889B" w14:textId="77777777" w:rsidTr="0022770D">
        <w:trPr>
          <w:trHeight w:val="290"/>
        </w:trPr>
        <w:tc>
          <w:tcPr>
            <w:tcW w:w="1605" w:type="dxa"/>
            <w:tcBorders>
              <w:top w:val="nil"/>
              <w:left w:val="nil"/>
              <w:bottom w:val="nil"/>
              <w:right w:val="nil"/>
            </w:tcBorders>
            <w:noWrap/>
            <w:vAlign w:val="bottom"/>
            <w:hideMark/>
          </w:tcPr>
          <w:p w14:paraId="52710211"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54691F31" w14:textId="2AF7CAAF"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Agonoleptus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thoracicus</w:t>
            </w:r>
            <w:proofErr w:type="spellEnd"/>
            <w:r w:rsidRPr="006E0833">
              <w:rPr>
                <w:rFonts w:eastAsia="Calibri"/>
                <w:i/>
                <w:iCs/>
                <w:kern w:val="0"/>
                <w14:ligatures w14:val="none"/>
              </w:rPr>
              <w:t xml:space="preserve"> </w:t>
            </w:r>
            <w:r w:rsidRPr="006E0833">
              <w:rPr>
                <w:rFonts w:eastAsia="Calibri"/>
                <w:kern w:val="0"/>
                <w14:ligatures w14:val="none"/>
              </w:rPr>
              <w:t>(Casey)</w:t>
            </w:r>
          </w:p>
        </w:tc>
        <w:tc>
          <w:tcPr>
            <w:tcW w:w="1276" w:type="dxa"/>
            <w:tcBorders>
              <w:top w:val="nil"/>
              <w:left w:val="nil"/>
              <w:bottom w:val="nil"/>
              <w:right w:val="nil"/>
            </w:tcBorders>
          </w:tcPr>
          <w:p w14:paraId="5FDE6C8C" w14:textId="77777777" w:rsidR="006E0833" w:rsidRPr="006E0833" w:rsidRDefault="006E0833" w:rsidP="006E0833">
            <w:pPr>
              <w:rPr>
                <w:rFonts w:eastAsia="Calibri"/>
                <w:kern w:val="0"/>
                <w14:ligatures w14:val="none"/>
              </w:rPr>
            </w:pPr>
            <w:r w:rsidRPr="006E0833">
              <w:rPr>
                <w:rFonts w:eastAsia="Calibri"/>
                <w:kern w:val="0"/>
                <w14:ligatures w14:val="none"/>
              </w:rPr>
              <w:t>Ag.th</w:t>
            </w:r>
          </w:p>
        </w:tc>
        <w:tc>
          <w:tcPr>
            <w:tcW w:w="709" w:type="dxa"/>
            <w:tcBorders>
              <w:top w:val="nil"/>
              <w:left w:val="nil"/>
              <w:bottom w:val="nil"/>
              <w:right w:val="nil"/>
            </w:tcBorders>
            <w:noWrap/>
            <w:vAlign w:val="center"/>
            <w:hideMark/>
          </w:tcPr>
          <w:p w14:paraId="72F71737"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08" w:type="dxa"/>
            <w:tcBorders>
              <w:top w:val="nil"/>
              <w:left w:val="nil"/>
              <w:bottom w:val="nil"/>
              <w:right w:val="nil"/>
            </w:tcBorders>
            <w:noWrap/>
            <w:vAlign w:val="center"/>
            <w:hideMark/>
          </w:tcPr>
          <w:p w14:paraId="0C428974"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09" w:type="dxa"/>
            <w:tcBorders>
              <w:top w:val="nil"/>
              <w:left w:val="nil"/>
              <w:bottom w:val="nil"/>
              <w:right w:val="nil"/>
            </w:tcBorders>
            <w:vAlign w:val="center"/>
            <w:hideMark/>
          </w:tcPr>
          <w:p w14:paraId="6F9FCCFA"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52EB32BC" w14:textId="77777777" w:rsidTr="0022770D">
        <w:trPr>
          <w:trHeight w:val="290"/>
        </w:trPr>
        <w:tc>
          <w:tcPr>
            <w:tcW w:w="1605" w:type="dxa"/>
            <w:tcBorders>
              <w:top w:val="nil"/>
              <w:left w:val="nil"/>
              <w:bottom w:val="nil"/>
              <w:right w:val="nil"/>
            </w:tcBorders>
            <w:noWrap/>
            <w:vAlign w:val="bottom"/>
            <w:hideMark/>
          </w:tcPr>
          <w:p w14:paraId="4A9090D4"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2710EBC9" w14:textId="20148689"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Harpalus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spadiceus</w:t>
            </w:r>
            <w:proofErr w:type="spellEnd"/>
            <w:r w:rsidRPr="006E0833">
              <w:rPr>
                <w:rFonts w:eastAsia="Calibri"/>
                <w:kern w:val="0"/>
                <w14:ligatures w14:val="none"/>
              </w:rPr>
              <w:t xml:space="preserve"> Dejean</w:t>
            </w:r>
          </w:p>
        </w:tc>
        <w:tc>
          <w:tcPr>
            <w:tcW w:w="1276" w:type="dxa"/>
            <w:tcBorders>
              <w:top w:val="nil"/>
              <w:left w:val="nil"/>
              <w:bottom w:val="nil"/>
              <w:right w:val="nil"/>
            </w:tcBorders>
          </w:tcPr>
          <w:p w14:paraId="4F323E88"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Ha.sp</w:t>
            </w:r>
            <w:proofErr w:type="spellEnd"/>
          </w:p>
        </w:tc>
        <w:tc>
          <w:tcPr>
            <w:tcW w:w="709" w:type="dxa"/>
            <w:tcBorders>
              <w:top w:val="nil"/>
              <w:left w:val="nil"/>
              <w:bottom w:val="nil"/>
              <w:right w:val="nil"/>
            </w:tcBorders>
            <w:noWrap/>
            <w:vAlign w:val="center"/>
            <w:hideMark/>
          </w:tcPr>
          <w:p w14:paraId="5595D04E"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08" w:type="dxa"/>
            <w:tcBorders>
              <w:top w:val="nil"/>
              <w:left w:val="nil"/>
              <w:bottom w:val="nil"/>
              <w:right w:val="nil"/>
            </w:tcBorders>
            <w:noWrap/>
            <w:vAlign w:val="center"/>
            <w:hideMark/>
          </w:tcPr>
          <w:p w14:paraId="6F652590" w14:textId="77777777" w:rsidR="006E0833" w:rsidRPr="006E0833" w:rsidRDefault="006E0833" w:rsidP="006E0833">
            <w:pPr>
              <w:rPr>
                <w:rFonts w:eastAsia="Calibri"/>
                <w:kern w:val="0"/>
                <w14:ligatures w14:val="none"/>
              </w:rPr>
            </w:pPr>
            <w:r w:rsidRPr="006E0833">
              <w:rPr>
                <w:rFonts w:eastAsia="Calibri"/>
                <w:kern w:val="0"/>
                <w14:ligatures w14:val="none"/>
              </w:rPr>
              <w:t>11</w:t>
            </w:r>
          </w:p>
        </w:tc>
        <w:tc>
          <w:tcPr>
            <w:tcW w:w="709" w:type="dxa"/>
            <w:tcBorders>
              <w:top w:val="nil"/>
              <w:left w:val="nil"/>
              <w:bottom w:val="nil"/>
              <w:right w:val="nil"/>
            </w:tcBorders>
            <w:vAlign w:val="center"/>
            <w:hideMark/>
          </w:tcPr>
          <w:p w14:paraId="165EEE5D" w14:textId="77777777" w:rsidR="006E0833" w:rsidRPr="006E0833" w:rsidRDefault="006E0833" w:rsidP="006E0833">
            <w:pPr>
              <w:rPr>
                <w:rFonts w:eastAsia="Calibri"/>
                <w:kern w:val="0"/>
                <w14:ligatures w14:val="none"/>
              </w:rPr>
            </w:pPr>
            <w:r w:rsidRPr="006E0833">
              <w:rPr>
                <w:rFonts w:eastAsia="Calibri"/>
                <w:kern w:val="0"/>
                <w14:ligatures w14:val="none"/>
              </w:rPr>
              <w:t>12</w:t>
            </w:r>
          </w:p>
        </w:tc>
      </w:tr>
      <w:tr w:rsidR="006E0833" w:rsidRPr="006E0833" w14:paraId="2F9D00A6" w14:textId="77777777" w:rsidTr="0022770D">
        <w:trPr>
          <w:trHeight w:val="290"/>
        </w:trPr>
        <w:tc>
          <w:tcPr>
            <w:tcW w:w="1605" w:type="dxa"/>
            <w:tcBorders>
              <w:top w:val="nil"/>
              <w:left w:val="nil"/>
              <w:bottom w:val="nil"/>
              <w:right w:val="nil"/>
            </w:tcBorders>
            <w:noWrap/>
            <w:vAlign w:val="bottom"/>
            <w:hideMark/>
          </w:tcPr>
          <w:p w14:paraId="2406450B"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1F937C4F" w14:textId="21954A82"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Trichotichnus</w:t>
            </w:r>
            <w:proofErr w:type="spellEnd"/>
            <w:r w:rsidRPr="006E0833">
              <w:rPr>
                <w:rFonts w:eastAsia="Calibri"/>
                <w:i/>
                <w:iCs/>
                <w:kern w:val="0"/>
                <w14:ligatures w14:val="none"/>
              </w:rPr>
              <w:t xml:space="preserve"> autumnalis </w:t>
            </w:r>
            <w:r w:rsidRPr="006E0833">
              <w:rPr>
                <w:rFonts w:eastAsia="Calibri"/>
                <w:kern w:val="0"/>
                <w14:ligatures w14:val="none"/>
              </w:rPr>
              <w:t>(Say)</w:t>
            </w:r>
          </w:p>
        </w:tc>
        <w:tc>
          <w:tcPr>
            <w:tcW w:w="1276" w:type="dxa"/>
            <w:tcBorders>
              <w:top w:val="nil"/>
              <w:left w:val="nil"/>
              <w:bottom w:val="nil"/>
              <w:right w:val="nil"/>
            </w:tcBorders>
          </w:tcPr>
          <w:p w14:paraId="781496D9" w14:textId="77777777" w:rsidR="006E0833" w:rsidRPr="006E0833" w:rsidRDefault="006E0833" w:rsidP="006E0833">
            <w:pPr>
              <w:rPr>
                <w:rFonts w:eastAsia="Calibri"/>
                <w:kern w:val="0"/>
                <w14:ligatures w14:val="none"/>
              </w:rPr>
            </w:pPr>
            <w:r w:rsidRPr="006E0833">
              <w:rPr>
                <w:rFonts w:eastAsia="Calibri"/>
                <w:kern w:val="0"/>
                <w14:ligatures w14:val="none"/>
              </w:rPr>
              <w:t>Tr.au</w:t>
            </w:r>
          </w:p>
        </w:tc>
        <w:tc>
          <w:tcPr>
            <w:tcW w:w="709" w:type="dxa"/>
            <w:tcBorders>
              <w:top w:val="nil"/>
              <w:left w:val="nil"/>
              <w:bottom w:val="nil"/>
              <w:right w:val="nil"/>
            </w:tcBorders>
            <w:noWrap/>
            <w:vAlign w:val="center"/>
            <w:hideMark/>
          </w:tcPr>
          <w:p w14:paraId="48EBECDB" w14:textId="77777777" w:rsidR="006E0833" w:rsidRPr="006E0833" w:rsidRDefault="006E0833" w:rsidP="006E0833">
            <w:pPr>
              <w:rPr>
                <w:rFonts w:eastAsia="Calibri"/>
                <w:kern w:val="0"/>
                <w14:ligatures w14:val="none"/>
              </w:rPr>
            </w:pPr>
            <w:r w:rsidRPr="006E0833">
              <w:rPr>
                <w:rFonts w:eastAsia="Calibri"/>
                <w:kern w:val="0"/>
                <w14:ligatures w14:val="none"/>
              </w:rPr>
              <w:t>10</w:t>
            </w:r>
          </w:p>
        </w:tc>
        <w:tc>
          <w:tcPr>
            <w:tcW w:w="708" w:type="dxa"/>
            <w:tcBorders>
              <w:top w:val="nil"/>
              <w:left w:val="nil"/>
              <w:bottom w:val="nil"/>
              <w:right w:val="nil"/>
            </w:tcBorders>
            <w:noWrap/>
            <w:vAlign w:val="center"/>
            <w:hideMark/>
          </w:tcPr>
          <w:p w14:paraId="1DEA684D" w14:textId="77777777" w:rsidR="006E0833" w:rsidRPr="006E0833" w:rsidRDefault="006E0833" w:rsidP="006E0833">
            <w:pPr>
              <w:rPr>
                <w:rFonts w:eastAsia="Calibri"/>
                <w:kern w:val="0"/>
                <w14:ligatures w14:val="none"/>
              </w:rPr>
            </w:pPr>
            <w:r w:rsidRPr="006E0833">
              <w:rPr>
                <w:rFonts w:eastAsia="Calibri"/>
                <w:kern w:val="0"/>
                <w14:ligatures w14:val="none"/>
              </w:rPr>
              <w:t>2</w:t>
            </w:r>
          </w:p>
        </w:tc>
        <w:tc>
          <w:tcPr>
            <w:tcW w:w="709" w:type="dxa"/>
            <w:tcBorders>
              <w:top w:val="nil"/>
              <w:left w:val="nil"/>
              <w:bottom w:val="nil"/>
              <w:right w:val="nil"/>
            </w:tcBorders>
            <w:vAlign w:val="center"/>
            <w:hideMark/>
          </w:tcPr>
          <w:p w14:paraId="44B0042D" w14:textId="77777777" w:rsidR="006E0833" w:rsidRPr="006E0833" w:rsidRDefault="006E0833" w:rsidP="006E0833">
            <w:pPr>
              <w:rPr>
                <w:rFonts w:eastAsia="Calibri"/>
                <w:kern w:val="0"/>
                <w14:ligatures w14:val="none"/>
              </w:rPr>
            </w:pPr>
            <w:r w:rsidRPr="006E0833">
              <w:rPr>
                <w:rFonts w:eastAsia="Calibri"/>
                <w:kern w:val="0"/>
                <w14:ligatures w14:val="none"/>
              </w:rPr>
              <w:t>12</w:t>
            </w:r>
          </w:p>
        </w:tc>
      </w:tr>
      <w:tr w:rsidR="006E0833" w:rsidRPr="006E0833" w14:paraId="5926F72F" w14:textId="77777777" w:rsidTr="0022770D">
        <w:trPr>
          <w:trHeight w:val="290"/>
        </w:trPr>
        <w:tc>
          <w:tcPr>
            <w:tcW w:w="1605" w:type="dxa"/>
            <w:tcBorders>
              <w:top w:val="nil"/>
              <w:left w:val="nil"/>
              <w:bottom w:val="nil"/>
              <w:right w:val="nil"/>
            </w:tcBorders>
            <w:noWrap/>
            <w:vAlign w:val="bottom"/>
            <w:hideMark/>
          </w:tcPr>
          <w:p w14:paraId="352EB307" w14:textId="77777777" w:rsidR="006E0833" w:rsidRPr="006E0833" w:rsidRDefault="006E0833" w:rsidP="006E0833">
            <w:pPr>
              <w:rPr>
                <w:rFonts w:eastAsia="Calibri"/>
                <w:kern w:val="0"/>
                <w14:ligatures w14:val="none"/>
              </w:rPr>
            </w:pPr>
            <w:commentRangeStart w:id="30"/>
            <w:proofErr w:type="spellStart"/>
            <w:r w:rsidRPr="006E0833">
              <w:rPr>
                <w:rFonts w:eastAsia="Calibri"/>
                <w:kern w:val="0"/>
                <w14:ligatures w14:val="none"/>
              </w:rPr>
              <w:t>Sphodrini</w:t>
            </w:r>
            <w:commentRangeEnd w:id="30"/>
            <w:proofErr w:type="spellEnd"/>
            <w:r w:rsidRPr="006E0833">
              <w:rPr>
                <w:rFonts w:eastAsia="Calibri"/>
                <w:kern w:val="0"/>
                <w14:ligatures w14:val="none"/>
              </w:rPr>
              <w:commentReference w:id="30"/>
            </w:r>
          </w:p>
        </w:tc>
        <w:tc>
          <w:tcPr>
            <w:tcW w:w="3640" w:type="dxa"/>
            <w:tcBorders>
              <w:top w:val="nil"/>
              <w:left w:val="nil"/>
              <w:bottom w:val="nil"/>
              <w:right w:val="nil"/>
            </w:tcBorders>
            <w:noWrap/>
            <w:vAlign w:val="center"/>
            <w:hideMark/>
          </w:tcPr>
          <w:p w14:paraId="5B96DB66" w14:textId="77777777" w:rsidR="006E0833" w:rsidRPr="006E0833" w:rsidRDefault="006E0833" w:rsidP="006E0833">
            <w:pPr>
              <w:rPr>
                <w:rFonts w:eastAsia="Calibri"/>
                <w:kern w:val="0"/>
                <w14:ligatures w14:val="none"/>
              </w:rPr>
            </w:pPr>
          </w:p>
        </w:tc>
        <w:tc>
          <w:tcPr>
            <w:tcW w:w="1276" w:type="dxa"/>
            <w:tcBorders>
              <w:top w:val="nil"/>
              <w:left w:val="nil"/>
              <w:bottom w:val="nil"/>
              <w:right w:val="nil"/>
            </w:tcBorders>
          </w:tcPr>
          <w:p w14:paraId="456BB950" w14:textId="77777777" w:rsidR="006E0833" w:rsidRPr="006E0833" w:rsidRDefault="006E0833" w:rsidP="006E0833">
            <w:pPr>
              <w:rPr>
                <w:rFonts w:eastAsia="Calibri"/>
                <w:kern w:val="0"/>
                <w14:ligatures w14:val="none"/>
              </w:rPr>
            </w:pPr>
          </w:p>
        </w:tc>
        <w:tc>
          <w:tcPr>
            <w:tcW w:w="709" w:type="dxa"/>
            <w:tcBorders>
              <w:top w:val="nil"/>
              <w:left w:val="nil"/>
              <w:bottom w:val="nil"/>
              <w:right w:val="nil"/>
            </w:tcBorders>
            <w:noWrap/>
            <w:vAlign w:val="center"/>
            <w:hideMark/>
          </w:tcPr>
          <w:p w14:paraId="50B1030F" w14:textId="77777777" w:rsidR="006E0833" w:rsidRPr="006E0833" w:rsidRDefault="006E0833" w:rsidP="006E0833">
            <w:pPr>
              <w:rPr>
                <w:rFonts w:eastAsia="Calibri"/>
                <w:kern w:val="0"/>
                <w14:ligatures w14:val="none"/>
              </w:rPr>
            </w:pPr>
          </w:p>
        </w:tc>
        <w:tc>
          <w:tcPr>
            <w:tcW w:w="708" w:type="dxa"/>
            <w:tcBorders>
              <w:top w:val="nil"/>
              <w:left w:val="nil"/>
              <w:bottom w:val="nil"/>
              <w:right w:val="nil"/>
            </w:tcBorders>
            <w:noWrap/>
            <w:vAlign w:val="center"/>
            <w:hideMark/>
          </w:tcPr>
          <w:p w14:paraId="31CF3DDA" w14:textId="77777777" w:rsidR="006E0833" w:rsidRPr="006E0833" w:rsidRDefault="006E0833" w:rsidP="006E0833">
            <w:pPr>
              <w:rPr>
                <w:rFonts w:eastAsia="Calibri"/>
                <w:kern w:val="0"/>
                <w14:ligatures w14:val="none"/>
              </w:rPr>
            </w:pPr>
          </w:p>
        </w:tc>
        <w:tc>
          <w:tcPr>
            <w:tcW w:w="709" w:type="dxa"/>
            <w:tcBorders>
              <w:top w:val="nil"/>
              <w:left w:val="nil"/>
              <w:bottom w:val="nil"/>
              <w:right w:val="nil"/>
            </w:tcBorders>
            <w:vAlign w:val="center"/>
            <w:hideMark/>
          </w:tcPr>
          <w:p w14:paraId="7684A125" w14:textId="77777777" w:rsidR="006E0833" w:rsidRPr="006E0833" w:rsidRDefault="006E0833" w:rsidP="006E0833">
            <w:pPr>
              <w:rPr>
                <w:rFonts w:eastAsia="Calibri"/>
                <w:kern w:val="0"/>
                <w14:ligatures w14:val="none"/>
              </w:rPr>
            </w:pPr>
          </w:p>
        </w:tc>
      </w:tr>
      <w:tr w:rsidR="006E0833" w:rsidRPr="006E0833" w14:paraId="1D803B72" w14:textId="77777777" w:rsidTr="0022770D">
        <w:trPr>
          <w:trHeight w:val="290"/>
        </w:trPr>
        <w:tc>
          <w:tcPr>
            <w:tcW w:w="1605" w:type="dxa"/>
            <w:tcBorders>
              <w:top w:val="nil"/>
              <w:left w:val="nil"/>
              <w:bottom w:val="nil"/>
              <w:right w:val="nil"/>
            </w:tcBorders>
            <w:noWrap/>
            <w:vAlign w:val="bottom"/>
            <w:hideMark/>
          </w:tcPr>
          <w:p w14:paraId="46E5B1E5"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74E686A3" w14:textId="2B83F206"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Pseudamara</w:t>
            </w:r>
            <w:proofErr w:type="spellEnd"/>
            <w:r w:rsidRPr="006E0833">
              <w:rPr>
                <w:rFonts w:eastAsia="Calibri"/>
                <w:i/>
                <w:iCs/>
                <w:kern w:val="0"/>
                <w14:ligatures w14:val="none"/>
              </w:rPr>
              <w:t xml:space="preserve"> arenaria </w:t>
            </w:r>
            <w:r w:rsidRPr="006E0833">
              <w:rPr>
                <w:rFonts w:eastAsia="Calibri"/>
                <w:kern w:val="0"/>
                <w14:ligatures w14:val="none"/>
              </w:rPr>
              <w:t>(LeConte)</w:t>
            </w:r>
          </w:p>
        </w:tc>
        <w:tc>
          <w:tcPr>
            <w:tcW w:w="1276" w:type="dxa"/>
            <w:tcBorders>
              <w:top w:val="nil"/>
              <w:left w:val="nil"/>
              <w:bottom w:val="nil"/>
              <w:right w:val="nil"/>
            </w:tcBorders>
          </w:tcPr>
          <w:p w14:paraId="4AC8235C" w14:textId="77777777" w:rsidR="006E0833" w:rsidRPr="006E0833" w:rsidRDefault="006E0833" w:rsidP="006E0833">
            <w:pPr>
              <w:rPr>
                <w:rFonts w:eastAsia="Calibri"/>
                <w:kern w:val="0"/>
                <w14:ligatures w14:val="none"/>
              </w:rPr>
            </w:pPr>
            <w:r w:rsidRPr="006E0833">
              <w:rPr>
                <w:rFonts w:eastAsia="Calibri"/>
                <w:kern w:val="0"/>
                <w14:ligatures w14:val="none"/>
              </w:rPr>
              <w:t>Ps.ar</w:t>
            </w:r>
          </w:p>
        </w:tc>
        <w:tc>
          <w:tcPr>
            <w:tcW w:w="709" w:type="dxa"/>
            <w:tcBorders>
              <w:top w:val="nil"/>
              <w:left w:val="nil"/>
              <w:bottom w:val="nil"/>
              <w:right w:val="nil"/>
            </w:tcBorders>
            <w:noWrap/>
            <w:vAlign w:val="center"/>
            <w:hideMark/>
          </w:tcPr>
          <w:p w14:paraId="7B015BE8" w14:textId="77777777" w:rsidR="006E0833" w:rsidRPr="006E0833" w:rsidRDefault="006E0833" w:rsidP="006E0833">
            <w:pPr>
              <w:rPr>
                <w:rFonts w:eastAsia="Calibri"/>
                <w:kern w:val="0"/>
                <w14:ligatures w14:val="none"/>
              </w:rPr>
            </w:pPr>
            <w:r w:rsidRPr="006E0833">
              <w:rPr>
                <w:rFonts w:eastAsia="Calibri"/>
                <w:kern w:val="0"/>
                <w14:ligatures w14:val="none"/>
              </w:rPr>
              <w:t>2</w:t>
            </w:r>
          </w:p>
        </w:tc>
        <w:tc>
          <w:tcPr>
            <w:tcW w:w="708" w:type="dxa"/>
            <w:tcBorders>
              <w:top w:val="nil"/>
              <w:left w:val="nil"/>
              <w:bottom w:val="nil"/>
              <w:right w:val="nil"/>
            </w:tcBorders>
            <w:noWrap/>
            <w:vAlign w:val="center"/>
            <w:hideMark/>
          </w:tcPr>
          <w:p w14:paraId="7E2FCB2A"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09" w:type="dxa"/>
            <w:tcBorders>
              <w:top w:val="nil"/>
              <w:left w:val="nil"/>
              <w:bottom w:val="nil"/>
              <w:right w:val="nil"/>
            </w:tcBorders>
            <w:vAlign w:val="center"/>
            <w:hideMark/>
          </w:tcPr>
          <w:p w14:paraId="0A91FC14" w14:textId="77777777" w:rsidR="006E0833" w:rsidRPr="006E0833" w:rsidRDefault="006E0833" w:rsidP="006E0833">
            <w:pPr>
              <w:rPr>
                <w:rFonts w:eastAsia="Calibri"/>
                <w:kern w:val="0"/>
                <w14:ligatures w14:val="none"/>
              </w:rPr>
            </w:pPr>
            <w:r w:rsidRPr="006E0833">
              <w:rPr>
                <w:rFonts w:eastAsia="Calibri"/>
                <w:kern w:val="0"/>
                <w14:ligatures w14:val="none"/>
              </w:rPr>
              <w:t>3</w:t>
            </w:r>
          </w:p>
        </w:tc>
      </w:tr>
      <w:tr w:rsidR="006E0833" w:rsidRPr="006E0833" w14:paraId="3F203C60" w14:textId="77777777" w:rsidTr="0022770D">
        <w:trPr>
          <w:trHeight w:val="290"/>
        </w:trPr>
        <w:tc>
          <w:tcPr>
            <w:tcW w:w="1605" w:type="dxa"/>
            <w:tcBorders>
              <w:top w:val="nil"/>
              <w:left w:val="nil"/>
              <w:bottom w:val="nil"/>
              <w:right w:val="nil"/>
            </w:tcBorders>
            <w:noWrap/>
            <w:vAlign w:val="bottom"/>
            <w:hideMark/>
          </w:tcPr>
          <w:p w14:paraId="5B755662"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Platynini</w:t>
            </w:r>
            <w:proofErr w:type="spellEnd"/>
          </w:p>
        </w:tc>
        <w:tc>
          <w:tcPr>
            <w:tcW w:w="3640" w:type="dxa"/>
            <w:tcBorders>
              <w:top w:val="nil"/>
              <w:left w:val="nil"/>
              <w:bottom w:val="nil"/>
              <w:right w:val="nil"/>
            </w:tcBorders>
            <w:noWrap/>
            <w:vAlign w:val="center"/>
            <w:hideMark/>
          </w:tcPr>
          <w:p w14:paraId="3F7FE2DD" w14:textId="77777777" w:rsidR="006E0833" w:rsidRPr="006E0833" w:rsidRDefault="006E0833" w:rsidP="006E0833">
            <w:pPr>
              <w:rPr>
                <w:rFonts w:eastAsia="Calibri"/>
                <w:kern w:val="0"/>
                <w14:ligatures w14:val="none"/>
              </w:rPr>
            </w:pPr>
          </w:p>
        </w:tc>
        <w:tc>
          <w:tcPr>
            <w:tcW w:w="1276" w:type="dxa"/>
            <w:tcBorders>
              <w:top w:val="nil"/>
              <w:left w:val="nil"/>
              <w:bottom w:val="nil"/>
              <w:right w:val="nil"/>
            </w:tcBorders>
          </w:tcPr>
          <w:p w14:paraId="282F1C64" w14:textId="77777777" w:rsidR="006E0833" w:rsidRPr="006E0833" w:rsidRDefault="006E0833" w:rsidP="006E0833">
            <w:pPr>
              <w:rPr>
                <w:rFonts w:eastAsia="Calibri"/>
                <w:kern w:val="0"/>
                <w14:ligatures w14:val="none"/>
              </w:rPr>
            </w:pPr>
          </w:p>
        </w:tc>
        <w:tc>
          <w:tcPr>
            <w:tcW w:w="709" w:type="dxa"/>
            <w:tcBorders>
              <w:top w:val="nil"/>
              <w:left w:val="nil"/>
              <w:bottom w:val="nil"/>
              <w:right w:val="nil"/>
            </w:tcBorders>
            <w:noWrap/>
            <w:vAlign w:val="center"/>
            <w:hideMark/>
          </w:tcPr>
          <w:p w14:paraId="3260F595" w14:textId="77777777" w:rsidR="006E0833" w:rsidRPr="006E0833" w:rsidRDefault="006E0833" w:rsidP="006E0833">
            <w:pPr>
              <w:rPr>
                <w:rFonts w:eastAsia="Calibri"/>
                <w:kern w:val="0"/>
                <w14:ligatures w14:val="none"/>
              </w:rPr>
            </w:pPr>
          </w:p>
        </w:tc>
        <w:tc>
          <w:tcPr>
            <w:tcW w:w="708" w:type="dxa"/>
            <w:tcBorders>
              <w:top w:val="nil"/>
              <w:left w:val="nil"/>
              <w:bottom w:val="nil"/>
              <w:right w:val="nil"/>
            </w:tcBorders>
            <w:noWrap/>
            <w:vAlign w:val="center"/>
            <w:hideMark/>
          </w:tcPr>
          <w:p w14:paraId="4CBA1305" w14:textId="77777777" w:rsidR="006E0833" w:rsidRPr="006E0833" w:rsidRDefault="006E0833" w:rsidP="006E0833">
            <w:pPr>
              <w:rPr>
                <w:rFonts w:eastAsia="Calibri"/>
                <w:kern w:val="0"/>
                <w14:ligatures w14:val="none"/>
              </w:rPr>
            </w:pPr>
          </w:p>
        </w:tc>
        <w:tc>
          <w:tcPr>
            <w:tcW w:w="709" w:type="dxa"/>
            <w:tcBorders>
              <w:top w:val="nil"/>
              <w:left w:val="nil"/>
              <w:bottom w:val="nil"/>
              <w:right w:val="nil"/>
            </w:tcBorders>
            <w:vAlign w:val="center"/>
            <w:hideMark/>
          </w:tcPr>
          <w:p w14:paraId="19788202" w14:textId="77777777" w:rsidR="006E0833" w:rsidRPr="006E0833" w:rsidRDefault="006E0833" w:rsidP="006E0833">
            <w:pPr>
              <w:rPr>
                <w:rFonts w:eastAsia="Calibri"/>
                <w:kern w:val="0"/>
                <w14:ligatures w14:val="none"/>
              </w:rPr>
            </w:pPr>
          </w:p>
        </w:tc>
      </w:tr>
      <w:tr w:rsidR="006E0833" w:rsidRPr="006E0833" w14:paraId="68519697" w14:textId="77777777" w:rsidTr="0022770D">
        <w:trPr>
          <w:trHeight w:val="290"/>
        </w:trPr>
        <w:tc>
          <w:tcPr>
            <w:tcW w:w="1605" w:type="dxa"/>
            <w:tcBorders>
              <w:top w:val="nil"/>
              <w:left w:val="nil"/>
              <w:bottom w:val="nil"/>
              <w:right w:val="nil"/>
            </w:tcBorders>
            <w:noWrap/>
            <w:vAlign w:val="bottom"/>
            <w:hideMark/>
          </w:tcPr>
          <w:p w14:paraId="52B90AD0"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1FE0A289" w14:textId="3FB1D702"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Olisthopus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parmatus</w:t>
            </w:r>
            <w:proofErr w:type="spellEnd"/>
            <w:r w:rsidRPr="006E0833">
              <w:rPr>
                <w:rFonts w:eastAsia="Calibri"/>
                <w:i/>
                <w:iCs/>
                <w:kern w:val="0"/>
                <w14:ligatures w14:val="none"/>
              </w:rPr>
              <w:t xml:space="preserve"> </w:t>
            </w:r>
            <w:r w:rsidRPr="006E0833">
              <w:rPr>
                <w:rFonts w:eastAsia="Calibri"/>
                <w:kern w:val="0"/>
                <w14:ligatures w14:val="none"/>
              </w:rPr>
              <w:t xml:space="preserve"> (Say)</w:t>
            </w:r>
          </w:p>
        </w:tc>
        <w:tc>
          <w:tcPr>
            <w:tcW w:w="1276" w:type="dxa"/>
            <w:tcBorders>
              <w:top w:val="nil"/>
              <w:left w:val="nil"/>
              <w:bottom w:val="nil"/>
              <w:right w:val="nil"/>
            </w:tcBorders>
          </w:tcPr>
          <w:p w14:paraId="07C81480" w14:textId="77777777" w:rsidR="006E0833" w:rsidRPr="006E0833" w:rsidRDefault="006E0833" w:rsidP="006E0833">
            <w:pPr>
              <w:rPr>
                <w:rFonts w:eastAsia="Calibri"/>
                <w:kern w:val="0"/>
                <w14:ligatures w14:val="none"/>
              </w:rPr>
            </w:pPr>
            <w:r w:rsidRPr="006E0833">
              <w:rPr>
                <w:rFonts w:eastAsia="Calibri"/>
                <w:kern w:val="0"/>
                <w14:ligatures w14:val="none"/>
              </w:rPr>
              <w:t>Ol.pa</w:t>
            </w:r>
          </w:p>
        </w:tc>
        <w:tc>
          <w:tcPr>
            <w:tcW w:w="709" w:type="dxa"/>
            <w:tcBorders>
              <w:top w:val="nil"/>
              <w:left w:val="nil"/>
              <w:bottom w:val="nil"/>
              <w:right w:val="nil"/>
            </w:tcBorders>
            <w:noWrap/>
            <w:vAlign w:val="center"/>
            <w:hideMark/>
          </w:tcPr>
          <w:p w14:paraId="21C724DB" w14:textId="77777777" w:rsidR="006E0833" w:rsidRPr="006E0833" w:rsidRDefault="006E0833" w:rsidP="006E0833">
            <w:pPr>
              <w:rPr>
                <w:rFonts w:eastAsia="Calibri"/>
                <w:kern w:val="0"/>
                <w14:ligatures w14:val="none"/>
              </w:rPr>
            </w:pPr>
            <w:r w:rsidRPr="006E0833">
              <w:rPr>
                <w:rFonts w:eastAsia="Calibri"/>
                <w:kern w:val="0"/>
                <w14:ligatures w14:val="none"/>
              </w:rPr>
              <w:t>3</w:t>
            </w:r>
          </w:p>
        </w:tc>
        <w:tc>
          <w:tcPr>
            <w:tcW w:w="708" w:type="dxa"/>
            <w:tcBorders>
              <w:top w:val="nil"/>
              <w:left w:val="nil"/>
              <w:bottom w:val="nil"/>
              <w:right w:val="nil"/>
            </w:tcBorders>
            <w:noWrap/>
            <w:vAlign w:val="center"/>
            <w:hideMark/>
          </w:tcPr>
          <w:p w14:paraId="6FDD9B6E" w14:textId="77777777" w:rsidR="006E0833" w:rsidRPr="006E0833" w:rsidRDefault="006E0833" w:rsidP="006E0833">
            <w:pPr>
              <w:rPr>
                <w:rFonts w:eastAsia="Calibri"/>
                <w:kern w:val="0"/>
                <w14:ligatures w14:val="none"/>
              </w:rPr>
            </w:pPr>
            <w:r w:rsidRPr="006E0833">
              <w:rPr>
                <w:rFonts w:eastAsia="Calibri"/>
                <w:kern w:val="0"/>
                <w14:ligatures w14:val="none"/>
              </w:rPr>
              <w:t>2</w:t>
            </w:r>
          </w:p>
        </w:tc>
        <w:tc>
          <w:tcPr>
            <w:tcW w:w="709" w:type="dxa"/>
            <w:tcBorders>
              <w:top w:val="nil"/>
              <w:left w:val="nil"/>
              <w:bottom w:val="nil"/>
              <w:right w:val="nil"/>
            </w:tcBorders>
            <w:vAlign w:val="center"/>
            <w:hideMark/>
          </w:tcPr>
          <w:p w14:paraId="23A0BBCE" w14:textId="77777777" w:rsidR="006E0833" w:rsidRPr="006E0833" w:rsidRDefault="006E0833" w:rsidP="006E0833">
            <w:pPr>
              <w:rPr>
                <w:rFonts w:eastAsia="Calibri"/>
                <w:kern w:val="0"/>
                <w14:ligatures w14:val="none"/>
              </w:rPr>
            </w:pPr>
            <w:r w:rsidRPr="006E0833">
              <w:rPr>
                <w:rFonts w:eastAsia="Calibri"/>
                <w:kern w:val="0"/>
                <w14:ligatures w14:val="none"/>
              </w:rPr>
              <w:t>5</w:t>
            </w:r>
          </w:p>
        </w:tc>
      </w:tr>
      <w:tr w:rsidR="006E0833" w:rsidRPr="006E0833" w14:paraId="4CEB4F21" w14:textId="77777777" w:rsidTr="0022770D">
        <w:trPr>
          <w:trHeight w:val="290"/>
        </w:trPr>
        <w:tc>
          <w:tcPr>
            <w:tcW w:w="1605" w:type="dxa"/>
            <w:tcBorders>
              <w:top w:val="nil"/>
              <w:left w:val="nil"/>
              <w:bottom w:val="nil"/>
              <w:right w:val="nil"/>
            </w:tcBorders>
            <w:noWrap/>
            <w:vAlign w:val="bottom"/>
            <w:hideMark/>
          </w:tcPr>
          <w:p w14:paraId="1D0B0702"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4B189DA2" w14:textId="28D03B43"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Agonum</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ferreum</w:t>
            </w:r>
            <w:proofErr w:type="spellEnd"/>
            <w:r w:rsidRPr="006E0833">
              <w:rPr>
                <w:rFonts w:eastAsia="Calibri"/>
                <w:i/>
                <w:iCs/>
                <w:kern w:val="0"/>
                <w14:ligatures w14:val="none"/>
              </w:rPr>
              <w:t xml:space="preserve"> </w:t>
            </w:r>
            <w:r w:rsidRPr="006E0833">
              <w:rPr>
                <w:rFonts w:eastAsia="Calibri"/>
                <w:kern w:val="0"/>
                <w14:ligatures w14:val="none"/>
              </w:rPr>
              <w:t>Haldeman</w:t>
            </w:r>
          </w:p>
        </w:tc>
        <w:tc>
          <w:tcPr>
            <w:tcW w:w="1276" w:type="dxa"/>
            <w:tcBorders>
              <w:top w:val="nil"/>
              <w:left w:val="nil"/>
              <w:bottom w:val="nil"/>
              <w:right w:val="nil"/>
            </w:tcBorders>
          </w:tcPr>
          <w:p w14:paraId="0A643BC0"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Ag.fe</w:t>
            </w:r>
            <w:proofErr w:type="spellEnd"/>
          </w:p>
        </w:tc>
        <w:tc>
          <w:tcPr>
            <w:tcW w:w="709" w:type="dxa"/>
            <w:tcBorders>
              <w:top w:val="nil"/>
              <w:left w:val="nil"/>
              <w:bottom w:val="nil"/>
              <w:right w:val="nil"/>
            </w:tcBorders>
            <w:noWrap/>
            <w:vAlign w:val="center"/>
            <w:hideMark/>
          </w:tcPr>
          <w:p w14:paraId="4254FDCE"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08" w:type="dxa"/>
            <w:tcBorders>
              <w:top w:val="nil"/>
              <w:left w:val="nil"/>
              <w:bottom w:val="nil"/>
              <w:right w:val="nil"/>
            </w:tcBorders>
            <w:noWrap/>
            <w:vAlign w:val="center"/>
            <w:hideMark/>
          </w:tcPr>
          <w:p w14:paraId="5199A57F"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09" w:type="dxa"/>
            <w:tcBorders>
              <w:top w:val="nil"/>
              <w:left w:val="nil"/>
              <w:bottom w:val="nil"/>
              <w:right w:val="nil"/>
            </w:tcBorders>
            <w:vAlign w:val="center"/>
            <w:hideMark/>
          </w:tcPr>
          <w:p w14:paraId="0E6ED4ED"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05E83CEB" w14:textId="77777777" w:rsidTr="0022770D">
        <w:trPr>
          <w:trHeight w:val="290"/>
        </w:trPr>
        <w:tc>
          <w:tcPr>
            <w:tcW w:w="1605" w:type="dxa"/>
            <w:tcBorders>
              <w:top w:val="nil"/>
              <w:left w:val="nil"/>
              <w:bottom w:val="nil"/>
              <w:right w:val="nil"/>
            </w:tcBorders>
            <w:noWrap/>
            <w:vAlign w:val="bottom"/>
            <w:hideMark/>
          </w:tcPr>
          <w:p w14:paraId="7A478651"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24F8CFC2" w14:textId="2F4B7EC4"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Agonum</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fidele</w:t>
            </w:r>
            <w:proofErr w:type="spellEnd"/>
            <w:r w:rsidRPr="006E0833">
              <w:rPr>
                <w:rFonts w:eastAsia="Calibri"/>
                <w:i/>
                <w:iCs/>
                <w:kern w:val="0"/>
                <w14:ligatures w14:val="none"/>
              </w:rPr>
              <w:t xml:space="preserve"> </w:t>
            </w:r>
            <w:r w:rsidRPr="006E0833">
              <w:rPr>
                <w:rFonts w:eastAsia="Calibri"/>
                <w:kern w:val="0"/>
                <w14:ligatures w14:val="none"/>
              </w:rPr>
              <w:t>Casey</w:t>
            </w:r>
          </w:p>
        </w:tc>
        <w:tc>
          <w:tcPr>
            <w:tcW w:w="1276" w:type="dxa"/>
            <w:tcBorders>
              <w:top w:val="nil"/>
              <w:left w:val="nil"/>
              <w:bottom w:val="nil"/>
              <w:right w:val="nil"/>
            </w:tcBorders>
          </w:tcPr>
          <w:p w14:paraId="7847028A" w14:textId="77777777" w:rsidR="006E0833" w:rsidRPr="006E0833" w:rsidRDefault="006E0833" w:rsidP="006E0833">
            <w:pPr>
              <w:rPr>
                <w:rFonts w:eastAsia="Calibri"/>
                <w:kern w:val="0"/>
                <w14:ligatures w14:val="none"/>
              </w:rPr>
            </w:pPr>
            <w:r w:rsidRPr="006E0833">
              <w:rPr>
                <w:rFonts w:eastAsia="Calibri"/>
                <w:kern w:val="0"/>
                <w14:ligatures w14:val="none"/>
              </w:rPr>
              <w:t>Ag.fi</w:t>
            </w:r>
          </w:p>
        </w:tc>
        <w:tc>
          <w:tcPr>
            <w:tcW w:w="709" w:type="dxa"/>
            <w:tcBorders>
              <w:top w:val="nil"/>
              <w:left w:val="nil"/>
              <w:bottom w:val="nil"/>
              <w:right w:val="nil"/>
            </w:tcBorders>
            <w:noWrap/>
            <w:vAlign w:val="center"/>
            <w:hideMark/>
          </w:tcPr>
          <w:p w14:paraId="573969C2" w14:textId="77777777" w:rsidR="006E0833" w:rsidRPr="006E0833" w:rsidRDefault="006E0833" w:rsidP="006E0833">
            <w:pPr>
              <w:rPr>
                <w:rFonts w:eastAsia="Calibri"/>
                <w:kern w:val="0"/>
                <w14:ligatures w14:val="none"/>
              </w:rPr>
            </w:pPr>
            <w:r w:rsidRPr="006E0833">
              <w:rPr>
                <w:rFonts w:eastAsia="Calibri"/>
                <w:kern w:val="0"/>
                <w14:ligatures w14:val="none"/>
              </w:rPr>
              <w:t>31</w:t>
            </w:r>
          </w:p>
        </w:tc>
        <w:tc>
          <w:tcPr>
            <w:tcW w:w="708" w:type="dxa"/>
            <w:tcBorders>
              <w:top w:val="nil"/>
              <w:left w:val="nil"/>
              <w:bottom w:val="nil"/>
              <w:right w:val="nil"/>
            </w:tcBorders>
            <w:noWrap/>
            <w:vAlign w:val="center"/>
            <w:hideMark/>
          </w:tcPr>
          <w:p w14:paraId="509B1A9B" w14:textId="77777777" w:rsidR="006E0833" w:rsidRPr="006E0833" w:rsidRDefault="006E0833" w:rsidP="006E0833">
            <w:pPr>
              <w:rPr>
                <w:rFonts w:eastAsia="Calibri"/>
                <w:kern w:val="0"/>
                <w14:ligatures w14:val="none"/>
              </w:rPr>
            </w:pPr>
            <w:r w:rsidRPr="006E0833">
              <w:rPr>
                <w:rFonts w:eastAsia="Calibri"/>
                <w:kern w:val="0"/>
                <w14:ligatures w14:val="none"/>
              </w:rPr>
              <w:t>3</w:t>
            </w:r>
          </w:p>
        </w:tc>
        <w:tc>
          <w:tcPr>
            <w:tcW w:w="709" w:type="dxa"/>
            <w:tcBorders>
              <w:top w:val="nil"/>
              <w:left w:val="nil"/>
              <w:bottom w:val="nil"/>
              <w:right w:val="nil"/>
            </w:tcBorders>
            <w:vAlign w:val="center"/>
            <w:hideMark/>
          </w:tcPr>
          <w:p w14:paraId="6958920F" w14:textId="77777777" w:rsidR="006E0833" w:rsidRPr="006E0833" w:rsidRDefault="006E0833" w:rsidP="006E0833">
            <w:pPr>
              <w:rPr>
                <w:rFonts w:eastAsia="Calibri"/>
                <w:kern w:val="0"/>
                <w14:ligatures w14:val="none"/>
              </w:rPr>
            </w:pPr>
            <w:r w:rsidRPr="006E0833">
              <w:rPr>
                <w:rFonts w:eastAsia="Calibri"/>
                <w:kern w:val="0"/>
                <w14:ligatures w14:val="none"/>
              </w:rPr>
              <w:t>34</w:t>
            </w:r>
          </w:p>
        </w:tc>
      </w:tr>
      <w:tr w:rsidR="006E0833" w:rsidRPr="006E0833" w14:paraId="45688C95" w14:textId="77777777" w:rsidTr="0022770D">
        <w:trPr>
          <w:trHeight w:val="290"/>
        </w:trPr>
        <w:tc>
          <w:tcPr>
            <w:tcW w:w="1605" w:type="dxa"/>
            <w:tcBorders>
              <w:top w:val="nil"/>
              <w:left w:val="nil"/>
              <w:bottom w:val="nil"/>
              <w:right w:val="nil"/>
            </w:tcBorders>
            <w:noWrap/>
            <w:vAlign w:val="bottom"/>
            <w:hideMark/>
          </w:tcPr>
          <w:p w14:paraId="3975B353"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736D5A94" w14:textId="5F2B8C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Agonum</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retractum</w:t>
            </w:r>
            <w:proofErr w:type="spellEnd"/>
            <w:r w:rsidRPr="006E0833">
              <w:rPr>
                <w:rFonts w:eastAsia="Calibri"/>
                <w:kern w:val="0"/>
                <w14:ligatures w14:val="none"/>
              </w:rPr>
              <w:t xml:space="preserve"> LeConte</w:t>
            </w:r>
          </w:p>
        </w:tc>
        <w:tc>
          <w:tcPr>
            <w:tcW w:w="1276" w:type="dxa"/>
            <w:tcBorders>
              <w:top w:val="nil"/>
              <w:left w:val="nil"/>
              <w:bottom w:val="nil"/>
              <w:right w:val="nil"/>
            </w:tcBorders>
          </w:tcPr>
          <w:p w14:paraId="4538E164" w14:textId="77777777" w:rsidR="006E0833" w:rsidRPr="006E0833" w:rsidRDefault="006E0833" w:rsidP="006E0833">
            <w:pPr>
              <w:rPr>
                <w:rFonts w:eastAsia="Calibri"/>
                <w:kern w:val="0"/>
                <w14:ligatures w14:val="none"/>
              </w:rPr>
            </w:pPr>
            <w:r w:rsidRPr="006E0833">
              <w:rPr>
                <w:rFonts w:eastAsia="Calibri"/>
                <w:kern w:val="0"/>
                <w14:ligatures w14:val="none"/>
              </w:rPr>
              <w:t>Ag.re</w:t>
            </w:r>
          </w:p>
        </w:tc>
        <w:tc>
          <w:tcPr>
            <w:tcW w:w="709" w:type="dxa"/>
            <w:tcBorders>
              <w:top w:val="nil"/>
              <w:left w:val="nil"/>
              <w:bottom w:val="nil"/>
              <w:right w:val="nil"/>
            </w:tcBorders>
            <w:noWrap/>
            <w:vAlign w:val="center"/>
            <w:hideMark/>
          </w:tcPr>
          <w:p w14:paraId="322B9C76"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08" w:type="dxa"/>
            <w:tcBorders>
              <w:top w:val="nil"/>
              <w:left w:val="nil"/>
              <w:bottom w:val="nil"/>
              <w:right w:val="nil"/>
            </w:tcBorders>
            <w:noWrap/>
            <w:vAlign w:val="center"/>
            <w:hideMark/>
          </w:tcPr>
          <w:p w14:paraId="4E1E1A42"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09" w:type="dxa"/>
            <w:tcBorders>
              <w:top w:val="nil"/>
              <w:left w:val="nil"/>
              <w:bottom w:val="nil"/>
              <w:right w:val="nil"/>
            </w:tcBorders>
            <w:vAlign w:val="center"/>
            <w:hideMark/>
          </w:tcPr>
          <w:p w14:paraId="73E22313"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689B9562" w14:textId="77777777" w:rsidTr="0022770D">
        <w:trPr>
          <w:trHeight w:val="290"/>
        </w:trPr>
        <w:tc>
          <w:tcPr>
            <w:tcW w:w="1605" w:type="dxa"/>
            <w:tcBorders>
              <w:top w:val="nil"/>
              <w:left w:val="nil"/>
              <w:bottom w:val="nil"/>
              <w:right w:val="nil"/>
            </w:tcBorders>
            <w:noWrap/>
            <w:vAlign w:val="bottom"/>
            <w:hideMark/>
          </w:tcPr>
          <w:p w14:paraId="56E6138F"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53893036" w14:textId="5F5D0F8B"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Platynus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decentis</w:t>
            </w:r>
            <w:proofErr w:type="spellEnd"/>
            <w:r w:rsidRPr="006E0833">
              <w:rPr>
                <w:rFonts w:eastAsia="Calibri"/>
                <w:i/>
                <w:iCs/>
                <w:kern w:val="0"/>
                <w14:ligatures w14:val="none"/>
              </w:rPr>
              <w:t xml:space="preserve"> </w:t>
            </w:r>
            <w:r w:rsidRPr="006E0833">
              <w:rPr>
                <w:rFonts w:eastAsia="Calibri"/>
                <w:kern w:val="0"/>
                <w14:ligatures w14:val="none"/>
              </w:rPr>
              <w:t>(Say)</w:t>
            </w:r>
          </w:p>
        </w:tc>
        <w:tc>
          <w:tcPr>
            <w:tcW w:w="1276" w:type="dxa"/>
            <w:tcBorders>
              <w:top w:val="nil"/>
              <w:left w:val="nil"/>
              <w:bottom w:val="nil"/>
              <w:right w:val="nil"/>
            </w:tcBorders>
          </w:tcPr>
          <w:p w14:paraId="510B6A99" w14:textId="77777777" w:rsidR="006E0833" w:rsidRPr="006E0833" w:rsidRDefault="006E0833" w:rsidP="006E0833">
            <w:pPr>
              <w:rPr>
                <w:rFonts w:eastAsia="Calibri"/>
                <w:kern w:val="0"/>
                <w14:ligatures w14:val="none"/>
              </w:rPr>
            </w:pPr>
            <w:r w:rsidRPr="006E0833">
              <w:rPr>
                <w:rFonts w:eastAsia="Calibri"/>
                <w:kern w:val="0"/>
                <w14:ligatures w14:val="none"/>
              </w:rPr>
              <w:t>Pl.de</w:t>
            </w:r>
          </w:p>
        </w:tc>
        <w:tc>
          <w:tcPr>
            <w:tcW w:w="709" w:type="dxa"/>
            <w:tcBorders>
              <w:top w:val="nil"/>
              <w:left w:val="nil"/>
              <w:bottom w:val="nil"/>
              <w:right w:val="nil"/>
            </w:tcBorders>
            <w:noWrap/>
            <w:vAlign w:val="center"/>
            <w:hideMark/>
          </w:tcPr>
          <w:p w14:paraId="3E054766"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08" w:type="dxa"/>
            <w:tcBorders>
              <w:top w:val="nil"/>
              <w:left w:val="nil"/>
              <w:bottom w:val="nil"/>
              <w:right w:val="nil"/>
            </w:tcBorders>
            <w:noWrap/>
            <w:vAlign w:val="center"/>
            <w:hideMark/>
          </w:tcPr>
          <w:p w14:paraId="6B90E965"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09" w:type="dxa"/>
            <w:tcBorders>
              <w:top w:val="nil"/>
              <w:left w:val="nil"/>
              <w:bottom w:val="nil"/>
              <w:right w:val="nil"/>
            </w:tcBorders>
            <w:vAlign w:val="center"/>
            <w:hideMark/>
          </w:tcPr>
          <w:p w14:paraId="3156C3A0"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1154E2E4" w14:textId="77777777" w:rsidTr="0022770D">
        <w:trPr>
          <w:trHeight w:val="290"/>
        </w:trPr>
        <w:tc>
          <w:tcPr>
            <w:tcW w:w="1605" w:type="dxa"/>
            <w:tcBorders>
              <w:top w:val="nil"/>
              <w:left w:val="nil"/>
              <w:bottom w:val="nil"/>
              <w:right w:val="nil"/>
            </w:tcBorders>
            <w:noWrap/>
            <w:vAlign w:val="bottom"/>
            <w:hideMark/>
          </w:tcPr>
          <w:p w14:paraId="33BEBCA6"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3758034C" w14:textId="30AEF2C3"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Platynus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tenuicollis</w:t>
            </w:r>
            <w:proofErr w:type="spellEnd"/>
            <w:r w:rsidRPr="006E0833">
              <w:rPr>
                <w:rFonts w:eastAsia="Calibri"/>
                <w:i/>
                <w:iCs/>
                <w:kern w:val="0"/>
                <w14:ligatures w14:val="none"/>
              </w:rPr>
              <w:t xml:space="preserve"> </w:t>
            </w:r>
            <w:r w:rsidRPr="006E0833">
              <w:rPr>
                <w:rFonts w:eastAsia="Calibri"/>
                <w:kern w:val="0"/>
                <w14:ligatures w14:val="none"/>
              </w:rPr>
              <w:t>(LeConte)</w:t>
            </w:r>
          </w:p>
        </w:tc>
        <w:tc>
          <w:tcPr>
            <w:tcW w:w="1276" w:type="dxa"/>
            <w:tcBorders>
              <w:top w:val="nil"/>
              <w:left w:val="nil"/>
              <w:bottom w:val="nil"/>
              <w:right w:val="nil"/>
            </w:tcBorders>
          </w:tcPr>
          <w:p w14:paraId="46835007"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Pl.te</w:t>
            </w:r>
            <w:proofErr w:type="spellEnd"/>
          </w:p>
        </w:tc>
        <w:tc>
          <w:tcPr>
            <w:tcW w:w="709" w:type="dxa"/>
            <w:tcBorders>
              <w:top w:val="nil"/>
              <w:left w:val="nil"/>
              <w:bottom w:val="nil"/>
              <w:right w:val="nil"/>
            </w:tcBorders>
            <w:noWrap/>
            <w:vAlign w:val="center"/>
            <w:hideMark/>
          </w:tcPr>
          <w:p w14:paraId="36A1F915" w14:textId="77777777" w:rsidR="006E0833" w:rsidRPr="006E0833" w:rsidRDefault="006E0833" w:rsidP="006E0833">
            <w:pPr>
              <w:rPr>
                <w:rFonts w:eastAsia="Calibri"/>
                <w:kern w:val="0"/>
                <w14:ligatures w14:val="none"/>
              </w:rPr>
            </w:pPr>
            <w:r w:rsidRPr="006E0833">
              <w:rPr>
                <w:rFonts w:eastAsia="Calibri"/>
                <w:kern w:val="0"/>
                <w14:ligatures w14:val="none"/>
              </w:rPr>
              <w:t>3</w:t>
            </w:r>
          </w:p>
        </w:tc>
        <w:tc>
          <w:tcPr>
            <w:tcW w:w="708" w:type="dxa"/>
            <w:tcBorders>
              <w:top w:val="nil"/>
              <w:left w:val="nil"/>
              <w:bottom w:val="nil"/>
              <w:right w:val="nil"/>
            </w:tcBorders>
            <w:noWrap/>
            <w:vAlign w:val="center"/>
            <w:hideMark/>
          </w:tcPr>
          <w:p w14:paraId="7EDD5A9D" w14:textId="77777777" w:rsidR="006E0833" w:rsidRPr="006E0833" w:rsidRDefault="006E0833" w:rsidP="006E0833">
            <w:pPr>
              <w:rPr>
                <w:rFonts w:eastAsia="Calibri"/>
                <w:kern w:val="0"/>
                <w14:ligatures w14:val="none"/>
              </w:rPr>
            </w:pPr>
            <w:r w:rsidRPr="006E0833">
              <w:rPr>
                <w:rFonts w:eastAsia="Calibri"/>
                <w:kern w:val="0"/>
                <w14:ligatures w14:val="none"/>
              </w:rPr>
              <w:t>5</w:t>
            </w:r>
          </w:p>
        </w:tc>
        <w:tc>
          <w:tcPr>
            <w:tcW w:w="709" w:type="dxa"/>
            <w:tcBorders>
              <w:top w:val="nil"/>
              <w:left w:val="nil"/>
              <w:bottom w:val="nil"/>
              <w:right w:val="nil"/>
            </w:tcBorders>
            <w:vAlign w:val="center"/>
            <w:hideMark/>
          </w:tcPr>
          <w:p w14:paraId="0CEA3DE3" w14:textId="77777777" w:rsidR="006E0833" w:rsidRPr="006E0833" w:rsidRDefault="006E0833" w:rsidP="006E0833">
            <w:pPr>
              <w:rPr>
                <w:rFonts w:eastAsia="Calibri"/>
                <w:kern w:val="0"/>
                <w14:ligatures w14:val="none"/>
              </w:rPr>
            </w:pPr>
            <w:r w:rsidRPr="006E0833">
              <w:rPr>
                <w:rFonts w:eastAsia="Calibri"/>
                <w:kern w:val="0"/>
                <w14:ligatures w14:val="none"/>
              </w:rPr>
              <w:t>8</w:t>
            </w:r>
          </w:p>
        </w:tc>
      </w:tr>
      <w:tr w:rsidR="006E0833" w:rsidRPr="006E0833" w14:paraId="21047F34" w14:textId="77777777" w:rsidTr="0022770D">
        <w:trPr>
          <w:trHeight w:val="290"/>
        </w:trPr>
        <w:tc>
          <w:tcPr>
            <w:tcW w:w="1605" w:type="dxa"/>
            <w:tcBorders>
              <w:top w:val="nil"/>
              <w:left w:val="nil"/>
              <w:bottom w:val="nil"/>
              <w:right w:val="nil"/>
            </w:tcBorders>
            <w:noWrap/>
            <w:vAlign w:val="bottom"/>
            <w:hideMark/>
          </w:tcPr>
          <w:p w14:paraId="00910BDD"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5780D841" w14:textId="32C34DC9"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Platynus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angustatus</w:t>
            </w:r>
            <w:proofErr w:type="spellEnd"/>
            <w:r w:rsidRPr="006E0833">
              <w:rPr>
                <w:rFonts w:eastAsia="Calibri"/>
                <w:i/>
                <w:iCs/>
                <w:kern w:val="0"/>
                <w14:ligatures w14:val="none"/>
              </w:rPr>
              <w:t xml:space="preserve"> </w:t>
            </w:r>
            <w:r w:rsidRPr="006E0833">
              <w:rPr>
                <w:rFonts w:eastAsia="Calibri"/>
                <w:kern w:val="0"/>
                <w14:ligatures w14:val="none"/>
              </w:rPr>
              <w:t>Dejean</w:t>
            </w:r>
          </w:p>
        </w:tc>
        <w:tc>
          <w:tcPr>
            <w:tcW w:w="1276" w:type="dxa"/>
            <w:tcBorders>
              <w:top w:val="nil"/>
              <w:left w:val="nil"/>
              <w:bottom w:val="nil"/>
              <w:right w:val="nil"/>
            </w:tcBorders>
          </w:tcPr>
          <w:p w14:paraId="04F50D96" w14:textId="77777777" w:rsidR="006E0833" w:rsidRPr="006E0833" w:rsidRDefault="006E0833" w:rsidP="006E0833">
            <w:pPr>
              <w:rPr>
                <w:rFonts w:eastAsia="Calibri"/>
                <w:kern w:val="0"/>
                <w14:ligatures w14:val="none"/>
              </w:rPr>
            </w:pPr>
            <w:r w:rsidRPr="006E0833">
              <w:rPr>
                <w:rFonts w:eastAsia="Calibri"/>
                <w:kern w:val="0"/>
                <w14:ligatures w14:val="none"/>
              </w:rPr>
              <w:t>Pl.an</w:t>
            </w:r>
          </w:p>
        </w:tc>
        <w:tc>
          <w:tcPr>
            <w:tcW w:w="709" w:type="dxa"/>
            <w:tcBorders>
              <w:top w:val="nil"/>
              <w:left w:val="nil"/>
              <w:bottom w:val="nil"/>
              <w:right w:val="nil"/>
            </w:tcBorders>
            <w:noWrap/>
            <w:vAlign w:val="center"/>
            <w:hideMark/>
          </w:tcPr>
          <w:p w14:paraId="4816D582" w14:textId="77777777" w:rsidR="006E0833" w:rsidRPr="006E0833" w:rsidRDefault="006E0833" w:rsidP="006E0833">
            <w:pPr>
              <w:rPr>
                <w:rFonts w:eastAsia="Calibri"/>
                <w:kern w:val="0"/>
                <w14:ligatures w14:val="none"/>
              </w:rPr>
            </w:pPr>
            <w:r w:rsidRPr="006E0833">
              <w:rPr>
                <w:rFonts w:eastAsia="Calibri"/>
                <w:kern w:val="0"/>
                <w14:ligatures w14:val="none"/>
              </w:rPr>
              <w:t>19</w:t>
            </w:r>
          </w:p>
        </w:tc>
        <w:tc>
          <w:tcPr>
            <w:tcW w:w="708" w:type="dxa"/>
            <w:tcBorders>
              <w:top w:val="nil"/>
              <w:left w:val="nil"/>
              <w:bottom w:val="nil"/>
              <w:right w:val="nil"/>
            </w:tcBorders>
            <w:noWrap/>
            <w:vAlign w:val="center"/>
            <w:hideMark/>
          </w:tcPr>
          <w:p w14:paraId="2F09C7E6" w14:textId="77777777" w:rsidR="006E0833" w:rsidRPr="006E0833" w:rsidRDefault="006E0833" w:rsidP="006E0833">
            <w:pPr>
              <w:rPr>
                <w:rFonts w:eastAsia="Calibri"/>
                <w:kern w:val="0"/>
                <w14:ligatures w14:val="none"/>
              </w:rPr>
            </w:pPr>
            <w:r w:rsidRPr="006E0833">
              <w:rPr>
                <w:rFonts w:eastAsia="Calibri"/>
                <w:kern w:val="0"/>
                <w14:ligatures w14:val="none"/>
              </w:rPr>
              <w:t>17</w:t>
            </w:r>
          </w:p>
        </w:tc>
        <w:tc>
          <w:tcPr>
            <w:tcW w:w="709" w:type="dxa"/>
            <w:tcBorders>
              <w:top w:val="nil"/>
              <w:left w:val="nil"/>
              <w:bottom w:val="nil"/>
              <w:right w:val="nil"/>
            </w:tcBorders>
            <w:vAlign w:val="center"/>
            <w:hideMark/>
          </w:tcPr>
          <w:p w14:paraId="25469D12" w14:textId="77777777" w:rsidR="006E0833" w:rsidRPr="006E0833" w:rsidRDefault="006E0833" w:rsidP="006E0833">
            <w:pPr>
              <w:rPr>
                <w:rFonts w:eastAsia="Calibri"/>
                <w:kern w:val="0"/>
                <w14:ligatures w14:val="none"/>
              </w:rPr>
            </w:pPr>
            <w:r w:rsidRPr="006E0833">
              <w:rPr>
                <w:rFonts w:eastAsia="Calibri"/>
                <w:kern w:val="0"/>
                <w14:ligatures w14:val="none"/>
              </w:rPr>
              <w:t>36</w:t>
            </w:r>
          </w:p>
        </w:tc>
      </w:tr>
      <w:tr w:rsidR="006E0833" w:rsidRPr="006E0833" w14:paraId="68C96C1F" w14:textId="77777777" w:rsidTr="0022770D">
        <w:trPr>
          <w:trHeight w:val="290"/>
        </w:trPr>
        <w:tc>
          <w:tcPr>
            <w:tcW w:w="1605" w:type="dxa"/>
            <w:tcBorders>
              <w:top w:val="nil"/>
              <w:left w:val="nil"/>
              <w:bottom w:val="nil"/>
              <w:right w:val="nil"/>
            </w:tcBorders>
            <w:noWrap/>
            <w:vAlign w:val="bottom"/>
            <w:hideMark/>
          </w:tcPr>
          <w:p w14:paraId="4490A231"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Lebiini</w:t>
            </w:r>
            <w:proofErr w:type="spellEnd"/>
          </w:p>
        </w:tc>
        <w:tc>
          <w:tcPr>
            <w:tcW w:w="3640" w:type="dxa"/>
            <w:tcBorders>
              <w:top w:val="nil"/>
              <w:left w:val="nil"/>
              <w:bottom w:val="nil"/>
              <w:right w:val="nil"/>
            </w:tcBorders>
            <w:noWrap/>
            <w:vAlign w:val="center"/>
            <w:hideMark/>
          </w:tcPr>
          <w:p w14:paraId="7BAB0365" w14:textId="77777777" w:rsidR="006E0833" w:rsidRPr="006E0833" w:rsidRDefault="006E0833" w:rsidP="006E0833">
            <w:pPr>
              <w:rPr>
                <w:rFonts w:eastAsia="Calibri"/>
                <w:kern w:val="0"/>
                <w14:ligatures w14:val="none"/>
              </w:rPr>
            </w:pPr>
          </w:p>
        </w:tc>
        <w:tc>
          <w:tcPr>
            <w:tcW w:w="1276" w:type="dxa"/>
            <w:tcBorders>
              <w:top w:val="nil"/>
              <w:left w:val="nil"/>
              <w:bottom w:val="nil"/>
              <w:right w:val="nil"/>
            </w:tcBorders>
          </w:tcPr>
          <w:p w14:paraId="6AAE3279" w14:textId="77777777" w:rsidR="006E0833" w:rsidRPr="006E0833" w:rsidRDefault="006E0833" w:rsidP="006E0833">
            <w:pPr>
              <w:rPr>
                <w:rFonts w:eastAsia="Calibri"/>
                <w:kern w:val="0"/>
                <w14:ligatures w14:val="none"/>
              </w:rPr>
            </w:pPr>
          </w:p>
        </w:tc>
        <w:tc>
          <w:tcPr>
            <w:tcW w:w="709" w:type="dxa"/>
            <w:tcBorders>
              <w:top w:val="nil"/>
              <w:left w:val="nil"/>
              <w:bottom w:val="nil"/>
              <w:right w:val="nil"/>
            </w:tcBorders>
            <w:noWrap/>
            <w:vAlign w:val="center"/>
            <w:hideMark/>
          </w:tcPr>
          <w:p w14:paraId="37D344AB" w14:textId="77777777" w:rsidR="006E0833" w:rsidRPr="006E0833" w:rsidRDefault="006E0833" w:rsidP="006E0833">
            <w:pPr>
              <w:rPr>
                <w:rFonts w:eastAsia="Calibri"/>
                <w:kern w:val="0"/>
                <w14:ligatures w14:val="none"/>
              </w:rPr>
            </w:pPr>
          </w:p>
        </w:tc>
        <w:tc>
          <w:tcPr>
            <w:tcW w:w="708" w:type="dxa"/>
            <w:tcBorders>
              <w:top w:val="nil"/>
              <w:left w:val="nil"/>
              <w:bottom w:val="nil"/>
              <w:right w:val="nil"/>
            </w:tcBorders>
            <w:noWrap/>
            <w:vAlign w:val="center"/>
            <w:hideMark/>
          </w:tcPr>
          <w:p w14:paraId="3EFE1F80" w14:textId="77777777" w:rsidR="006E0833" w:rsidRPr="006E0833" w:rsidRDefault="006E0833" w:rsidP="006E0833">
            <w:pPr>
              <w:rPr>
                <w:rFonts w:eastAsia="Calibri"/>
                <w:kern w:val="0"/>
                <w14:ligatures w14:val="none"/>
              </w:rPr>
            </w:pPr>
          </w:p>
        </w:tc>
        <w:tc>
          <w:tcPr>
            <w:tcW w:w="709" w:type="dxa"/>
            <w:tcBorders>
              <w:top w:val="nil"/>
              <w:left w:val="nil"/>
              <w:bottom w:val="nil"/>
              <w:right w:val="nil"/>
            </w:tcBorders>
            <w:vAlign w:val="center"/>
            <w:hideMark/>
          </w:tcPr>
          <w:p w14:paraId="360B4100" w14:textId="77777777" w:rsidR="006E0833" w:rsidRPr="006E0833" w:rsidRDefault="006E0833" w:rsidP="006E0833">
            <w:pPr>
              <w:rPr>
                <w:rFonts w:eastAsia="Calibri"/>
                <w:kern w:val="0"/>
                <w14:ligatures w14:val="none"/>
              </w:rPr>
            </w:pPr>
          </w:p>
        </w:tc>
      </w:tr>
      <w:tr w:rsidR="006E0833" w:rsidRPr="006E0833" w14:paraId="0AE48DEA" w14:textId="77777777" w:rsidTr="0022770D">
        <w:trPr>
          <w:trHeight w:val="290"/>
        </w:trPr>
        <w:tc>
          <w:tcPr>
            <w:tcW w:w="1605" w:type="dxa"/>
            <w:tcBorders>
              <w:top w:val="nil"/>
              <w:left w:val="nil"/>
              <w:bottom w:val="nil"/>
              <w:right w:val="nil"/>
            </w:tcBorders>
            <w:noWrap/>
            <w:vAlign w:val="bottom"/>
            <w:hideMark/>
          </w:tcPr>
          <w:p w14:paraId="1245DA46"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1CD37052" w14:textId="31F61C55"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Cymindis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limbata</w:t>
            </w:r>
            <w:proofErr w:type="spellEnd"/>
            <w:r w:rsidRPr="006E0833">
              <w:rPr>
                <w:rFonts w:eastAsia="Calibri"/>
                <w:i/>
                <w:iCs/>
                <w:kern w:val="0"/>
                <w14:ligatures w14:val="none"/>
              </w:rPr>
              <w:t xml:space="preserve"> </w:t>
            </w:r>
            <w:r w:rsidRPr="006E0833">
              <w:rPr>
                <w:rFonts w:eastAsia="Calibri"/>
                <w:kern w:val="0"/>
                <w14:ligatures w14:val="none"/>
              </w:rPr>
              <w:t>Dejean</w:t>
            </w:r>
          </w:p>
        </w:tc>
        <w:tc>
          <w:tcPr>
            <w:tcW w:w="1276" w:type="dxa"/>
            <w:tcBorders>
              <w:top w:val="nil"/>
              <w:left w:val="nil"/>
              <w:bottom w:val="nil"/>
              <w:right w:val="nil"/>
            </w:tcBorders>
          </w:tcPr>
          <w:p w14:paraId="7688B8CD" w14:textId="77777777" w:rsidR="006E0833" w:rsidRPr="006E0833" w:rsidRDefault="006E0833" w:rsidP="006E0833">
            <w:pPr>
              <w:rPr>
                <w:rFonts w:eastAsia="Calibri"/>
                <w:kern w:val="0"/>
                <w14:ligatures w14:val="none"/>
              </w:rPr>
            </w:pPr>
            <w:r w:rsidRPr="006E0833">
              <w:rPr>
                <w:rFonts w:eastAsia="Calibri"/>
                <w:kern w:val="0"/>
                <w14:ligatures w14:val="none"/>
              </w:rPr>
              <w:t>Cy.li</w:t>
            </w:r>
          </w:p>
        </w:tc>
        <w:tc>
          <w:tcPr>
            <w:tcW w:w="709" w:type="dxa"/>
            <w:tcBorders>
              <w:top w:val="nil"/>
              <w:left w:val="nil"/>
              <w:bottom w:val="nil"/>
              <w:right w:val="nil"/>
            </w:tcBorders>
            <w:noWrap/>
            <w:vAlign w:val="center"/>
            <w:hideMark/>
          </w:tcPr>
          <w:p w14:paraId="76268775"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08" w:type="dxa"/>
            <w:tcBorders>
              <w:top w:val="nil"/>
              <w:left w:val="nil"/>
              <w:bottom w:val="nil"/>
              <w:right w:val="nil"/>
            </w:tcBorders>
            <w:noWrap/>
            <w:vAlign w:val="center"/>
            <w:hideMark/>
          </w:tcPr>
          <w:p w14:paraId="3F277E6D"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09" w:type="dxa"/>
            <w:tcBorders>
              <w:top w:val="nil"/>
              <w:left w:val="nil"/>
              <w:bottom w:val="nil"/>
              <w:right w:val="nil"/>
            </w:tcBorders>
            <w:vAlign w:val="center"/>
            <w:hideMark/>
          </w:tcPr>
          <w:p w14:paraId="6929FD3A"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1EBECE9F" w14:textId="77777777" w:rsidTr="0022770D">
        <w:trPr>
          <w:trHeight w:val="290"/>
        </w:trPr>
        <w:tc>
          <w:tcPr>
            <w:tcW w:w="1605" w:type="dxa"/>
            <w:tcBorders>
              <w:top w:val="nil"/>
              <w:left w:val="nil"/>
              <w:bottom w:val="nil"/>
              <w:right w:val="nil"/>
            </w:tcBorders>
            <w:noWrap/>
            <w:vAlign w:val="bottom"/>
            <w:hideMark/>
          </w:tcPr>
          <w:p w14:paraId="7D24F670"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0E0F1BE1" w14:textId="6EFDE619"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Cymindis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platicollis</w:t>
            </w:r>
            <w:proofErr w:type="spellEnd"/>
            <w:r w:rsidRPr="006E0833">
              <w:rPr>
                <w:rFonts w:eastAsia="Calibri"/>
                <w:i/>
                <w:iCs/>
                <w:kern w:val="0"/>
                <w14:ligatures w14:val="none"/>
              </w:rPr>
              <w:t xml:space="preserve"> </w:t>
            </w:r>
            <w:r w:rsidRPr="006E0833">
              <w:rPr>
                <w:rFonts w:eastAsia="Calibri"/>
                <w:kern w:val="0"/>
                <w14:ligatures w14:val="none"/>
              </w:rPr>
              <w:t>(Say)</w:t>
            </w:r>
          </w:p>
        </w:tc>
        <w:tc>
          <w:tcPr>
            <w:tcW w:w="1276" w:type="dxa"/>
            <w:tcBorders>
              <w:top w:val="nil"/>
              <w:left w:val="nil"/>
              <w:bottom w:val="nil"/>
              <w:right w:val="nil"/>
            </w:tcBorders>
          </w:tcPr>
          <w:p w14:paraId="74AD3D82" w14:textId="77777777" w:rsidR="006E0833" w:rsidRPr="006E0833" w:rsidRDefault="006E0833" w:rsidP="006E0833">
            <w:pPr>
              <w:rPr>
                <w:rFonts w:eastAsia="Calibri"/>
                <w:kern w:val="0"/>
                <w14:ligatures w14:val="none"/>
              </w:rPr>
            </w:pPr>
            <w:r w:rsidRPr="006E0833">
              <w:rPr>
                <w:rFonts w:eastAsia="Calibri"/>
                <w:kern w:val="0"/>
                <w14:ligatures w14:val="none"/>
              </w:rPr>
              <w:t>Cy.pl</w:t>
            </w:r>
          </w:p>
        </w:tc>
        <w:tc>
          <w:tcPr>
            <w:tcW w:w="709" w:type="dxa"/>
            <w:tcBorders>
              <w:top w:val="nil"/>
              <w:left w:val="nil"/>
              <w:bottom w:val="nil"/>
              <w:right w:val="nil"/>
            </w:tcBorders>
            <w:noWrap/>
            <w:vAlign w:val="center"/>
            <w:hideMark/>
          </w:tcPr>
          <w:p w14:paraId="351D9BF7"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08" w:type="dxa"/>
            <w:tcBorders>
              <w:top w:val="nil"/>
              <w:left w:val="nil"/>
              <w:bottom w:val="nil"/>
              <w:right w:val="nil"/>
            </w:tcBorders>
            <w:noWrap/>
            <w:vAlign w:val="center"/>
            <w:hideMark/>
          </w:tcPr>
          <w:p w14:paraId="4BF51065"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09" w:type="dxa"/>
            <w:tcBorders>
              <w:top w:val="nil"/>
              <w:left w:val="nil"/>
              <w:bottom w:val="nil"/>
              <w:right w:val="nil"/>
            </w:tcBorders>
            <w:vAlign w:val="center"/>
            <w:hideMark/>
          </w:tcPr>
          <w:p w14:paraId="1382DF57"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063D7537" w14:textId="77777777" w:rsidTr="0022770D">
        <w:trPr>
          <w:trHeight w:val="290"/>
        </w:trPr>
        <w:tc>
          <w:tcPr>
            <w:tcW w:w="1605" w:type="dxa"/>
            <w:tcBorders>
              <w:top w:val="nil"/>
              <w:left w:val="nil"/>
              <w:bottom w:val="nil"/>
              <w:right w:val="nil"/>
            </w:tcBorders>
            <w:noWrap/>
            <w:vAlign w:val="bottom"/>
            <w:hideMark/>
          </w:tcPr>
          <w:p w14:paraId="19095E37" w14:textId="77777777" w:rsidR="006E0833" w:rsidRPr="006E0833" w:rsidRDefault="006E0833" w:rsidP="006E0833">
            <w:pPr>
              <w:rPr>
                <w:rFonts w:eastAsia="Calibri"/>
                <w:kern w:val="0"/>
                <w14:ligatures w14:val="none"/>
              </w:rPr>
            </w:pPr>
          </w:p>
        </w:tc>
        <w:tc>
          <w:tcPr>
            <w:tcW w:w="3640" w:type="dxa"/>
            <w:tcBorders>
              <w:top w:val="nil"/>
              <w:left w:val="nil"/>
              <w:bottom w:val="nil"/>
              <w:right w:val="nil"/>
            </w:tcBorders>
            <w:noWrap/>
            <w:vAlign w:val="center"/>
            <w:hideMark/>
          </w:tcPr>
          <w:p w14:paraId="17701D27" w14:textId="2B4C0A78"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Apenes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lucidula</w:t>
            </w:r>
            <w:proofErr w:type="spellEnd"/>
            <w:r w:rsidRPr="006E0833">
              <w:rPr>
                <w:rFonts w:eastAsia="Calibri"/>
                <w:i/>
                <w:iCs/>
                <w:kern w:val="0"/>
                <w14:ligatures w14:val="none"/>
              </w:rPr>
              <w:t xml:space="preserve"> </w:t>
            </w:r>
            <w:r w:rsidRPr="006E0833">
              <w:rPr>
                <w:rFonts w:eastAsia="Calibri"/>
                <w:kern w:val="0"/>
                <w14:ligatures w14:val="none"/>
              </w:rPr>
              <w:t>(Dejean)</w:t>
            </w:r>
          </w:p>
        </w:tc>
        <w:tc>
          <w:tcPr>
            <w:tcW w:w="1276" w:type="dxa"/>
            <w:tcBorders>
              <w:top w:val="nil"/>
              <w:left w:val="nil"/>
              <w:bottom w:val="nil"/>
              <w:right w:val="nil"/>
            </w:tcBorders>
          </w:tcPr>
          <w:p w14:paraId="431B2B59" w14:textId="77777777" w:rsidR="006E0833" w:rsidRPr="006E0833" w:rsidRDefault="006E0833" w:rsidP="006E0833">
            <w:pPr>
              <w:rPr>
                <w:rFonts w:eastAsia="Calibri"/>
                <w:kern w:val="0"/>
                <w14:ligatures w14:val="none"/>
              </w:rPr>
            </w:pPr>
            <w:r w:rsidRPr="006E0833">
              <w:rPr>
                <w:rFonts w:eastAsia="Calibri"/>
                <w:kern w:val="0"/>
                <w14:ligatures w14:val="none"/>
              </w:rPr>
              <w:t>Ap.lu</w:t>
            </w:r>
          </w:p>
        </w:tc>
        <w:tc>
          <w:tcPr>
            <w:tcW w:w="709" w:type="dxa"/>
            <w:tcBorders>
              <w:top w:val="nil"/>
              <w:left w:val="nil"/>
              <w:bottom w:val="nil"/>
              <w:right w:val="nil"/>
            </w:tcBorders>
            <w:noWrap/>
            <w:vAlign w:val="center"/>
            <w:hideMark/>
          </w:tcPr>
          <w:p w14:paraId="045AC86E"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08" w:type="dxa"/>
            <w:tcBorders>
              <w:top w:val="nil"/>
              <w:left w:val="nil"/>
              <w:bottom w:val="nil"/>
              <w:right w:val="nil"/>
            </w:tcBorders>
            <w:noWrap/>
            <w:vAlign w:val="center"/>
            <w:hideMark/>
          </w:tcPr>
          <w:p w14:paraId="29C7E84C" w14:textId="77777777" w:rsidR="006E0833" w:rsidRPr="006E0833" w:rsidRDefault="006E0833" w:rsidP="006E0833">
            <w:pPr>
              <w:rPr>
                <w:rFonts w:eastAsia="Calibri"/>
                <w:kern w:val="0"/>
                <w14:ligatures w14:val="none"/>
              </w:rPr>
            </w:pPr>
            <w:r w:rsidRPr="006E0833">
              <w:rPr>
                <w:rFonts w:eastAsia="Calibri"/>
                <w:kern w:val="0"/>
                <w14:ligatures w14:val="none"/>
              </w:rPr>
              <w:t>8</w:t>
            </w:r>
          </w:p>
        </w:tc>
        <w:tc>
          <w:tcPr>
            <w:tcW w:w="709" w:type="dxa"/>
            <w:tcBorders>
              <w:top w:val="nil"/>
              <w:left w:val="nil"/>
              <w:bottom w:val="nil"/>
              <w:right w:val="nil"/>
            </w:tcBorders>
            <w:vAlign w:val="center"/>
            <w:hideMark/>
          </w:tcPr>
          <w:p w14:paraId="75277842" w14:textId="77777777" w:rsidR="006E0833" w:rsidRPr="006E0833" w:rsidRDefault="006E0833" w:rsidP="006E0833">
            <w:pPr>
              <w:rPr>
                <w:rFonts w:eastAsia="Calibri"/>
                <w:kern w:val="0"/>
                <w14:ligatures w14:val="none"/>
              </w:rPr>
            </w:pPr>
            <w:r w:rsidRPr="006E0833">
              <w:rPr>
                <w:rFonts w:eastAsia="Calibri"/>
                <w:kern w:val="0"/>
                <w14:ligatures w14:val="none"/>
              </w:rPr>
              <w:t>8</w:t>
            </w:r>
          </w:p>
        </w:tc>
      </w:tr>
      <w:tr w:rsidR="006E0833" w:rsidRPr="006E0833" w14:paraId="0A06F7EC" w14:textId="77777777" w:rsidTr="0022770D">
        <w:trPr>
          <w:trHeight w:val="290"/>
        </w:trPr>
        <w:tc>
          <w:tcPr>
            <w:tcW w:w="1605" w:type="dxa"/>
            <w:tcBorders>
              <w:top w:val="nil"/>
              <w:left w:val="nil"/>
              <w:bottom w:val="nil"/>
              <w:right w:val="nil"/>
            </w:tcBorders>
            <w:noWrap/>
            <w:vAlign w:val="bottom"/>
            <w:hideMark/>
          </w:tcPr>
          <w:p w14:paraId="7EC66E8E"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Galeritini</w:t>
            </w:r>
            <w:proofErr w:type="spellEnd"/>
          </w:p>
        </w:tc>
        <w:tc>
          <w:tcPr>
            <w:tcW w:w="3640" w:type="dxa"/>
            <w:tcBorders>
              <w:top w:val="nil"/>
              <w:left w:val="nil"/>
              <w:bottom w:val="nil"/>
              <w:right w:val="nil"/>
            </w:tcBorders>
            <w:noWrap/>
            <w:vAlign w:val="center"/>
            <w:hideMark/>
          </w:tcPr>
          <w:p w14:paraId="1D8C4AE7" w14:textId="77777777" w:rsidR="006E0833" w:rsidRPr="006E0833" w:rsidRDefault="006E0833" w:rsidP="006E0833">
            <w:pPr>
              <w:rPr>
                <w:rFonts w:eastAsia="Calibri"/>
                <w:kern w:val="0"/>
                <w14:ligatures w14:val="none"/>
              </w:rPr>
            </w:pPr>
          </w:p>
        </w:tc>
        <w:tc>
          <w:tcPr>
            <w:tcW w:w="1276" w:type="dxa"/>
            <w:tcBorders>
              <w:top w:val="nil"/>
              <w:left w:val="nil"/>
              <w:bottom w:val="nil"/>
              <w:right w:val="nil"/>
            </w:tcBorders>
          </w:tcPr>
          <w:p w14:paraId="2A224993" w14:textId="77777777" w:rsidR="006E0833" w:rsidRPr="006E0833" w:rsidRDefault="006E0833" w:rsidP="006E0833">
            <w:pPr>
              <w:rPr>
                <w:rFonts w:eastAsia="Calibri"/>
                <w:kern w:val="0"/>
                <w14:ligatures w14:val="none"/>
              </w:rPr>
            </w:pPr>
          </w:p>
        </w:tc>
        <w:tc>
          <w:tcPr>
            <w:tcW w:w="709" w:type="dxa"/>
            <w:tcBorders>
              <w:top w:val="nil"/>
              <w:left w:val="nil"/>
              <w:bottom w:val="nil"/>
              <w:right w:val="nil"/>
            </w:tcBorders>
            <w:noWrap/>
            <w:vAlign w:val="center"/>
            <w:hideMark/>
          </w:tcPr>
          <w:p w14:paraId="006D5516" w14:textId="77777777" w:rsidR="006E0833" w:rsidRPr="006E0833" w:rsidRDefault="006E0833" w:rsidP="006E0833">
            <w:pPr>
              <w:rPr>
                <w:rFonts w:eastAsia="Calibri"/>
                <w:kern w:val="0"/>
                <w14:ligatures w14:val="none"/>
              </w:rPr>
            </w:pPr>
          </w:p>
        </w:tc>
        <w:tc>
          <w:tcPr>
            <w:tcW w:w="708" w:type="dxa"/>
            <w:tcBorders>
              <w:top w:val="nil"/>
              <w:left w:val="nil"/>
              <w:bottom w:val="nil"/>
              <w:right w:val="nil"/>
            </w:tcBorders>
            <w:noWrap/>
            <w:vAlign w:val="center"/>
            <w:hideMark/>
          </w:tcPr>
          <w:p w14:paraId="7D65E7CF" w14:textId="77777777" w:rsidR="006E0833" w:rsidRPr="006E0833" w:rsidRDefault="006E0833" w:rsidP="006E0833">
            <w:pPr>
              <w:rPr>
                <w:rFonts w:eastAsia="Calibri"/>
                <w:kern w:val="0"/>
                <w14:ligatures w14:val="none"/>
              </w:rPr>
            </w:pPr>
          </w:p>
        </w:tc>
        <w:tc>
          <w:tcPr>
            <w:tcW w:w="709" w:type="dxa"/>
            <w:tcBorders>
              <w:top w:val="nil"/>
              <w:left w:val="nil"/>
              <w:bottom w:val="nil"/>
              <w:right w:val="nil"/>
            </w:tcBorders>
            <w:vAlign w:val="center"/>
            <w:hideMark/>
          </w:tcPr>
          <w:p w14:paraId="497AE098" w14:textId="77777777" w:rsidR="006E0833" w:rsidRPr="006E0833" w:rsidRDefault="006E0833" w:rsidP="006E0833">
            <w:pPr>
              <w:rPr>
                <w:rFonts w:eastAsia="Calibri"/>
                <w:kern w:val="0"/>
                <w14:ligatures w14:val="none"/>
              </w:rPr>
            </w:pPr>
          </w:p>
        </w:tc>
      </w:tr>
      <w:tr w:rsidR="006E0833" w:rsidRPr="006E0833" w14:paraId="0250984F" w14:textId="77777777" w:rsidTr="0022770D">
        <w:trPr>
          <w:trHeight w:val="290"/>
        </w:trPr>
        <w:tc>
          <w:tcPr>
            <w:tcW w:w="1605" w:type="dxa"/>
            <w:tcBorders>
              <w:top w:val="nil"/>
              <w:left w:val="nil"/>
              <w:bottom w:val="single" w:sz="4" w:space="0" w:color="auto"/>
              <w:right w:val="nil"/>
            </w:tcBorders>
            <w:noWrap/>
            <w:vAlign w:val="bottom"/>
            <w:hideMark/>
          </w:tcPr>
          <w:p w14:paraId="4861BDE6" w14:textId="77777777" w:rsidR="006E0833" w:rsidRPr="006E0833" w:rsidRDefault="006E0833" w:rsidP="006E0833">
            <w:pPr>
              <w:rPr>
                <w:rFonts w:eastAsia="Calibri"/>
                <w:kern w:val="0"/>
                <w14:ligatures w14:val="none"/>
              </w:rPr>
            </w:pPr>
          </w:p>
        </w:tc>
        <w:tc>
          <w:tcPr>
            <w:tcW w:w="3640" w:type="dxa"/>
            <w:tcBorders>
              <w:top w:val="nil"/>
              <w:left w:val="nil"/>
              <w:bottom w:val="single" w:sz="4" w:space="0" w:color="auto"/>
              <w:right w:val="nil"/>
            </w:tcBorders>
            <w:noWrap/>
            <w:vAlign w:val="center"/>
            <w:hideMark/>
          </w:tcPr>
          <w:p w14:paraId="68BEFDFD" w14:textId="3251311C"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Galerita</w:t>
            </w:r>
            <w:proofErr w:type="spellEnd"/>
            <w:r w:rsidRPr="006E0833">
              <w:rPr>
                <w:rFonts w:eastAsia="Calibri"/>
                <w:i/>
                <w:iCs/>
                <w:kern w:val="0"/>
                <w14:ligatures w14:val="none"/>
              </w:rPr>
              <w:t xml:space="preserve"> bicolor </w:t>
            </w:r>
            <w:r w:rsidRPr="006E0833">
              <w:rPr>
                <w:rFonts w:eastAsia="Calibri"/>
                <w:kern w:val="0"/>
                <w14:ligatures w14:val="none"/>
              </w:rPr>
              <w:t>(Drury)</w:t>
            </w:r>
          </w:p>
        </w:tc>
        <w:tc>
          <w:tcPr>
            <w:tcW w:w="1276" w:type="dxa"/>
            <w:tcBorders>
              <w:top w:val="nil"/>
              <w:left w:val="nil"/>
              <w:bottom w:val="single" w:sz="4" w:space="0" w:color="auto"/>
              <w:right w:val="nil"/>
            </w:tcBorders>
          </w:tcPr>
          <w:p w14:paraId="0222C029" w14:textId="77777777" w:rsidR="006E0833" w:rsidRPr="006E0833" w:rsidRDefault="006E0833" w:rsidP="006E0833">
            <w:pPr>
              <w:rPr>
                <w:rFonts w:eastAsia="Calibri"/>
                <w:kern w:val="0"/>
                <w14:ligatures w14:val="none"/>
              </w:rPr>
            </w:pPr>
            <w:r w:rsidRPr="006E0833">
              <w:rPr>
                <w:rFonts w:eastAsia="Calibri"/>
                <w:kern w:val="0"/>
                <w14:ligatures w14:val="none"/>
              </w:rPr>
              <w:t>Ga.bi</w:t>
            </w:r>
          </w:p>
        </w:tc>
        <w:tc>
          <w:tcPr>
            <w:tcW w:w="709" w:type="dxa"/>
            <w:tcBorders>
              <w:top w:val="nil"/>
              <w:left w:val="nil"/>
              <w:bottom w:val="single" w:sz="4" w:space="0" w:color="auto"/>
              <w:right w:val="nil"/>
            </w:tcBorders>
            <w:noWrap/>
            <w:vAlign w:val="center"/>
            <w:hideMark/>
          </w:tcPr>
          <w:p w14:paraId="0A3291EE"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08" w:type="dxa"/>
            <w:tcBorders>
              <w:top w:val="nil"/>
              <w:left w:val="nil"/>
              <w:bottom w:val="single" w:sz="4" w:space="0" w:color="auto"/>
              <w:right w:val="nil"/>
            </w:tcBorders>
            <w:noWrap/>
            <w:vAlign w:val="center"/>
            <w:hideMark/>
          </w:tcPr>
          <w:p w14:paraId="5115114F" w14:textId="77777777" w:rsidR="006E0833" w:rsidRPr="006E0833" w:rsidRDefault="006E0833" w:rsidP="006E0833">
            <w:pPr>
              <w:rPr>
                <w:rFonts w:eastAsia="Calibri"/>
                <w:kern w:val="0"/>
                <w14:ligatures w14:val="none"/>
              </w:rPr>
            </w:pPr>
            <w:r w:rsidRPr="006E0833">
              <w:rPr>
                <w:rFonts w:eastAsia="Calibri"/>
                <w:kern w:val="0"/>
                <w14:ligatures w14:val="none"/>
              </w:rPr>
              <w:t>3</w:t>
            </w:r>
          </w:p>
        </w:tc>
        <w:tc>
          <w:tcPr>
            <w:tcW w:w="709" w:type="dxa"/>
            <w:tcBorders>
              <w:top w:val="nil"/>
              <w:left w:val="nil"/>
              <w:bottom w:val="single" w:sz="4" w:space="0" w:color="auto"/>
              <w:right w:val="nil"/>
            </w:tcBorders>
            <w:vAlign w:val="center"/>
            <w:hideMark/>
          </w:tcPr>
          <w:p w14:paraId="3045D6DD" w14:textId="77777777" w:rsidR="006E0833" w:rsidRPr="006E0833" w:rsidRDefault="006E0833" w:rsidP="006E0833">
            <w:pPr>
              <w:rPr>
                <w:rFonts w:eastAsia="Calibri"/>
                <w:kern w:val="0"/>
                <w14:ligatures w14:val="none"/>
              </w:rPr>
            </w:pPr>
            <w:r w:rsidRPr="006E0833">
              <w:rPr>
                <w:rFonts w:eastAsia="Calibri"/>
                <w:kern w:val="0"/>
                <w14:ligatures w14:val="none"/>
              </w:rPr>
              <w:t>3</w:t>
            </w:r>
          </w:p>
        </w:tc>
      </w:tr>
      <w:tr w:rsidR="006E0833" w:rsidRPr="006E0833" w14:paraId="63466CEA" w14:textId="77777777" w:rsidTr="0022770D">
        <w:trPr>
          <w:trHeight w:val="300"/>
        </w:trPr>
        <w:tc>
          <w:tcPr>
            <w:tcW w:w="1605" w:type="dxa"/>
            <w:tcBorders>
              <w:top w:val="single" w:sz="4" w:space="0" w:color="auto"/>
              <w:left w:val="nil"/>
              <w:bottom w:val="single" w:sz="4" w:space="0" w:color="auto"/>
              <w:right w:val="nil"/>
            </w:tcBorders>
            <w:noWrap/>
            <w:vAlign w:val="bottom"/>
            <w:hideMark/>
          </w:tcPr>
          <w:p w14:paraId="68EFAEC4" w14:textId="77777777" w:rsidR="006E0833" w:rsidRPr="006E0833" w:rsidRDefault="006E0833" w:rsidP="006E0833">
            <w:pPr>
              <w:rPr>
                <w:rFonts w:eastAsia="Calibri"/>
                <w:kern w:val="0"/>
                <w14:ligatures w14:val="none"/>
              </w:rPr>
            </w:pPr>
            <w:r w:rsidRPr="006E0833">
              <w:rPr>
                <w:rFonts w:eastAsia="Calibri"/>
                <w:kern w:val="0"/>
                <w14:ligatures w14:val="none"/>
              </w:rPr>
              <w:t>Total</w:t>
            </w:r>
          </w:p>
        </w:tc>
        <w:tc>
          <w:tcPr>
            <w:tcW w:w="3640" w:type="dxa"/>
            <w:tcBorders>
              <w:top w:val="single" w:sz="4" w:space="0" w:color="auto"/>
              <w:left w:val="nil"/>
              <w:bottom w:val="single" w:sz="4" w:space="0" w:color="auto"/>
              <w:right w:val="nil"/>
            </w:tcBorders>
            <w:noWrap/>
            <w:vAlign w:val="center"/>
            <w:hideMark/>
          </w:tcPr>
          <w:p w14:paraId="4E108B84" w14:textId="77777777" w:rsidR="006E0833" w:rsidRPr="006E0833" w:rsidRDefault="006E0833" w:rsidP="006E0833">
            <w:pPr>
              <w:rPr>
                <w:rFonts w:eastAsia="Calibri"/>
                <w:kern w:val="0"/>
                <w14:ligatures w14:val="none"/>
              </w:rPr>
            </w:pPr>
            <w:r w:rsidRPr="006E0833">
              <w:rPr>
                <w:rFonts w:eastAsia="Calibri"/>
                <w:kern w:val="0"/>
                <w14:ligatures w14:val="none"/>
              </w:rPr>
              <w:t> </w:t>
            </w:r>
          </w:p>
        </w:tc>
        <w:tc>
          <w:tcPr>
            <w:tcW w:w="1276" w:type="dxa"/>
            <w:tcBorders>
              <w:top w:val="single" w:sz="4" w:space="0" w:color="auto"/>
              <w:left w:val="nil"/>
              <w:bottom w:val="single" w:sz="4" w:space="0" w:color="auto"/>
              <w:right w:val="nil"/>
            </w:tcBorders>
          </w:tcPr>
          <w:p w14:paraId="6BC53086" w14:textId="77777777" w:rsidR="006E0833" w:rsidRPr="006E0833" w:rsidRDefault="006E0833" w:rsidP="006E0833">
            <w:pPr>
              <w:rPr>
                <w:rFonts w:eastAsia="Calibri"/>
                <w:kern w:val="0"/>
                <w14:ligatures w14:val="none"/>
              </w:rPr>
            </w:pPr>
          </w:p>
        </w:tc>
        <w:tc>
          <w:tcPr>
            <w:tcW w:w="709" w:type="dxa"/>
            <w:tcBorders>
              <w:top w:val="single" w:sz="4" w:space="0" w:color="auto"/>
              <w:left w:val="nil"/>
              <w:bottom w:val="single" w:sz="4" w:space="0" w:color="auto"/>
              <w:right w:val="nil"/>
            </w:tcBorders>
            <w:noWrap/>
            <w:vAlign w:val="center"/>
            <w:hideMark/>
          </w:tcPr>
          <w:p w14:paraId="06E38243" w14:textId="77777777" w:rsidR="006E0833" w:rsidRPr="006E0833" w:rsidRDefault="006E0833" w:rsidP="006E0833">
            <w:pPr>
              <w:rPr>
                <w:rFonts w:eastAsia="Calibri"/>
                <w:kern w:val="0"/>
                <w14:ligatures w14:val="none"/>
              </w:rPr>
            </w:pPr>
            <w:r w:rsidRPr="006E0833">
              <w:rPr>
                <w:rFonts w:eastAsia="Calibri"/>
                <w:kern w:val="0"/>
                <w14:ligatures w14:val="none"/>
              </w:rPr>
              <w:t>934</w:t>
            </w:r>
          </w:p>
        </w:tc>
        <w:tc>
          <w:tcPr>
            <w:tcW w:w="708" w:type="dxa"/>
            <w:tcBorders>
              <w:top w:val="single" w:sz="4" w:space="0" w:color="auto"/>
              <w:left w:val="nil"/>
              <w:bottom w:val="single" w:sz="4" w:space="0" w:color="auto"/>
              <w:right w:val="nil"/>
            </w:tcBorders>
            <w:noWrap/>
            <w:vAlign w:val="center"/>
            <w:hideMark/>
          </w:tcPr>
          <w:p w14:paraId="6109084C" w14:textId="77777777" w:rsidR="006E0833" w:rsidRPr="006E0833" w:rsidRDefault="006E0833" w:rsidP="006E0833">
            <w:pPr>
              <w:rPr>
                <w:rFonts w:eastAsia="Calibri"/>
                <w:kern w:val="0"/>
                <w14:ligatures w14:val="none"/>
              </w:rPr>
            </w:pPr>
            <w:r w:rsidRPr="006E0833">
              <w:rPr>
                <w:rFonts w:eastAsia="Calibri"/>
                <w:kern w:val="0"/>
                <w14:ligatures w14:val="none"/>
              </w:rPr>
              <w:t>603</w:t>
            </w:r>
          </w:p>
        </w:tc>
        <w:tc>
          <w:tcPr>
            <w:tcW w:w="709" w:type="dxa"/>
            <w:tcBorders>
              <w:top w:val="single" w:sz="4" w:space="0" w:color="auto"/>
              <w:left w:val="nil"/>
              <w:bottom w:val="single" w:sz="4" w:space="0" w:color="auto"/>
              <w:right w:val="nil"/>
            </w:tcBorders>
            <w:vAlign w:val="center"/>
            <w:hideMark/>
          </w:tcPr>
          <w:p w14:paraId="32904226" w14:textId="77777777" w:rsidR="006E0833" w:rsidRPr="006E0833" w:rsidRDefault="006E0833" w:rsidP="006E0833">
            <w:pPr>
              <w:rPr>
                <w:rFonts w:eastAsia="Calibri"/>
                <w:kern w:val="0"/>
                <w14:ligatures w14:val="none"/>
              </w:rPr>
            </w:pPr>
            <w:r w:rsidRPr="006E0833">
              <w:rPr>
                <w:rFonts w:eastAsia="Calibri"/>
                <w:kern w:val="0"/>
                <w14:ligatures w14:val="none"/>
              </w:rPr>
              <w:t>1537</w:t>
            </w:r>
          </w:p>
        </w:tc>
      </w:tr>
    </w:tbl>
    <w:p w14:paraId="1FCD474B" w14:textId="77777777" w:rsidR="006E0833" w:rsidRPr="006E0833" w:rsidRDefault="006E0833" w:rsidP="006E0833">
      <w:pPr>
        <w:rPr>
          <w:rFonts w:eastAsia="Calibri"/>
          <w:kern w:val="0"/>
          <w:sz w:val="24"/>
          <w:szCs w:val="24"/>
          <w14:ligatures w14:val="none"/>
        </w:rPr>
      </w:pPr>
    </w:p>
    <w:p w14:paraId="2134CC82" w14:textId="77777777" w:rsidR="006E0833" w:rsidRPr="006E0833" w:rsidRDefault="006E0833" w:rsidP="006E0833">
      <w:pPr>
        <w:rPr>
          <w:rFonts w:eastAsia="Calibri"/>
          <w:kern w:val="0"/>
          <w:sz w:val="24"/>
          <w:szCs w:val="24"/>
          <w14:ligatures w14:val="none"/>
        </w:rPr>
      </w:pPr>
    </w:p>
    <w:p w14:paraId="01965CEA" w14:textId="77777777" w:rsidR="006E0833" w:rsidRPr="006E0833" w:rsidRDefault="006E0833" w:rsidP="006E0833">
      <w:pPr>
        <w:rPr>
          <w:rFonts w:eastAsia="Calibri"/>
          <w:kern w:val="0"/>
          <w:sz w:val="24"/>
          <w:szCs w:val="24"/>
          <w14:ligatures w14:val="none"/>
        </w:rPr>
      </w:pPr>
    </w:p>
    <w:p w14:paraId="771E9BA2" w14:textId="419D9CB0" w:rsidR="006E0833" w:rsidRPr="006E0833" w:rsidRDefault="006E0833" w:rsidP="00E92AAE">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The principal components analysis (PCA) of the eight numerical traits generated a set of axes, of which the first four axes together explained 89% of the variance (Table </w:t>
      </w:r>
      <w:r w:rsidR="00803954">
        <w:rPr>
          <w:rFonts w:eastAsia="Calibri"/>
          <w:kern w:val="0"/>
          <w:sz w:val="24"/>
          <w:szCs w:val="24"/>
          <w14:ligatures w14:val="none"/>
        </w:rPr>
        <w:t>B.</w:t>
      </w:r>
      <w:r w:rsidRPr="006E0833">
        <w:rPr>
          <w:rFonts w:eastAsia="Calibri"/>
          <w:kern w:val="0"/>
          <w:sz w:val="24"/>
          <w:szCs w:val="24"/>
          <w14:ligatures w14:val="none"/>
        </w:rPr>
        <w:t xml:space="preserve">2). The first PC axis (39% of the variance) was associated with proportionally shorter antennae, shorter rear legs, and wider pronotum (Figure </w:t>
      </w:r>
      <w:r w:rsidR="00803954">
        <w:rPr>
          <w:rFonts w:eastAsia="Calibri"/>
          <w:kern w:val="0"/>
          <w:sz w:val="24"/>
          <w:szCs w:val="24"/>
          <w14:ligatures w14:val="none"/>
        </w:rPr>
        <w:t>B.2</w:t>
      </w:r>
      <w:r w:rsidRPr="006E0833">
        <w:rPr>
          <w:rFonts w:eastAsia="Calibri"/>
          <w:kern w:val="0"/>
          <w:sz w:val="24"/>
          <w:szCs w:val="24"/>
          <w14:ligatures w14:val="none"/>
        </w:rPr>
        <w:t xml:space="preserve">). The second axis (26% of the variance) was associated with proportionally longer eyes, higher eye protrusion, and </w:t>
      </w:r>
      <w:r w:rsidRPr="006E0833">
        <w:rPr>
          <w:rFonts w:eastAsia="Calibri"/>
          <w:kern w:val="0"/>
          <w:sz w:val="24"/>
          <w:szCs w:val="24"/>
          <w14:ligatures w14:val="none"/>
        </w:rPr>
        <w:lastRenderedPageBreak/>
        <w:t>shorter body length. The third axis (14% of the variance) was associated with proportionally shorter rear trochanter and wider abdomen (Figure S4). The fourth axis (11% of the variance) was associated with proportionally wider abdomen and longer body length.</w:t>
      </w:r>
    </w:p>
    <w:p w14:paraId="6C457DE3" w14:textId="25FEFF26"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A subset of functional traits showed differences among treatments, but functional alpha-diversity was similar among forest management treatments and across years (Tables </w:t>
      </w:r>
      <w:r w:rsidR="00803954">
        <w:rPr>
          <w:rFonts w:eastAsia="Calibri"/>
          <w:kern w:val="0"/>
          <w:sz w:val="24"/>
          <w:szCs w:val="24"/>
          <w14:ligatures w14:val="none"/>
        </w:rPr>
        <w:t>2.</w:t>
      </w:r>
      <w:r w:rsidRPr="006E0833">
        <w:rPr>
          <w:rFonts w:eastAsia="Calibri"/>
          <w:kern w:val="0"/>
          <w:sz w:val="24"/>
          <w:szCs w:val="24"/>
          <w14:ligatures w14:val="none"/>
        </w:rPr>
        <w:t>3-</w:t>
      </w:r>
      <w:r w:rsidR="00803954">
        <w:rPr>
          <w:rFonts w:eastAsia="Calibri"/>
          <w:kern w:val="0"/>
          <w:sz w:val="24"/>
          <w:szCs w:val="24"/>
          <w14:ligatures w14:val="none"/>
        </w:rPr>
        <w:t>2.</w:t>
      </w:r>
      <w:r w:rsidRPr="006E0833">
        <w:rPr>
          <w:rFonts w:eastAsia="Calibri"/>
          <w:kern w:val="0"/>
          <w:sz w:val="24"/>
          <w:szCs w:val="24"/>
          <w14:ligatures w14:val="none"/>
        </w:rPr>
        <w:t xml:space="preserve">4). The CWM body length was greater for forest plots than salvaged plots, while windthrow plots were intermediate (Fig. </w:t>
      </w:r>
      <w:r w:rsidR="00803954">
        <w:rPr>
          <w:rFonts w:eastAsia="Calibri"/>
          <w:kern w:val="0"/>
          <w:sz w:val="24"/>
          <w:szCs w:val="24"/>
          <w14:ligatures w14:val="none"/>
        </w:rPr>
        <w:t>2.4</w:t>
      </w:r>
      <w:r w:rsidRPr="006E0833">
        <w:rPr>
          <w:rFonts w:eastAsia="Calibri"/>
          <w:kern w:val="0"/>
          <w:sz w:val="24"/>
          <w:szCs w:val="24"/>
          <w14:ligatures w14:val="none"/>
        </w:rPr>
        <w:t>A). This indicates that species of larger body length made up a higher proportion of trap captures in forest plots than salvaged plots. When we examined morphological traits of the eyes and antenna</w:t>
      </w:r>
      <w:r w:rsidR="00803954">
        <w:rPr>
          <w:rFonts w:eastAsia="Calibri"/>
          <w:kern w:val="0"/>
          <w:sz w:val="24"/>
          <w:szCs w:val="24"/>
          <w14:ligatures w14:val="none"/>
        </w:rPr>
        <w:t xml:space="preserve"> relative to body length</w:t>
      </w:r>
      <w:r w:rsidRPr="006E0833">
        <w:rPr>
          <w:rFonts w:eastAsia="Calibri"/>
          <w:kern w:val="0"/>
          <w:sz w:val="24"/>
          <w:szCs w:val="24"/>
          <w14:ligatures w14:val="none"/>
        </w:rPr>
        <w:t>, we found that CWM eye length was greater for salvaged plots than windthrow or forest plots (Fig. 5C). Thus, species abundant in salvaged plots had longer eyes. However, we did not detect differences in CWM</w:t>
      </w:r>
      <w:r w:rsidR="00803954">
        <w:rPr>
          <w:rFonts w:eastAsia="Calibri"/>
          <w:sz w:val="16"/>
          <w:szCs w:val="16"/>
        </w:rPr>
        <w:t xml:space="preserve"> </w:t>
      </w:r>
      <w:r w:rsidRPr="006E0833">
        <w:rPr>
          <w:rFonts w:eastAsia="Calibri"/>
          <w:kern w:val="0"/>
          <w:sz w:val="24"/>
          <w:szCs w:val="24"/>
          <w14:ligatures w14:val="none"/>
        </w:rPr>
        <w:t xml:space="preserve">antenna length (Fig. </w:t>
      </w:r>
      <w:r w:rsidR="00803954">
        <w:rPr>
          <w:rFonts w:eastAsia="Calibri"/>
          <w:kern w:val="0"/>
          <w:sz w:val="24"/>
          <w:szCs w:val="24"/>
          <w14:ligatures w14:val="none"/>
        </w:rPr>
        <w:t>2.4</w:t>
      </w:r>
      <w:r w:rsidRPr="006E0833">
        <w:rPr>
          <w:rFonts w:eastAsia="Calibri"/>
          <w:kern w:val="0"/>
          <w:sz w:val="24"/>
          <w:szCs w:val="24"/>
          <w14:ligatures w14:val="none"/>
        </w:rPr>
        <w:t xml:space="preserve">E). When considering the morphological traits associated with locomotion strategy, we found that CWM trochanter length was greater for salvaged plots than windthrow or forest (Fig. </w:t>
      </w:r>
      <w:r w:rsidR="00803954">
        <w:rPr>
          <w:rFonts w:eastAsia="Calibri"/>
          <w:kern w:val="0"/>
          <w:sz w:val="24"/>
          <w:szCs w:val="24"/>
          <w14:ligatures w14:val="none"/>
        </w:rPr>
        <w:t>2.4</w:t>
      </w:r>
      <w:r w:rsidRPr="006E0833">
        <w:rPr>
          <w:rFonts w:eastAsia="Calibri"/>
          <w:kern w:val="0"/>
          <w:sz w:val="24"/>
          <w:szCs w:val="24"/>
          <w14:ligatures w14:val="none"/>
        </w:rPr>
        <w:t xml:space="preserve">D). This means species common in salvaged plots tended to have </w:t>
      </w:r>
      <w:proofErr w:type="gramStart"/>
      <w:r w:rsidRPr="006E0833">
        <w:rPr>
          <w:rFonts w:eastAsia="Calibri"/>
          <w:kern w:val="0"/>
          <w:sz w:val="24"/>
          <w:szCs w:val="24"/>
          <w14:ligatures w14:val="none"/>
        </w:rPr>
        <w:t>a longer</w:t>
      </w:r>
      <w:proofErr w:type="gramEnd"/>
      <w:r w:rsidRPr="006E0833">
        <w:rPr>
          <w:rFonts w:eastAsia="Calibri"/>
          <w:kern w:val="0"/>
          <w:sz w:val="24"/>
          <w:szCs w:val="24"/>
          <w14:ligatures w14:val="none"/>
        </w:rPr>
        <w:t xml:space="preserve"> rear trochante</w:t>
      </w:r>
      <w:r w:rsidR="0081748D">
        <w:rPr>
          <w:rFonts w:eastAsia="Calibri"/>
          <w:kern w:val="0"/>
          <w:sz w:val="24"/>
          <w:szCs w:val="24"/>
          <w14:ligatures w14:val="none"/>
        </w:rPr>
        <w:t>rs</w:t>
      </w:r>
      <w:r w:rsidRPr="006E0833">
        <w:rPr>
          <w:rFonts w:eastAsia="Calibri"/>
          <w:kern w:val="0"/>
          <w:sz w:val="24"/>
          <w:szCs w:val="24"/>
          <w14:ligatures w14:val="none"/>
        </w:rPr>
        <w:t>, versus species common in windthrow or forest plots. Flight capable species were more common in salvaged plots in 2015, but this pattern disappeared by 2022 (Fig. 2.</w:t>
      </w:r>
      <w:r w:rsidR="0081748D">
        <w:rPr>
          <w:rFonts w:eastAsia="Calibri"/>
          <w:kern w:val="0"/>
          <w:sz w:val="24"/>
          <w:szCs w:val="24"/>
          <w14:ligatures w14:val="none"/>
        </w:rPr>
        <w:t>4B</w:t>
      </w:r>
      <w:r w:rsidRPr="006E0833">
        <w:rPr>
          <w:rFonts w:eastAsia="Calibri"/>
          <w:kern w:val="0"/>
          <w:sz w:val="24"/>
          <w:szCs w:val="24"/>
          <w14:ligatures w14:val="none"/>
        </w:rPr>
        <w:t>). No patterns were detected for water affinity</w:t>
      </w:r>
      <w:r w:rsidR="0081748D">
        <w:rPr>
          <w:rFonts w:eastAsia="Calibri"/>
          <w:kern w:val="0"/>
          <w:sz w:val="24"/>
          <w:szCs w:val="24"/>
          <w14:ligatures w14:val="none"/>
        </w:rPr>
        <w:t xml:space="preserve"> (Fig. 2.4F)</w:t>
      </w:r>
      <w:r w:rsidRPr="006E0833">
        <w:rPr>
          <w:rFonts w:eastAsia="Calibri"/>
          <w:kern w:val="0"/>
          <w:sz w:val="24"/>
          <w:szCs w:val="24"/>
          <w14:ligatures w14:val="none"/>
        </w:rPr>
        <w:t>.</w:t>
      </w:r>
      <w:r w:rsidR="0081748D">
        <w:rPr>
          <w:rFonts w:eastAsia="Calibri"/>
          <w:kern w:val="0"/>
          <w:sz w:val="24"/>
          <w:szCs w:val="24"/>
          <w14:ligatures w14:val="none"/>
        </w:rPr>
        <w:t xml:space="preserve"> </w:t>
      </w:r>
      <w:r w:rsidRPr="006E0833">
        <w:rPr>
          <w:rFonts w:eastAsia="Calibri"/>
          <w:kern w:val="0"/>
          <w:sz w:val="24"/>
          <w:szCs w:val="24"/>
          <w14:ligatures w14:val="none"/>
        </w:rPr>
        <w:t xml:space="preserve"> </w:t>
      </w:r>
    </w:p>
    <w:p w14:paraId="40FB4B80" w14:textId="77777777" w:rsidR="006E0833" w:rsidRPr="006E0833" w:rsidRDefault="006E0833" w:rsidP="006E0833">
      <w:pPr>
        <w:rPr>
          <w:rFonts w:eastAsia="Calibri"/>
          <w:kern w:val="0"/>
          <w:sz w:val="24"/>
          <w:szCs w:val="24"/>
          <w14:ligatures w14:val="none"/>
        </w:rPr>
      </w:pPr>
    </w:p>
    <w:p w14:paraId="038C45D8" w14:textId="77777777" w:rsidR="006E0833" w:rsidRPr="006E0833" w:rsidRDefault="006E0833" w:rsidP="006E0833">
      <w:pPr>
        <w:rPr>
          <w:rFonts w:eastAsia="Calibri"/>
          <w:kern w:val="0"/>
          <w:sz w:val="24"/>
          <w:szCs w:val="24"/>
          <w14:ligatures w14:val="none"/>
        </w:rPr>
      </w:pPr>
    </w:p>
    <w:p w14:paraId="05D0C5BD" w14:textId="77777777" w:rsidR="008F0C3F" w:rsidRDefault="008F0C3F" w:rsidP="006E0833">
      <w:pPr>
        <w:spacing w:line="480" w:lineRule="auto"/>
        <w:rPr>
          <w:rFonts w:eastAsia="Calibri"/>
          <w:noProof/>
          <w:kern w:val="0"/>
          <w:sz w:val="24"/>
          <w:szCs w:val="24"/>
          <w14:ligatures w14:val="none"/>
        </w:rPr>
      </w:pPr>
    </w:p>
    <w:p w14:paraId="376028DD" w14:textId="009C435C" w:rsidR="006E0833" w:rsidRPr="006E0833" w:rsidRDefault="00B1570D" w:rsidP="006E0833">
      <w:pPr>
        <w:spacing w:line="480" w:lineRule="auto"/>
        <w:rPr>
          <w:rFonts w:eastAsia="Calibri"/>
          <w:kern w:val="0"/>
          <w:sz w:val="24"/>
          <w:szCs w:val="24"/>
          <w14:ligatures w14:val="none"/>
        </w:rPr>
      </w:pPr>
      <w:r w:rsidRPr="00B1570D">
        <w:rPr>
          <w:rFonts w:eastAsia="Calibri"/>
          <w:noProof/>
          <w:kern w:val="0"/>
          <w:sz w:val="24"/>
          <w:szCs w:val="24"/>
          <w14:ligatures w14:val="none"/>
        </w:rPr>
        <w:lastRenderedPageBreak/>
        <w:drawing>
          <wp:inline distT="0" distB="0" distL="0" distR="0" wp14:anchorId="19196968" wp14:editId="493823F6">
            <wp:extent cx="5214796" cy="5666262"/>
            <wp:effectExtent l="0" t="0" r="5080" b="0"/>
            <wp:docPr id="1331429466" name="Graphic 1" descr="There are six graphs. Graph A shows a higher CWM body length for forest plots. Graph B shows a higher CWM flight capability for salvaged plots, in 2015. Graph C shows a higher CWM eye length for salvaged plots. Graph D shows a higher CWM rear trochanter length for salvaged plots. Graph E shows CWM antenna length. No significant differences in CWM antenna length were detected, although there is a trend where in salvaged plots, CWM antenna length decreased from 2015 to 2022. Graph F shows CWM water affinity, for which no differences were detected between disturbance types or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29466" name="Graphic 1" descr="There are six graphs. Graph A shows a higher CWM body length for forest plots. Graph B shows a higher CWM flight capability for salvaged plots, in 2015. Graph C shows a higher CWM eye length for salvaged plots. Graph D shows a higher CWM rear trochanter length for salvaged plots. Graph E shows CWM antenna length. No significant differences in CWM antenna length were detected, although there is a trend where in salvaged plots, CWM antenna length decreased from 2015 to 2022. Graph F shows CWM water affinity, for which no differences were detected between disturbance types or years."/>
                    <pic:cNvPicPr/>
                  </pic:nvPicPr>
                  <pic:blipFill>
                    <a:blip r:embed="rId14">
                      <a:extLst>
                        <a:ext uri="{96DAC541-7B7A-43D3-8B79-37D633B846F1}">
                          <asvg:svgBlip xmlns:asvg="http://schemas.microsoft.com/office/drawing/2016/SVG/main" r:embed="rId15"/>
                        </a:ext>
                      </a:extLst>
                    </a:blip>
                    <a:stretch>
                      <a:fillRect/>
                    </a:stretch>
                  </pic:blipFill>
                  <pic:spPr>
                    <a:xfrm>
                      <a:off x="0" y="0"/>
                      <a:ext cx="5223884" cy="5676137"/>
                    </a:xfrm>
                    <a:prstGeom prst="rect">
                      <a:avLst/>
                    </a:prstGeom>
                  </pic:spPr>
                </pic:pic>
              </a:graphicData>
            </a:graphic>
          </wp:inline>
        </w:drawing>
      </w:r>
    </w:p>
    <w:p w14:paraId="1E65543F" w14:textId="65CC209F" w:rsidR="006E0833" w:rsidRPr="006E0833" w:rsidRDefault="006E0833" w:rsidP="006E0833">
      <w:pPr>
        <w:spacing w:after="200"/>
        <w:rPr>
          <w:rFonts w:eastAsia="Calibri"/>
          <w:iCs/>
          <w:kern w:val="0"/>
          <w:sz w:val="24"/>
          <w:szCs w:val="18"/>
          <w14:ligatures w14:val="none"/>
        </w:rPr>
      </w:pPr>
      <w:bookmarkStart w:id="31" w:name="_Toc213432490"/>
      <w:r w:rsidRPr="006E0833">
        <w:rPr>
          <w:rFonts w:eastAsia="Calibri"/>
          <w:b/>
          <w:bCs/>
          <w:iCs/>
          <w:kern w:val="0"/>
          <w:sz w:val="24"/>
          <w:szCs w:val="18"/>
          <w14:ligatures w14:val="none"/>
        </w:rPr>
        <w:t xml:space="preserve">Figure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Figure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4</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iCs/>
          <w:kern w:val="0"/>
          <w:sz w:val="24"/>
          <w:szCs w:val="18"/>
          <w14:ligatures w14:val="none"/>
        </w:rPr>
        <w:t xml:space="preserve"> C</w:t>
      </w:r>
      <w:commentRangeStart w:id="32"/>
      <w:r w:rsidRPr="006E0833">
        <w:rPr>
          <w:rFonts w:eastAsia="Calibri"/>
          <w:iCs/>
          <w:kern w:val="0"/>
          <w:sz w:val="24"/>
          <w:szCs w:val="18"/>
          <w14:ligatures w14:val="none"/>
        </w:rPr>
        <w:t>omm</w:t>
      </w:r>
      <w:commentRangeEnd w:id="32"/>
      <w:r w:rsidRPr="006E0833">
        <w:rPr>
          <w:rFonts w:eastAsia="Calibri"/>
          <w:sz w:val="16"/>
          <w:szCs w:val="16"/>
        </w:rPr>
        <w:commentReference w:id="32"/>
      </w:r>
      <w:r w:rsidRPr="006E0833">
        <w:rPr>
          <w:rFonts w:eastAsia="Calibri"/>
          <w:iCs/>
          <w:kern w:val="0"/>
          <w:sz w:val="24"/>
          <w:szCs w:val="18"/>
          <w14:ligatures w14:val="none"/>
        </w:rPr>
        <w:t>unity-weighted mean (CWM) traits of ground beetles collected in windthrow, salvaged, and undisturbed forest plots in 2015 and 2022. Circular points are observations from 2015, while triangles are observations from 2022. (A) CWM body length,</w:t>
      </w:r>
      <w:commentRangeStart w:id="33"/>
      <w:r w:rsidRPr="006E0833">
        <w:rPr>
          <w:rFonts w:eastAsia="Calibri"/>
          <w:iCs/>
          <w:kern w:val="0"/>
          <w:sz w:val="24"/>
          <w:szCs w:val="18"/>
          <w14:ligatures w14:val="none"/>
        </w:rPr>
        <w:t xml:space="preserve"> measured as the sum of head length, pronotum length, and elytron length. </w:t>
      </w:r>
      <w:commentRangeEnd w:id="33"/>
      <w:r w:rsidRPr="006E0833">
        <w:rPr>
          <w:rFonts w:eastAsia="Calibri"/>
          <w:sz w:val="16"/>
          <w:szCs w:val="16"/>
        </w:rPr>
        <w:commentReference w:id="33"/>
      </w:r>
      <w:r w:rsidRPr="006E0833">
        <w:rPr>
          <w:rFonts w:eastAsia="Calibri"/>
          <w:iCs/>
          <w:kern w:val="0"/>
          <w:sz w:val="24"/>
          <w:szCs w:val="18"/>
          <w14:ligatures w14:val="none"/>
        </w:rPr>
        <w:t xml:space="preserve">(B) CWM flight capability, as indicated in the literature </w:t>
      </w:r>
      <w:r w:rsidRPr="006E0833">
        <w:rPr>
          <w:rFonts w:eastAsia="Calibri"/>
          <w:iCs/>
          <w:kern w:val="0"/>
          <w:sz w:val="24"/>
          <w:szCs w:val="18"/>
          <w14:ligatures w14:val="none"/>
        </w:rPr>
        <w:fldChar w:fldCharType="begin"/>
      </w:r>
      <w:r w:rsidRPr="006E0833">
        <w:rPr>
          <w:rFonts w:eastAsia="Calibri"/>
          <w:iCs/>
          <w:kern w:val="0"/>
          <w:sz w:val="24"/>
          <w:szCs w:val="18"/>
          <w14:ligatures w14:val="none"/>
        </w:rPr>
        <w:instrText xml:space="preserve"> ADDIN ZOTERO_ITEM CSL_CITATION {"citationID":"3aMbqUiD","properties":{"formattedCitation":"(Larochelle and Larivi\\uc0\\u232{}re 2003)","plainCitation":"(Larochelle and Larivière 2003)","noteIndex":0},"citationItems":[{"id":312,"uris":["http://zotero.org/groups/5154252/items/CJ2B2WK7"],"itemData":{"id":312,"type":"book","collection-number":"27","collection-title":"Pensoft-series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(Coleoptera","author":[{"family":"Larochelle","given":"André"},{"family":"Larivière","given":"Marie-Claude"}],"issued":{"date-parts":[["2003"]]}}}],"schema":"https://github.com/citation-style-language/schema/raw/master/csl-citation.json"} </w:instrText>
      </w:r>
      <w:r w:rsidRPr="006E0833">
        <w:rPr>
          <w:rFonts w:eastAsia="Calibri"/>
          <w:iCs/>
          <w:kern w:val="0"/>
          <w:sz w:val="24"/>
          <w:szCs w:val="18"/>
          <w14:ligatures w14:val="none"/>
        </w:rPr>
        <w:fldChar w:fldCharType="separate"/>
      </w:r>
      <w:r w:rsidRPr="006E0833">
        <w:rPr>
          <w:rFonts w:eastAsia="Calibri"/>
          <w:iCs/>
          <w:kern w:val="0"/>
          <w:sz w:val="24"/>
          <w:szCs w:val="18"/>
          <w14:ligatures w14:val="none"/>
        </w:rPr>
        <w:t>(Larochelle and Larivière 2003)</w:t>
      </w:r>
      <w:r w:rsidRPr="006E0833">
        <w:rPr>
          <w:rFonts w:eastAsia="Calibri"/>
          <w:iCs/>
          <w:kern w:val="0"/>
          <w:sz w:val="24"/>
          <w:szCs w:val="18"/>
          <w14:ligatures w14:val="none"/>
        </w:rPr>
        <w:fldChar w:fldCharType="end"/>
      </w:r>
      <w:r w:rsidRPr="006E0833">
        <w:rPr>
          <w:rFonts w:eastAsia="Calibri"/>
          <w:iCs/>
          <w:kern w:val="0"/>
          <w:sz w:val="24"/>
          <w:szCs w:val="18"/>
          <w14:ligatures w14:val="none"/>
        </w:rPr>
        <w:t>. Values closer to 1 indicate that a higher proportion of individuals collected were identified as flight-capable species. (C) CWM eye length (posterior to anterior edge of eye) standardized to body length. (D) CWM meta-trochanter length standardized to body length. (E) CWM antenna length standardized to body length. (F) CWM water affinity, as indicated in the literature</w:t>
      </w:r>
      <w:r w:rsidR="004B2F59">
        <w:rPr>
          <w:rFonts w:eastAsia="Calibri"/>
          <w:iCs/>
          <w:kern w:val="0"/>
          <w:sz w:val="24"/>
          <w:szCs w:val="18"/>
          <w14:ligatures w14:val="none"/>
        </w:rPr>
        <w:t xml:space="preserve"> </w:t>
      </w:r>
      <w:r w:rsidR="004B2F59">
        <w:rPr>
          <w:rFonts w:eastAsia="Calibri"/>
          <w:iCs/>
          <w:kern w:val="0"/>
          <w:sz w:val="24"/>
          <w:szCs w:val="18"/>
          <w14:ligatures w14:val="none"/>
        </w:rPr>
        <w:fldChar w:fldCharType="begin"/>
      </w:r>
      <w:r w:rsidR="004B2F59">
        <w:rPr>
          <w:rFonts w:eastAsia="Calibri"/>
          <w:iCs/>
          <w:kern w:val="0"/>
          <w:sz w:val="24"/>
          <w:szCs w:val="18"/>
          <w14:ligatures w14:val="none"/>
        </w:rPr>
        <w:instrText xml:space="preserve"> ADDIN ZOTERO_ITEM CSL_CITATION {"citationID":"GzaacRRA","properties":{"formattedCitation":"(Larochelle and Larivi\\uc0\\u232{}re 2003)","plainCitation":"(Larochelle and Larivière 2003)","noteIndex":0},"citationItems":[{"id":312,"uris":["http://zotero.org/groups/5154252/items/CJ2B2WK7"],"itemData":{"id":312,"type":"book","collection-number":"27","collection-title":"Pensoft-series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(Coleoptera","author":[{"family":"Larochelle","given":"André"},{"family":"Larivière","given":"Marie-Claude"}],"issued":{"date-parts":[["2003"]]}}}],"schema":"https://github.com/citation-style-language/schema/raw/master/csl-citation.json"} </w:instrText>
      </w:r>
      <w:r w:rsidR="004B2F59">
        <w:rPr>
          <w:rFonts w:eastAsia="Calibri"/>
          <w:iCs/>
          <w:kern w:val="0"/>
          <w:sz w:val="24"/>
          <w:szCs w:val="18"/>
          <w14:ligatures w14:val="none"/>
        </w:rPr>
        <w:fldChar w:fldCharType="separate"/>
      </w:r>
      <w:r w:rsidR="004B2F59" w:rsidRPr="004B2F59">
        <w:rPr>
          <w:kern w:val="0"/>
          <w:sz w:val="24"/>
        </w:rPr>
        <w:t>(Larochelle and Larivière 2003)</w:t>
      </w:r>
      <w:r w:rsidR="004B2F59">
        <w:rPr>
          <w:rFonts w:eastAsia="Calibri"/>
          <w:iCs/>
          <w:kern w:val="0"/>
          <w:sz w:val="24"/>
          <w:szCs w:val="18"/>
          <w14:ligatures w14:val="none"/>
        </w:rPr>
        <w:fldChar w:fldCharType="end"/>
      </w:r>
      <w:r w:rsidRPr="006E0833">
        <w:rPr>
          <w:rFonts w:eastAsia="Calibri"/>
          <w:iCs/>
          <w:kern w:val="0"/>
          <w:sz w:val="24"/>
          <w:szCs w:val="18"/>
          <w14:ligatures w14:val="none"/>
        </w:rPr>
        <w:t>. Values closer to 1 indicate that a higher proportion of individuals collected belonged to species which prefer wet soil or live near water. A significant effect of forest management treatment was found for A-D, while no significant effects were found for E-F.</w:t>
      </w:r>
      <w:bookmarkEnd w:id="31"/>
    </w:p>
    <w:p w14:paraId="16C2AA6C" w14:textId="77777777" w:rsidR="006E0833" w:rsidRPr="006E0833" w:rsidRDefault="006E0833" w:rsidP="006E0833">
      <w:pPr>
        <w:rPr>
          <w:rFonts w:eastAsia="Calibri"/>
          <w:b/>
          <w:bCs/>
          <w:kern w:val="0"/>
          <w:sz w:val="24"/>
          <w:szCs w:val="24"/>
          <w14:ligatures w14:val="none"/>
        </w:rPr>
        <w:sectPr w:rsidR="006E0833" w:rsidRPr="006E0833" w:rsidSect="006E0833">
          <w:pgSz w:w="12240" w:h="15840"/>
          <w:pgMar w:top="1440" w:right="1440" w:bottom="1440" w:left="2160" w:header="720" w:footer="1584" w:gutter="0"/>
          <w:pgNumType w:start="1"/>
          <w:cols w:space="720"/>
          <w:docGrid w:linePitch="360"/>
        </w:sectPr>
      </w:pPr>
    </w:p>
    <w:p w14:paraId="4510ACA7" w14:textId="1CF2033D" w:rsidR="006E0833" w:rsidRPr="006E0833" w:rsidRDefault="006E0833" w:rsidP="006E0833">
      <w:pPr>
        <w:spacing w:after="200"/>
        <w:rPr>
          <w:rFonts w:eastAsia="Calibri"/>
          <w:iCs/>
          <w:kern w:val="0"/>
          <w:sz w:val="24"/>
          <w:szCs w:val="18"/>
          <w14:ligatures w14:val="none"/>
        </w:rPr>
      </w:pPr>
      <w:bookmarkStart w:id="34" w:name="_Toc213432438"/>
      <w:r w:rsidRPr="006E0833">
        <w:rPr>
          <w:rFonts w:eastAsia="Calibri"/>
          <w:b/>
          <w:bCs/>
          <w:iCs/>
          <w:kern w:val="0"/>
          <w:sz w:val="24"/>
          <w:szCs w:val="18"/>
          <w14:ligatures w14:val="none"/>
        </w:rPr>
        <w:lastRenderedPageBreak/>
        <w:t xml:space="preserve">Table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Table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3</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iCs/>
          <w:kern w:val="0"/>
          <w:sz w:val="24"/>
          <w:szCs w:val="18"/>
          <w14:ligatures w14:val="none"/>
        </w:rPr>
        <w:t xml:space="preserve"> Main effects of forest management treatments (windthrow, salvaged, undisturbed forest) and year (2015, 2022) on activity-abundance, species richness, species diversity, community-weighted means (CWM) for individual traits, and functional diversity for ground beetles collected at </w:t>
      </w:r>
      <w:proofErr w:type="spellStart"/>
      <w:r w:rsidRPr="006E0833">
        <w:rPr>
          <w:rFonts w:eastAsia="Calibri"/>
          <w:iCs/>
          <w:kern w:val="0"/>
          <w:sz w:val="24"/>
          <w:szCs w:val="18"/>
          <w14:ligatures w14:val="none"/>
        </w:rPr>
        <w:t>Powdermill</w:t>
      </w:r>
      <w:proofErr w:type="spellEnd"/>
      <w:r w:rsidRPr="006E0833">
        <w:rPr>
          <w:rFonts w:eastAsia="Calibri"/>
          <w:iCs/>
          <w:kern w:val="0"/>
          <w:sz w:val="24"/>
          <w:szCs w:val="18"/>
          <w14:ligatures w14:val="none"/>
        </w:rPr>
        <w:t xml:space="preserve"> Nature Reserve, Rector, Westmoreland County, Pennsylvania, USA. The model type column indicates if the model was a standard linear model (LM), a linear mixed-effects model with transect included as a random effect (LMM), or a generalized linear model with Poisson errors (GLM). Dashes indicate that the p-value is above 0.10. Patterns with a p-value below 0.05 are bolded. Beetles were collected between 27 May to 17 </w:t>
      </w:r>
      <w:proofErr w:type="gramStart"/>
      <w:r w:rsidRPr="006E0833">
        <w:rPr>
          <w:rFonts w:eastAsia="Calibri"/>
          <w:iCs/>
          <w:kern w:val="0"/>
          <w:sz w:val="24"/>
          <w:szCs w:val="18"/>
          <w14:ligatures w14:val="none"/>
        </w:rPr>
        <w:t>August,</w:t>
      </w:r>
      <w:proofErr w:type="gramEnd"/>
      <w:r w:rsidRPr="006E0833">
        <w:rPr>
          <w:rFonts w:eastAsia="Calibri"/>
          <w:iCs/>
          <w:kern w:val="0"/>
          <w:sz w:val="24"/>
          <w:szCs w:val="18"/>
          <w14:ligatures w14:val="none"/>
        </w:rPr>
        <w:t xml:space="preserve"> 2015, and from 1 June to 23 </w:t>
      </w:r>
      <w:proofErr w:type="gramStart"/>
      <w:r w:rsidRPr="006E0833">
        <w:rPr>
          <w:rFonts w:eastAsia="Calibri"/>
          <w:iCs/>
          <w:kern w:val="0"/>
          <w:sz w:val="24"/>
          <w:szCs w:val="18"/>
          <w14:ligatures w14:val="none"/>
        </w:rPr>
        <w:t>August,</w:t>
      </w:r>
      <w:proofErr w:type="gramEnd"/>
      <w:r w:rsidRPr="006E0833">
        <w:rPr>
          <w:rFonts w:eastAsia="Calibri"/>
          <w:iCs/>
          <w:kern w:val="0"/>
          <w:sz w:val="24"/>
          <w:szCs w:val="18"/>
          <w14:ligatures w14:val="none"/>
        </w:rPr>
        <w:t xml:space="preserve"> 2022.</w:t>
      </w:r>
      <w:bookmarkEnd w:id="34"/>
    </w:p>
    <w:tbl>
      <w:tblPr>
        <w:tblStyle w:val="Aaronsinsectlabels1"/>
        <w:tblW w:w="1290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9"/>
        <w:gridCol w:w="1276"/>
        <w:gridCol w:w="1417"/>
        <w:gridCol w:w="1418"/>
        <w:gridCol w:w="1559"/>
        <w:gridCol w:w="1276"/>
        <w:gridCol w:w="1417"/>
        <w:gridCol w:w="1418"/>
      </w:tblGrid>
      <w:tr w:rsidR="006E0833" w:rsidRPr="006E0833" w14:paraId="360793FA" w14:textId="77777777" w:rsidTr="00A3077D">
        <w:trPr>
          <w:trHeight w:val="333"/>
        </w:trPr>
        <w:tc>
          <w:tcPr>
            <w:tcW w:w="3119" w:type="dxa"/>
            <w:tcBorders>
              <w:top w:val="single" w:sz="4" w:space="0" w:color="auto"/>
              <w:bottom w:val="nil"/>
            </w:tcBorders>
          </w:tcPr>
          <w:p w14:paraId="2BBC5E15" w14:textId="77777777" w:rsidR="006E0833" w:rsidRPr="006E0833" w:rsidRDefault="006E0833" w:rsidP="006E0833">
            <w:pPr>
              <w:rPr>
                <w:rFonts w:ascii="Times New Roman" w:eastAsia="Calibri" w:hAnsi="Times New Roman"/>
              </w:rPr>
            </w:pPr>
            <w:bookmarkStart w:id="35" w:name="_Hlk207132687"/>
            <w:r w:rsidRPr="006E0833">
              <w:rPr>
                <w:rFonts w:ascii="Times New Roman" w:eastAsia="Calibri" w:hAnsi="Times New Roman"/>
              </w:rPr>
              <w:t>Response variable</w:t>
            </w:r>
          </w:p>
        </w:tc>
        <w:tc>
          <w:tcPr>
            <w:tcW w:w="1276" w:type="dxa"/>
            <w:tcBorders>
              <w:top w:val="single" w:sz="4" w:space="0" w:color="auto"/>
              <w:bottom w:val="nil"/>
            </w:tcBorders>
          </w:tcPr>
          <w:p w14:paraId="7472162E"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Model </w:t>
            </w:r>
          </w:p>
          <w:p w14:paraId="57C9D8A6" w14:textId="77777777" w:rsidR="006E0833" w:rsidRPr="006E0833" w:rsidRDefault="006E0833" w:rsidP="006E0833">
            <w:pPr>
              <w:rPr>
                <w:rFonts w:ascii="Times New Roman" w:eastAsia="Calibri" w:hAnsi="Times New Roman"/>
              </w:rPr>
            </w:pPr>
            <w:r w:rsidRPr="006E0833">
              <w:rPr>
                <w:rFonts w:ascii="Times New Roman" w:eastAsia="Calibri" w:hAnsi="Times New Roman"/>
              </w:rPr>
              <w:t>type</w:t>
            </w:r>
          </w:p>
        </w:tc>
        <w:tc>
          <w:tcPr>
            <w:tcW w:w="2835" w:type="dxa"/>
            <w:gridSpan w:val="2"/>
            <w:tcBorders>
              <w:top w:val="single" w:sz="4" w:space="0" w:color="auto"/>
              <w:bottom w:val="nil"/>
            </w:tcBorders>
          </w:tcPr>
          <w:p w14:paraId="75892E8B"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Treatment </w:t>
            </w:r>
          </w:p>
          <w:p w14:paraId="2ACB8D53" w14:textId="77777777" w:rsidR="006E0833" w:rsidRPr="006E0833" w:rsidRDefault="006E0833" w:rsidP="006E0833">
            <w:pPr>
              <w:rPr>
                <w:rFonts w:ascii="Times New Roman" w:eastAsia="Calibri" w:hAnsi="Times New Roman"/>
              </w:rPr>
            </w:pPr>
            <w:r w:rsidRPr="006E0833">
              <w:rPr>
                <w:rFonts w:ascii="Times New Roman" w:eastAsia="Calibri" w:hAnsi="Times New Roman"/>
              </w:rPr>
              <w:t>(Windthrow, Salvaged, Forest)</w:t>
            </w:r>
          </w:p>
        </w:tc>
        <w:tc>
          <w:tcPr>
            <w:tcW w:w="2835" w:type="dxa"/>
            <w:gridSpan w:val="2"/>
            <w:tcBorders>
              <w:top w:val="single" w:sz="4" w:space="0" w:color="auto"/>
              <w:bottom w:val="nil"/>
            </w:tcBorders>
          </w:tcPr>
          <w:p w14:paraId="5DF96252"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 (2015, 2022)</w:t>
            </w:r>
          </w:p>
        </w:tc>
        <w:tc>
          <w:tcPr>
            <w:tcW w:w="2835" w:type="dxa"/>
            <w:gridSpan w:val="2"/>
            <w:tcBorders>
              <w:top w:val="single" w:sz="4" w:space="0" w:color="auto"/>
              <w:bottom w:val="nil"/>
            </w:tcBorders>
          </w:tcPr>
          <w:p w14:paraId="433DD455" w14:textId="77777777" w:rsidR="006E0833" w:rsidRPr="006E0833" w:rsidRDefault="006E0833" w:rsidP="006E0833">
            <w:pPr>
              <w:rPr>
                <w:rFonts w:ascii="Times New Roman" w:eastAsia="Calibri" w:hAnsi="Times New Roman"/>
              </w:rPr>
            </w:pPr>
            <w:r w:rsidRPr="006E0833">
              <w:rPr>
                <w:rFonts w:ascii="Times New Roman" w:eastAsia="Calibri" w:hAnsi="Times New Roman"/>
              </w:rPr>
              <w:t>Treatment*Year interaction</w:t>
            </w:r>
          </w:p>
        </w:tc>
      </w:tr>
      <w:tr w:rsidR="006E0833" w:rsidRPr="006E0833" w14:paraId="11CBDB6C" w14:textId="77777777" w:rsidTr="00A3077D">
        <w:trPr>
          <w:trHeight w:val="333"/>
        </w:trPr>
        <w:tc>
          <w:tcPr>
            <w:tcW w:w="3119" w:type="dxa"/>
            <w:tcBorders>
              <w:top w:val="nil"/>
              <w:bottom w:val="nil"/>
            </w:tcBorders>
          </w:tcPr>
          <w:p w14:paraId="5BC4A227" w14:textId="77777777" w:rsidR="006E0833" w:rsidRPr="006E0833" w:rsidRDefault="006E0833" w:rsidP="006E0833">
            <w:pPr>
              <w:rPr>
                <w:rFonts w:ascii="Times New Roman" w:eastAsia="Calibri" w:hAnsi="Times New Roman"/>
              </w:rPr>
            </w:pPr>
          </w:p>
        </w:tc>
        <w:tc>
          <w:tcPr>
            <w:tcW w:w="1276" w:type="dxa"/>
            <w:tcBorders>
              <w:top w:val="nil"/>
              <w:bottom w:val="nil"/>
            </w:tcBorders>
          </w:tcPr>
          <w:p w14:paraId="218DA52F" w14:textId="77777777" w:rsidR="006E0833" w:rsidRPr="006E0833" w:rsidRDefault="006E0833" w:rsidP="006E0833">
            <w:pPr>
              <w:rPr>
                <w:rFonts w:ascii="Times New Roman" w:eastAsia="Calibri" w:hAnsi="Times New Roman"/>
              </w:rPr>
            </w:pPr>
          </w:p>
        </w:tc>
        <w:tc>
          <w:tcPr>
            <w:tcW w:w="2835" w:type="dxa"/>
            <w:gridSpan w:val="2"/>
            <w:tcBorders>
              <w:top w:val="nil"/>
              <w:bottom w:val="nil"/>
            </w:tcBorders>
          </w:tcPr>
          <w:p w14:paraId="5206CEF2" w14:textId="77777777" w:rsidR="006E0833" w:rsidRPr="006E0833" w:rsidRDefault="006E0833" w:rsidP="006E0833">
            <w:pPr>
              <w:rPr>
                <w:rFonts w:ascii="Times New Roman" w:eastAsia="Calibri" w:hAnsi="Times New Roman"/>
              </w:rPr>
            </w:pPr>
          </w:p>
        </w:tc>
        <w:tc>
          <w:tcPr>
            <w:tcW w:w="2835" w:type="dxa"/>
            <w:gridSpan w:val="2"/>
            <w:tcBorders>
              <w:top w:val="nil"/>
              <w:bottom w:val="nil"/>
            </w:tcBorders>
          </w:tcPr>
          <w:p w14:paraId="6A3DEFB4" w14:textId="77777777" w:rsidR="006E0833" w:rsidRPr="006E0833" w:rsidRDefault="006E0833" w:rsidP="006E0833">
            <w:pPr>
              <w:rPr>
                <w:rFonts w:ascii="Times New Roman" w:eastAsia="Calibri" w:hAnsi="Times New Roman"/>
              </w:rPr>
            </w:pPr>
          </w:p>
        </w:tc>
        <w:tc>
          <w:tcPr>
            <w:tcW w:w="1417" w:type="dxa"/>
            <w:tcBorders>
              <w:top w:val="nil"/>
              <w:bottom w:val="nil"/>
            </w:tcBorders>
          </w:tcPr>
          <w:p w14:paraId="6521CBC4" w14:textId="77777777" w:rsidR="006E0833" w:rsidRPr="006E0833" w:rsidRDefault="006E0833" w:rsidP="006E0833">
            <w:pPr>
              <w:rPr>
                <w:rFonts w:ascii="Times New Roman" w:eastAsia="Calibri" w:hAnsi="Times New Roman"/>
              </w:rPr>
            </w:pPr>
          </w:p>
        </w:tc>
        <w:tc>
          <w:tcPr>
            <w:tcW w:w="1418" w:type="dxa"/>
            <w:tcBorders>
              <w:top w:val="nil"/>
              <w:bottom w:val="nil"/>
            </w:tcBorders>
          </w:tcPr>
          <w:p w14:paraId="5C931650" w14:textId="77777777" w:rsidR="006E0833" w:rsidRPr="006E0833" w:rsidRDefault="006E0833" w:rsidP="006E0833">
            <w:pPr>
              <w:rPr>
                <w:rFonts w:ascii="Times New Roman" w:eastAsia="Calibri" w:hAnsi="Times New Roman"/>
              </w:rPr>
            </w:pPr>
          </w:p>
        </w:tc>
      </w:tr>
      <w:tr w:rsidR="006E0833" w:rsidRPr="006E0833" w14:paraId="56EDEED4" w14:textId="77777777" w:rsidTr="00A3077D">
        <w:trPr>
          <w:trHeight w:val="333"/>
        </w:trPr>
        <w:tc>
          <w:tcPr>
            <w:tcW w:w="3119" w:type="dxa"/>
            <w:tcBorders>
              <w:top w:val="nil"/>
              <w:bottom w:val="single" w:sz="4" w:space="0" w:color="auto"/>
            </w:tcBorders>
          </w:tcPr>
          <w:p w14:paraId="54AD8856" w14:textId="77777777" w:rsidR="006E0833" w:rsidRPr="006E0833" w:rsidRDefault="006E0833" w:rsidP="006E0833">
            <w:pPr>
              <w:rPr>
                <w:rFonts w:ascii="Times New Roman" w:eastAsia="Calibri" w:hAnsi="Times New Roman"/>
              </w:rPr>
            </w:pPr>
          </w:p>
        </w:tc>
        <w:tc>
          <w:tcPr>
            <w:tcW w:w="1276" w:type="dxa"/>
            <w:tcBorders>
              <w:top w:val="nil"/>
              <w:bottom w:val="single" w:sz="4" w:space="0" w:color="auto"/>
            </w:tcBorders>
          </w:tcPr>
          <w:p w14:paraId="20543DBC" w14:textId="77777777" w:rsidR="006E0833" w:rsidRPr="006E0833" w:rsidRDefault="006E0833" w:rsidP="006E0833">
            <w:pPr>
              <w:rPr>
                <w:rFonts w:ascii="Times New Roman" w:eastAsia="Calibri" w:hAnsi="Times New Roman"/>
              </w:rPr>
            </w:pPr>
          </w:p>
        </w:tc>
        <w:tc>
          <w:tcPr>
            <w:tcW w:w="1417" w:type="dxa"/>
            <w:tcBorders>
              <w:top w:val="nil"/>
              <w:bottom w:val="single" w:sz="4" w:space="0" w:color="auto"/>
            </w:tcBorders>
          </w:tcPr>
          <w:p w14:paraId="5AD11DC0"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418" w:type="dxa"/>
            <w:tcBorders>
              <w:top w:val="nil"/>
              <w:bottom w:val="single" w:sz="4" w:space="0" w:color="auto"/>
            </w:tcBorders>
          </w:tcPr>
          <w:p w14:paraId="236F4164"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c>
          <w:tcPr>
            <w:tcW w:w="1559" w:type="dxa"/>
            <w:tcBorders>
              <w:top w:val="nil"/>
              <w:bottom w:val="single" w:sz="4" w:space="0" w:color="auto"/>
            </w:tcBorders>
          </w:tcPr>
          <w:p w14:paraId="7E2C6FB8"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276" w:type="dxa"/>
            <w:tcBorders>
              <w:top w:val="nil"/>
              <w:bottom w:val="single" w:sz="4" w:space="0" w:color="auto"/>
            </w:tcBorders>
          </w:tcPr>
          <w:p w14:paraId="09C6D03F"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c>
          <w:tcPr>
            <w:tcW w:w="1417" w:type="dxa"/>
            <w:tcBorders>
              <w:top w:val="nil"/>
              <w:bottom w:val="single" w:sz="4" w:space="0" w:color="auto"/>
            </w:tcBorders>
          </w:tcPr>
          <w:p w14:paraId="2B2FB1AB"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418" w:type="dxa"/>
            <w:tcBorders>
              <w:top w:val="nil"/>
              <w:bottom w:val="single" w:sz="4" w:space="0" w:color="auto"/>
            </w:tcBorders>
          </w:tcPr>
          <w:p w14:paraId="5FBFAA1C"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r>
      <w:bookmarkEnd w:id="35"/>
      <w:tr w:rsidR="006E0833" w:rsidRPr="006E0833" w14:paraId="20A021A9" w14:textId="77777777" w:rsidTr="00A3077D">
        <w:trPr>
          <w:trHeight w:val="64"/>
        </w:trPr>
        <w:tc>
          <w:tcPr>
            <w:tcW w:w="3119" w:type="dxa"/>
            <w:tcBorders>
              <w:top w:val="single" w:sz="4" w:space="0" w:color="auto"/>
            </w:tcBorders>
          </w:tcPr>
          <w:p w14:paraId="00F0221F" w14:textId="77777777" w:rsidR="006E0833" w:rsidRPr="006E0833" w:rsidRDefault="006E0833" w:rsidP="006E0833">
            <w:pPr>
              <w:rPr>
                <w:rFonts w:ascii="Times New Roman" w:eastAsia="Calibri" w:hAnsi="Times New Roman"/>
              </w:rPr>
            </w:pPr>
          </w:p>
        </w:tc>
        <w:tc>
          <w:tcPr>
            <w:tcW w:w="1276" w:type="dxa"/>
            <w:tcBorders>
              <w:top w:val="single" w:sz="4" w:space="0" w:color="auto"/>
            </w:tcBorders>
          </w:tcPr>
          <w:p w14:paraId="1759B058" w14:textId="77777777" w:rsidR="006E0833" w:rsidRPr="006E0833" w:rsidRDefault="006E0833" w:rsidP="006E0833">
            <w:pPr>
              <w:rPr>
                <w:rFonts w:ascii="Times New Roman" w:eastAsia="Calibri" w:hAnsi="Times New Roman"/>
              </w:rPr>
            </w:pPr>
          </w:p>
        </w:tc>
        <w:tc>
          <w:tcPr>
            <w:tcW w:w="1417" w:type="dxa"/>
            <w:tcBorders>
              <w:top w:val="single" w:sz="4" w:space="0" w:color="auto"/>
            </w:tcBorders>
          </w:tcPr>
          <w:p w14:paraId="66CED278" w14:textId="77777777" w:rsidR="006E0833" w:rsidRPr="006E0833" w:rsidRDefault="006E0833" w:rsidP="006E0833">
            <w:pPr>
              <w:rPr>
                <w:rFonts w:ascii="Times New Roman" w:eastAsia="Calibri" w:hAnsi="Times New Roman"/>
              </w:rPr>
            </w:pPr>
          </w:p>
        </w:tc>
        <w:tc>
          <w:tcPr>
            <w:tcW w:w="1418" w:type="dxa"/>
            <w:tcBorders>
              <w:top w:val="single" w:sz="4" w:space="0" w:color="auto"/>
            </w:tcBorders>
          </w:tcPr>
          <w:p w14:paraId="276D3B45" w14:textId="77777777" w:rsidR="006E0833" w:rsidRPr="006E0833" w:rsidRDefault="006E0833" w:rsidP="006E0833">
            <w:pPr>
              <w:rPr>
                <w:rFonts w:ascii="Times New Roman" w:eastAsia="Calibri" w:hAnsi="Times New Roman"/>
              </w:rPr>
            </w:pPr>
          </w:p>
        </w:tc>
        <w:tc>
          <w:tcPr>
            <w:tcW w:w="1559" w:type="dxa"/>
            <w:tcBorders>
              <w:top w:val="single" w:sz="4" w:space="0" w:color="auto"/>
            </w:tcBorders>
          </w:tcPr>
          <w:p w14:paraId="248796FE" w14:textId="77777777" w:rsidR="006E0833" w:rsidRPr="006E0833" w:rsidRDefault="006E0833" w:rsidP="006E0833">
            <w:pPr>
              <w:rPr>
                <w:rFonts w:ascii="Times New Roman" w:eastAsia="Calibri" w:hAnsi="Times New Roman"/>
              </w:rPr>
            </w:pPr>
          </w:p>
        </w:tc>
        <w:tc>
          <w:tcPr>
            <w:tcW w:w="1276" w:type="dxa"/>
            <w:tcBorders>
              <w:top w:val="single" w:sz="4" w:space="0" w:color="auto"/>
            </w:tcBorders>
          </w:tcPr>
          <w:p w14:paraId="00B84859" w14:textId="77777777" w:rsidR="006E0833" w:rsidRPr="006E0833" w:rsidRDefault="006E0833" w:rsidP="006E0833">
            <w:pPr>
              <w:rPr>
                <w:rFonts w:ascii="Times New Roman" w:eastAsia="Calibri" w:hAnsi="Times New Roman"/>
              </w:rPr>
            </w:pPr>
          </w:p>
        </w:tc>
        <w:tc>
          <w:tcPr>
            <w:tcW w:w="1417" w:type="dxa"/>
            <w:tcBorders>
              <w:top w:val="single" w:sz="4" w:space="0" w:color="auto"/>
            </w:tcBorders>
          </w:tcPr>
          <w:p w14:paraId="38BC290B" w14:textId="77777777" w:rsidR="006E0833" w:rsidRPr="006E0833" w:rsidRDefault="006E0833" w:rsidP="006E0833">
            <w:pPr>
              <w:rPr>
                <w:rFonts w:ascii="Times New Roman" w:eastAsia="Calibri" w:hAnsi="Times New Roman"/>
              </w:rPr>
            </w:pPr>
          </w:p>
        </w:tc>
        <w:tc>
          <w:tcPr>
            <w:tcW w:w="1418" w:type="dxa"/>
            <w:tcBorders>
              <w:top w:val="single" w:sz="4" w:space="0" w:color="auto"/>
            </w:tcBorders>
          </w:tcPr>
          <w:p w14:paraId="257F5301" w14:textId="77777777" w:rsidR="006E0833" w:rsidRPr="006E0833" w:rsidRDefault="006E0833" w:rsidP="006E0833">
            <w:pPr>
              <w:rPr>
                <w:rFonts w:ascii="Times New Roman" w:eastAsia="Calibri" w:hAnsi="Times New Roman"/>
              </w:rPr>
            </w:pPr>
          </w:p>
        </w:tc>
      </w:tr>
      <w:tr w:rsidR="006E0833" w:rsidRPr="006E0833" w14:paraId="004B3DE4" w14:textId="77777777" w:rsidTr="00A3077D">
        <w:tc>
          <w:tcPr>
            <w:tcW w:w="3119" w:type="dxa"/>
          </w:tcPr>
          <w:p w14:paraId="3A381122" w14:textId="77777777" w:rsidR="006E0833" w:rsidRPr="006E0833" w:rsidRDefault="006E0833" w:rsidP="006E0833">
            <w:pPr>
              <w:rPr>
                <w:rFonts w:ascii="Times New Roman" w:eastAsia="Calibri" w:hAnsi="Times New Roman"/>
              </w:rPr>
            </w:pPr>
            <w:r w:rsidRPr="006E0833">
              <w:rPr>
                <w:rFonts w:ascii="Times New Roman" w:eastAsia="Calibri" w:hAnsi="Times New Roman"/>
              </w:rPr>
              <w:t>Total activity-abundance</w:t>
            </w:r>
          </w:p>
        </w:tc>
        <w:tc>
          <w:tcPr>
            <w:tcW w:w="1276" w:type="dxa"/>
          </w:tcPr>
          <w:p w14:paraId="13F61CCC"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63BB709C"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 5.7</w:t>
            </w:r>
          </w:p>
        </w:tc>
        <w:tc>
          <w:tcPr>
            <w:tcW w:w="1418" w:type="dxa"/>
          </w:tcPr>
          <w:p w14:paraId="28DBFAD9"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0.007</w:t>
            </w:r>
          </w:p>
        </w:tc>
        <w:tc>
          <w:tcPr>
            <w:tcW w:w="1559" w:type="dxa"/>
          </w:tcPr>
          <w:p w14:paraId="1A331912" w14:textId="77777777" w:rsidR="006E0833" w:rsidRPr="006E0833" w:rsidRDefault="006E0833" w:rsidP="006E0833">
            <w:pPr>
              <w:rPr>
                <w:rFonts w:ascii="Times New Roman" w:eastAsia="Calibri" w:hAnsi="Times New Roman"/>
              </w:rPr>
            </w:pPr>
            <w:r w:rsidRPr="006E0833">
              <w:rPr>
                <w:rFonts w:ascii="Times New Roman" w:eastAsia="Calibri" w:hAnsi="Times New Roman"/>
              </w:rPr>
              <w:t>F=1.9</w:t>
            </w:r>
          </w:p>
        </w:tc>
        <w:tc>
          <w:tcPr>
            <w:tcW w:w="1276" w:type="dxa"/>
          </w:tcPr>
          <w:p w14:paraId="355590E5"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2EA4745D"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F=4.5</w:t>
            </w:r>
          </w:p>
        </w:tc>
        <w:tc>
          <w:tcPr>
            <w:tcW w:w="1418" w:type="dxa"/>
          </w:tcPr>
          <w:p w14:paraId="7610DF16"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0.018</w:t>
            </w:r>
          </w:p>
        </w:tc>
      </w:tr>
      <w:tr w:rsidR="006E0833" w:rsidRPr="006E0833" w14:paraId="6CCA4BEC" w14:textId="77777777" w:rsidTr="00A3077D">
        <w:tc>
          <w:tcPr>
            <w:tcW w:w="3119" w:type="dxa"/>
          </w:tcPr>
          <w:p w14:paraId="619200B5" w14:textId="77777777" w:rsidR="006E0833" w:rsidRPr="006E0833" w:rsidRDefault="006E0833" w:rsidP="006E0833">
            <w:pPr>
              <w:rPr>
                <w:rFonts w:ascii="Times New Roman" w:eastAsia="Calibri" w:hAnsi="Times New Roman"/>
              </w:rPr>
            </w:pPr>
          </w:p>
        </w:tc>
        <w:tc>
          <w:tcPr>
            <w:tcW w:w="1276" w:type="dxa"/>
          </w:tcPr>
          <w:p w14:paraId="39321864" w14:textId="77777777" w:rsidR="006E0833" w:rsidRPr="006E0833" w:rsidRDefault="006E0833" w:rsidP="006E0833">
            <w:pPr>
              <w:rPr>
                <w:rFonts w:ascii="Times New Roman" w:eastAsia="Calibri" w:hAnsi="Times New Roman"/>
              </w:rPr>
            </w:pPr>
          </w:p>
        </w:tc>
        <w:tc>
          <w:tcPr>
            <w:tcW w:w="1417" w:type="dxa"/>
          </w:tcPr>
          <w:p w14:paraId="51DE8720" w14:textId="77777777" w:rsidR="006E0833" w:rsidRPr="006E0833" w:rsidRDefault="006E0833" w:rsidP="006E0833">
            <w:pPr>
              <w:rPr>
                <w:rFonts w:ascii="Times New Roman" w:eastAsia="Calibri" w:hAnsi="Times New Roman"/>
                <w:b/>
                <w:bCs/>
              </w:rPr>
            </w:pPr>
          </w:p>
        </w:tc>
        <w:tc>
          <w:tcPr>
            <w:tcW w:w="1418" w:type="dxa"/>
          </w:tcPr>
          <w:p w14:paraId="60F2A573" w14:textId="77777777" w:rsidR="006E0833" w:rsidRPr="006E0833" w:rsidRDefault="006E0833" w:rsidP="006E0833">
            <w:pPr>
              <w:rPr>
                <w:rFonts w:ascii="Times New Roman" w:eastAsia="Calibri" w:hAnsi="Times New Roman"/>
                <w:b/>
                <w:bCs/>
              </w:rPr>
            </w:pPr>
          </w:p>
        </w:tc>
        <w:tc>
          <w:tcPr>
            <w:tcW w:w="1559" w:type="dxa"/>
          </w:tcPr>
          <w:p w14:paraId="57C209E9" w14:textId="77777777" w:rsidR="006E0833" w:rsidRPr="006E0833" w:rsidRDefault="006E0833" w:rsidP="006E0833">
            <w:pPr>
              <w:rPr>
                <w:rFonts w:ascii="Times New Roman" w:eastAsia="Calibri" w:hAnsi="Times New Roman"/>
              </w:rPr>
            </w:pPr>
          </w:p>
        </w:tc>
        <w:tc>
          <w:tcPr>
            <w:tcW w:w="1276" w:type="dxa"/>
          </w:tcPr>
          <w:p w14:paraId="4A032761" w14:textId="77777777" w:rsidR="006E0833" w:rsidRPr="006E0833" w:rsidRDefault="006E0833" w:rsidP="006E0833">
            <w:pPr>
              <w:rPr>
                <w:rFonts w:ascii="Times New Roman" w:eastAsia="Calibri" w:hAnsi="Times New Roman"/>
              </w:rPr>
            </w:pPr>
          </w:p>
        </w:tc>
        <w:tc>
          <w:tcPr>
            <w:tcW w:w="1417" w:type="dxa"/>
          </w:tcPr>
          <w:p w14:paraId="760A981D" w14:textId="77777777" w:rsidR="006E0833" w:rsidRPr="006E0833" w:rsidRDefault="006E0833" w:rsidP="006E0833">
            <w:pPr>
              <w:rPr>
                <w:rFonts w:ascii="Times New Roman" w:eastAsia="Calibri" w:hAnsi="Times New Roman"/>
                <w:b/>
                <w:bCs/>
              </w:rPr>
            </w:pPr>
          </w:p>
        </w:tc>
        <w:tc>
          <w:tcPr>
            <w:tcW w:w="1418" w:type="dxa"/>
          </w:tcPr>
          <w:p w14:paraId="0F7A959C" w14:textId="77777777" w:rsidR="006E0833" w:rsidRPr="006E0833" w:rsidRDefault="006E0833" w:rsidP="006E0833">
            <w:pPr>
              <w:rPr>
                <w:rFonts w:ascii="Times New Roman" w:eastAsia="Calibri" w:hAnsi="Times New Roman"/>
                <w:b/>
                <w:bCs/>
              </w:rPr>
            </w:pPr>
          </w:p>
        </w:tc>
      </w:tr>
      <w:tr w:rsidR="006E0833" w:rsidRPr="006E0833" w14:paraId="294DDA1F" w14:textId="77777777" w:rsidTr="00A3077D">
        <w:tc>
          <w:tcPr>
            <w:tcW w:w="3119" w:type="dxa"/>
          </w:tcPr>
          <w:p w14:paraId="27CF9D2A" w14:textId="77777777" w:rsidR="006E0833" w:rsidRPr="006E0833" w:rsidRDefault="006E0833" w:rsidP="006E0833">
            <w:pPr>
              <w:rPr>
                <w:rFonts w:ascii="Times New Roman" w:eastAsia="Calibri" w:hAnsi="Times New Roman"/>
              </w:rPr>
            </w:pPr>
            <w:r w:rsidRPr="006E0833">
              <w:rPr>
                <w:rFonts w:ascii="Times New Roman" w:eastAsia="Calibri" w:hAnsi="Times New Roman"/>
              </w:rPr>
              <w:t>Activity abundance of open-habitat and habitat-generalist species</w:t>
            </w:r>
          </w:p>
        </w:tc>
        <w:tc>
          <w:tcPr>
            <w:tcW w:w="1276" w:type="dxa"/>
          </w:tcPr>
          <w:p w14:paraId="62CD149F"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709CF2B9"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F=3.6</w:t>
            </w:r>
          </w:p>
        </w:tc>
        <w:tc>
          <w:tcPr>
            <w:tcW w:w="1418" w:type="dxa"/>
          </w:tcPr>
          <w:p w14:paraId="501890AD"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0.037</w:t>
            </w:r>
          </w:p>
        </w:tc>
        <w:tc>
          <w:tcPr>
            <w:tcW w:w="1559" w:type="dxa"/>
          </w:tcPr>
          <w:p w14:paraId="59732539" w14:textId="77777777" w:rsidR="006E0833" w:rsidRPr="006E0833" w:rsidRDefault="006E0833" w:rsidP="006E0833">
            <w:pPr>
              <w:rPr>
                <w:rFonts w:ascii="Times New Roman" w:eastAsia="Calibri" w:hAnsi="Times New Roman"/>
              </w:rPr>
            </w:pPr>
            <w:r w:rsidRPr="006E0833">
              <w:rPr>
                <w:rFonts w:ascii="Times New Roman" w:eastAsia="Calibri" w:hAnsi="Times New Roman"/>
              </w:rPr>
              <w:t>F=0.01</w:t>
            </w:r>
          </w:p>
        </w:tc>
        <w:tc>
          <w:tcPr>
            <w:tcW w:w="1276" w:type="dxa"/>
          </w:tcPr>
          <w:p w14:paraId="3167D685"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779D8BD9" w14:textId="77777777" w:rsidR="006E0833" w:rsidRPr="006E0833" w:rsidRDefault="006E0833" w:rsidP="006E0833">
            <w:pPr>
              <w:rPr>
                <w:rFonts w:ascii="Times New Roman" w:eastAsia="Calibri" w:hAnsi="Times New Roman"/>
              </w:rPr>
            </w:pPr>
            <w:r w:rsidRPr="006E0833">
              <w:rPr>
                <w:rFonts w:ascii="Times New Roman" w:eastAsia="Calibri" w:hAnsi="Times New Roman"/>
              </w:rPr>
              <w:t>F=2.4</w:t>
            </w:r>
          </w:p>
        </w:tc>
        <w:tc>
          <w:tcPr>
            <w:tcW w:w="1418" w:type="dxa"/>
          </w:tcPr>
          <w:p w14:paraId="720AF45F"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4B7D51FE" w14:textId="77777777" w:rsidTr="00A3077D">
        <w:tc>
          <w:tcPr>
            <w:tcW w:w="3119" w:type="dxa"/>
          </w:tcPr>
          <w:p w14:paraId="2AB5A99C" w14:textId="77777777" w:rsidR="006E0833" w:rsidRPr="006E0833" w:rsidRDefault="006E0833" w:rsidP="006E0833">
            <w:pPr>
              <w:rPr>
                <w:rFonts w:ascii="Times New Roman" w:eastAsia="Calibri" w:hAnsi="Times New Roman"/>
              </w:rPr>
            </w:pPr>
          </w:p>
        </w:tc>
        <w:tc>
          <w:tcPr>
            <w:tcW w:w="1276" w:type="dxa"/>
          </w:tcPr>
          <w:p w14:paraId="1638910D" w14:textId="77777777" w:rsidR="006E0833" w:rsidRPr="006E0833" w:rsidRDefault="006E0833" w:rsidP="006E0833">
            <w:pPr>
              <w:rPr>
                <w:rFonts w:ascii="Times New Roman" w:eastAsia="Calibri" w:hAnsi="Times New Roman"/>
              </w:rPr>
            </w:pPr>
          </w:p>
        </w:tc>
        <w:tc>
          <w:tcPr>
            <w:tcW w:w="1417" w:type="dxa"/>
          </w:tcPr>
          <w:p w14:paraId="13216F3A" w14:textId="77777777" w:rsidR="006E0833" w:rsidRPr="006E0833" w:rsidRDefault="006E0833" w:rsidP="006E0833">
            <w:pPr>
              <w:rPr>
                <w:rFonts w:ascii="Times New Roman" w:eastAsia="Calibri" w:hAnsi="Times New Roman"/>
                <w:b/>
                <w:bCs/>
              </w:rPr>
            </w:pPr>
          </w:p>
        </w:tc>
        <w:tc>
          <w:tcPr>
            <w:tcW w:w="1418" w:type="dxa"/>
          </w:tcPr>
          <w:p w14:paraId="04B4ACD6" w14:textId="77777777" w:rsidR="006E0833" w:rsidRPr="006E0833" w:rsidRDefault="006E0833" w:rsidP="006E0833">
            <w:pPr>
              <w:rPr>
                <w:rFonts w:ascii="Times New Roman" w:eastAsia="Calibri" w:hAnsi="Times New Roman"/>
                <w:b/>
                <w:bCs/>
              </w:rPr>
            </w:pPr>
          </w:p>
        </w:tc>
        <w:tc>
          <w:tcPr>
            <w:tcW w:w="1559" w:type="dxa"/>
          </w:tcPr>
          <w:p w14:paraId="22573A07" w14:textId="77777777" w:rsidR="006E0833" w:rsidRPr="006E0833" w:rsidRDefault="006E0833" w:rsidP="006E0833">
            <w:pPr>
              <w:rPr>
                <w:rFonts w:ascii="Times New Roman" w:eastAsia="Calibri" w:hAnsi="Times New Roman"/>
              </w:rPr>
            </w:pPr>
          </w:p>
        </w:tc>
        <w:tc>
          <w:tcPr>
            <w:tcW w:w="1276" w:type="dxa"/>
          </w:tcPr>
          <w:p w14:paraId="0759DF6F" w14:textId="77777777" w:rsidR="006E0833" w:rsidRPr="006E0833" w:rsidRDefault="006E0833" w:rsidP="006E0833">
            <w:pPr>
              <w:rPr>
                <w:rFonts w:ascii="Times New Roman" w:eastAsia="Calibri" w:hAnsi="Times New Roman"/>
              </w:rPr>
            </w:pPr>
          </w:p>
        </w:tc>
        <w:tc>
          <w:tcPr>
            <w:tcW w:w="1417" w:type="dxa"/>
          </w:tcPr>
          <w:p w14:paraId="1DDD6457" w14:textId="77777777" w:rsidR="006E0833" w:rsidRPr="006E0833" w:rsidRDefault="006E0833" w:rsidP="006E0833">
            <w:pPr>
              <w:rPr>
                <w:rFonts w:ascii="Times New Roman" w:eastAsia="Calibri" w:hAnsi="Times New Roman"/>
              </w:rPr>
            </w:pPr>
          </w:p>
        </w:tc>
        <w:tc>
          <w:tcPr>
            <w:tcW w:w="1418" w:type="dxa"/>
          </w:tcPr>
          <w:p w14:paraId="515F2E3A" w14:textId="77777777" w:rsidR="006E0833" w:rsidRPr="006E0833" w:rsidRDefault="006E0833" w:rsidP="006E0833">
            <w:pPr>
              <w:rPr>
                <w:rFonts w:ascii="Times New Roman" w:eastAsia="Calibri" w:hAnsi="Times New Roman"/>
              </w:rPr>
            </w:pPr>
          </w:p>
        </w:tc>
      </w:tr>
      <w:tr w:rsidR="006E0833" w:rsidRPr="006E0833" w14:paraId="27358523" w14:textId="77777777" w:rsidTr="00A3077D">
        <w:tc>
          <w:tcPr>
            <w:tcW w:w="3119" w:type="dxa"/>
          </w:tcPr>
          <w:p w14:paraId="21BF5ED5" w14:textId="77777777" w:rsidR="006E0833" w:rsidRPr="006E0833" w:rsidRDefault="006E0833" w:rsidP="006E0833">
            <w:pPr>
              <w:rPr>
                <w:rFonts w:ascii="Times New Roman" w:eastAsia="Calibri" w:hAnsi="Times New Roman"/>
              </w:rPr>
            </w:pPr>
            <w:r w:rsidRPr="006E0833">
              <w:rPr>
                <w:rFonts w:ascii="Times New Roman" w:eastAsia="Calibri" w:hAnsi="Times New Roman"/>
              </w:rPr>
              <w:t>Activity abundance of forest-specialist species</w:t>
            </w:r>
          </w:p>
        </w:tc>
        <w:tc>
          <w:tcPr>
            <w:tcW w:w="1276" w:type="dxa"/>
          </w:tcPr>
          <w:p w14:paraId="45A5D7E3"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0657F663" w14:textId="77777777" w:rsidR="006E0833" w:rsidRPr="006E0833" w:rsidRDefault="006E0833" w:rsidP="006E0833">
            <w:pPr>
              <w:rPr>
                <w:rFonts w:ascii="Times New Roman" w:eastAsia="Calibri" w:hAnsi="Times New Roman"/>
              </w:rPr>
            </w:pPr>
            <w:r w:rsidRPr="006E0833">
              <w:rPr>
                <w:rFonts w:ascii="Times New Roman" w:eastAsia="Calibri" w:hAnsi="Times New Roman"/>
              </w:rPr>
              <w:t>F=0.7</w:t>
            </w:r>
          </w:p>
        </w:tc>
        <w:tc>
          <w:tcPr>
            <w:tcW w:w="1418" w:type="dxa"/>
          </w:tcPr>
          <w:p w14:paraId="7793DC0C"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Pr>
          <w:p w14:paraId="7E6DBF60" w14:textId="77777777" w:rsidR="006E0833" w:rsidRPr="006E0833" w:rsidRDefault="006E0833" w:rsidP="006E0833">
            <w:pPr>
              <w:rPr>
                <w:rFonts w:ascii="Times New Roman" w:eastAsia="Calibri" w:hAnsi="Times New Roman"/>
              </w:rPr>
            </w:pPr>
            <w:r w:rsidRPr="006E0833">
              <w:rPr>
                <w:rFonts w:ascii="Times New Roman" w:eastAsia="Calibri" w:hAnsi="Times New Roman"/>
              </w:rPr>
              <w:t>F=3.4</w:t>
            </w:r>
          </w:p>
        </w:tc>
        <w:tc>
          <w:tcPr>
            <w:tcW w:w="1276" w:type="dxa"/>
          </w:tcPr>
          <w:p w14:paraId="5353D25D"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0.075</w:t>
            </w:r>
          </w:p>
        </w:tc>
        <w:tc>
          <w:tcPr>
            <w:tcW w:w="1417" w:type="dxa"/>
          </w:tcPr>
          <w:p w14:paraId="51BA29CD" w14:textId="77777777" w:rsidR="006E0833" w:rsidRPr="006E0833" w:rsidRDefault="006E0833" w:rsidP="006E0833">
            <w:pPr>
              <w:rPr>
                <w:rFonts w:ascii="Times New Roman" w:eastAsia="Calibri" w:hAnsi="Times New Roman"/>
              </w:rPr>
            </w:pPr>
            <w:r w:rsidRPr="006E0833">
              <w:rPr>
                <w:rFonts w:ascii="Times New Roman" w:eastAsia="Calibri" w:hAnsi="Times New Roman"/>
              </w:rPr>
              <w:t>F=2.7</w:t>
            </w:r>
          </w:p>
        </w:tc>
        <w:tc>
          <w:tcPr>
            <w:tcW w:w="1418" w:type="dxa"/>
          </w:tcPr>
          <w:p w14:paraId="6DE28C8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0.079</w:t>
            </w:r>
          </w:p>
        </w:tc>
      </w:tr>
      <w:tr w:rsidR="006E0833" w:rsidRPr="006E0833" w14:paraId="5B6A550E" w14:textId="77777777" w:rsidTr="00A3077D">
        <w:tc>
          <w:tcPr>
            <w:tcW w:w="3119" w:type="dxa"/>
          </w:tcPr>
          <w:p w14:paraId="4B4159D2" w14:textId="77777777" w:rsidR="006E0833" w:rsidRPr="006E0833" w:rsidRDefault="006E0833" w:rsidP="006E0833">
            <w:pPr>
              <w:rPr>
                <w:rFonts w:ascii="Times New Roman" w:eastAsia="Calibri" w:hAnsi="Times New Roman"/>
              </w:rPr>
            </w:pPr>
          </w:p>
        </w:tc>
        <w:tc>
          <w:tcPr>
            <w:tcW w:w="1276" w:type="dxa"/>
          </w:tcPr>
          <w:p w14:paraId="251F996B" w14:textId="77777777" w:rsidR="006E0833" w:rsidRPr="006E0833" w:rsidRDefault="006E0833" w:rsidP="006E0833">
            <w:pPr>
              <w:rPr>
                <w:rFonts w:ascii="Times New Roman" w:eastAsia="Calibri" w:hAnsi="Times New Roman"/>
              </w:rPr>
            </w:pPr>
          </w:p>
        </w:tc>
        <w:tc>
          <w:tcPr>
            <w:tcW w:w="1417" w:type="dxa"/>
          </w:tcPr>
          <w:p w14:paraId="484D6654" w14:textId="77777777" w:rsidR="006E0833" w:rsidRPr="006E0833" w:rsidRDefault="006E0833" w:rsidP="006E0833">
            <w:pPr>
              <w:rPr>
                <w:rFonts w:ascii="Times New Roman" w:eastAsia="Calibri" w:hAnsi="Times New Roman"/>
              </w:rPr>
            </w:pPr>
          </w:p>
        </w:tc>
        <w:tc>
          <w:tcPr>
            <w:tcW w:w="1418" w:type="dxa"/>
          </w:tcPr>
          <w:p w14:paraId="5C5B70CB" w14:textId="77777777" w:rsidR="006E0833" w:rsidRPr="006E0833" w:rsidRDefault="006E0833" w:rsidP="006E0833">
            <w:pPr>
              <w:rPr>
                <w:rFonts w:ascii="Times New Roman" w:eastAsia="Calibri" w:hAnsi="Times New Roman"/>
              </w:rPr>
            </w:pPr>
          </w:p>
        </w:tc>
        <w:tc>
          <w:tcPr>
            <w:tcW w:w="1559" w:type="dxa"/>
          </w:tcPr>
          <w:p w14:paraId="3B02F224" w14:textId="77777777" w:rsidR="006E0833" w:rsidRPr="006E0833" w:rsidRDefault="006E0833" w:rsidP="006E0833">
            <w:pPr>
              <w:rPr>
                <w:rFonts w:ascii="Times New Roman" w:eastAsia="Calibri" w:hAnsi="Times New Roman"/>
              </w:rPr>
            </w:pPr>
          </w:p>
        </w:tc>
        <w:tc>
          <w:tcPr>
            <w:tcW w:w="1276" w:type="dxa"/>
          </w:tcPr>
          <w:p w14:paraId="7B10131C" w14:textId="77777777" w:rsidR="006E0833" w:rsidRPr="006E0833" w:rsidRDefault="006E0833" w:rsidP="006E0833">
            <w:pPr>
              <w:rPr>
                <w:rFonts w:ascii="Times New Roman" w:eastAsia="Calibri" w:hAnsi="Times New Roman"/>
              </w:rPr>
            </w:pPr>
          </w:p>
        </w:tc>
        <w:tc>
          <w:tcPr>
            <w:tcW w:w="1417" w:type="dxa"/>
          </w:tcPr>
          <w:p w14:paraId="32BA16AE" w14:textId="77777777" w:rsidR="006E0833" w:rsidRPr="006E0833" w:rsidRDefault="006E0833" w:rsidP="006E0833">
            <w:pPr>
              <w:rPr>
                <w:rFonts w:ascii="Times New Roman" w:eastAsia="Calibri" w:hAnsi="Times New Roman"/>
              </w:rPr>
            </w:pPr>
          </w:p>
        </w:tc>
        <w:tc>
          <w:tcPr>
            <w:tcW w:w="1418" w:type="dxa"/>
          </w:tcPr>
          <w:p w14:paraId="2804CE47" w14:textId="77777777" w:rsidR="006E0833" w:rsidRPr="006E0833" w:rsidRDefault="006E0833" w:rsidP="006E0833">
            <w:pPr>
              <w:rPr>
                <w:rFonts w:ascii="Times New Roman" w:eastAsia="Calibri" w:hAnsi="Times New Roman"/>
              </w:rPr>
            </w:pPr>
          </w:p>
        </w:tc>
      </w:tr>
      <w:tr w:rsidR="006E0833" w:rsidRPr="006E0833" w14:paraId="7E4BF0A3" w14:textId="77777777" w:rsidTr="00A3077D">
        <w:tc>
          <w:tcPr>
            <w:tcW w:w="3119" w:type="dxa"/>
          </w:tcPr>
          <w:p w14:paraId="194DDD12" w14:textId="77777777" w:rsidR="006E0833" w:rsidRPr="006E0833" w:rsidRDefault="006E0833" w:rsidP="006E0833">
            <w:pPr>
              <w:rPr>
                <w:rFonts w:ascii="Times New Roman" w:eastAsia="Calibri" w:hAnsi="Times New Roman"/>
              </w:rPr>
            </w:pPr>
            <w:r w:rsidRPr="006E0833">
              <w:rPr>
                <w:rFonts w:ascii="Times New Roman" w:eastAsia="Calibri" w:hAnsi="Times New Roman"/>
              </w:rPr>
              <w:t>Species richness</w:t>
            </w:r>
          </w:p>
        </w:tc>
        <w:tc>
          <w:tcPr>
            <w:tcW w:w="1276" w:type="dxa"/>
          </w:tcPr>
          <w:p w14:paraId="5B26ACFE" w14:textId="77777777" w:rsidR="006E0833" w:rsidRPr="006E0833" w:rsidRDefault="006E0833" w:rsidP="006E0833">
            <w:pPr>
              <w:rPr>
                <w:rFonts w:ascii="Times New Roman" w:eastAsia="Calibri" w:hAnsi="Times New Roman"/>
              </w:rPr>
            </w:pPr>
            <w:r w:rsidRPr="006E0833">
              <w:rPr>
                <w:rFonts w:ascii="Times New Roman" w:eastAsia="Calibri" w:hAnsi="Times New Roman"/>
              </w:rPr>
              <w:t>GLM</w:t>
            </w:r>
          </w:p>
        </w:tc>
        <w:tc>
          <w:tcPr>
            <w:tcW w:w="1417" w:type="dxa"/>
          </w:tcPr>
          <w:p w14:paraId="75C7619D"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X</w:t>
            </w:r>
            <w:r w:rsidRPr="006E0833">
              <w:rPr>
                <w:rFonts w:ascii="Times New Roman" w:eastAsia="Calibri" w:hAnsi="Times New Roman"/>
                <w:b/>
                <w:bCs/>
                <w:vertAlign w:val="superscript"/>
              </w:rPr>
              <w:t>2</w:t>
            </w:r>
            <w:r w:rsidRPr="006E0833">
              <w:rPr>
                <w:rFonts w:ascii="Times New Roman" w:eastAsia="Calibri" w:hAnsi="Times New Roman"/>
                <w:b/>
                <w:bCs/>
              </w:rPr>
              <w:t>=11.5</w:t>
            </w:r>
          </w:p>
        </w:tc>
        <w:tc>
          <w:tcPr>
            <w:tcW w:w="1418" w:type="dxa"/>
          </w:tcPr>
          <w:p w14:paraId="7CF8BFF7"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0.003</w:t>
            </w:r>
          </w:p>
        </w:tc>
        <w:tc>
          <w:tcPr>
            <w:tcW w:w="1559" w:type="dxa"/>
          </w:tcPr>
          <w:p w14:paraId="6DE9515A" w14:textId="77777777" w:rsidR="006E0833" w:rsidRPr="006E0833" w:rsidRDefault="006E0833" w:rsidP="006E0833">
            <w:pPr>
              <w:rPr>
                <w:rFonts w:ascii="Times New Roman" w:eastAsia="Calibri" w:hAnsi="Times New Roman"/>
              </w:rPr>
            </w:pPr>
            <w:r w:rsidRPr="006E0833">
              <w:rPr>
                <w:rFonts w:ascii="Times New Roman" w:eastAsia="Calibri" w:hAnsi="Times New Roman"/>
              </w:rPr>
              <w:t>X</w:t>
            </w:r>
            <w:r w:rsidRPr="006E0833">
              <w:rPr>
                <w:rFonts w:ascii="Times New Roman" w:eastAsia="Calibri" w:hAnsi="Times New Roman"/>
                <w:vertAlign w:val="superscript"/>
              </w:rPr>
              <w:t>2</w:t>
            </w:r>
            <w:r w:rsidRPr="006E0833">
              <w:rPr>
                <w:rFonts w:ascii="Times New Roman" w:eastAsia="Calibri" w:hAnsi="Times New Roman"/>
              </w:rPr>
              <w:t>=2.2</w:t>
            </w:r>
          </w:p>
        </w:tc>
        <w:tc>
          <w:tcPr>
            <w:tcW w:w="1276" w:type="dxa"/>
          </w:tcPr>
          <w:p w14:paraId="2AE2D5D2"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5B3190F6" w14:textId="77777777" w:rsidR="006E0833" w:rsidRPr="006E0833" w:rsidRDefault="006E0833" w:rsidP="006E0833">
            <w:pPr>
              <w:rPr>
                <w:rFonts w:ascii="Times New Roman" w:eastAsia="Calibri" w:hAnsi="Times New Roman"/>
              </w:rPr>
            </w:pPr>
            <w:r w:rsidRPr="006E0833">
              <w:rPr>
                <w:rFonts w:ascii="Times New Roman" w:eastAsia="Calibri" w:hAnsi="Times New Roman"/>
              </w:rPr>
              <w:t>X</w:t>
            </w:r>
            <w:r w:rsidRPr="006E0833">
              <w:rPr>
                <w:rFonts w:ascii="Times New Roman" w:eastAsia="Calibri" w:hAnsi="Times New Roman"/>
                <w:vertAlign w:val="superscript"/>
              </w:rPr>
              <w:t>2</w:t>
            </w:r>
            <w:r w:rsidRPr="006E0833">
              <w:rPr>
                <w:rFonts w:ascii="Times New Roman" w:eastAsia="Calibri" w:hAnsi="Times New Roman"/>
              </w:rPr>
              <w:t>=3.2</w:t>
            </w:r>
          </w:p>
        </w:tc>
        <w:tc>
          <w:tcPr>
            <w:tcW w:w="1418" w:type="dxa"/>
          </w:tcPr>
          <w:p w14:paraId="179305A3"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11AB18D1" w14:textId="77777777" w:rsidTr="00A3077D">
        <w:tc>
          <w:tcPr>
            <w:tcW w:w="3119" w:type="dxa"/>
          </w:tcPr>
          <w:p w14:paraId="425BA6C9" w14:textId="77777777" w:rsidR="006E0833" w:rsidRPr="006E0833" w:rsidRDefault="006E0833" w:rsidP="006E0833">
            <w:pPr>
              <w:rPr>
                <w:rFonts w:ascii="Times New Roman" w:eastAsia="Calibri" w:hAnsi="Times New Roman"/>
              </w:rPr>
            </w:pPr>
          </w:p>
        </w:tc>
        <w:tc>
          <w:tcPr>
            <w:tcW w:w="1276" w:type="dxa"/>
          </w:tcPr>
          <w:p w14:paraId="511A3360" w14:textId="77777777" w:rsidR="006E0833" w:rsidRPr="006E0833" w:rsidRDefault="006E0833" w:rsidP="006E0833">
            <w:pPr>
              <w:rPr>
                <w:rFonts w:ascii="Times New Roman" w:eastAsia="Calibri" w:hAnsi="Times New Roman"/>
              </w:rPr>
            </w:pPr>
          </w:p>
        </w:tc>
        <w:tc>
          <w:tcPr>
            <w:tcW w:w="1417" w:type="dxa"/>
          </w:tcPr>
          <w:p w14:paraId="7531D937" w14:textId="77777777" w:rsidR="006E0833" w:rsidRPr="006E0833" w:rsidRDefault="006E0833" w:rsidP="006E0833">
            <w:pPr>
              <w:rPr>
                <w:rFonts w:ascii="Times New Roman" w:eastAsia="Calibri" w:hAnsi="Times New Roman"/>
                <w:b/>
                <w:bCs/>
              </w:rPr>
            </w:pPr>
          </w:p>
        </w:tc>
        <w:tc>
          <w:tcPr>
            <w:tcW w:w="1418" w:type="dxa"/>
          </w:tcPr>
          <w:p w14:paraId="1467100A" w14:textId="77777777" w:rsidR="006E0833" w:rsidRPr="006E0833" w:rsidRDefault="006E0833" w:rsidP="006E0833">
            <w:pPr>
              <w:rPr>
                <w:rFonts w:ascii="Times New Roman" w:eastAsia="Calibri" w:hAnsi="Times New Roman"/>
                <w:b/>
                <w:bCs/>
              </w:rPr>
            </w:pPr>
          </w:p>
        </w:tc>
        <w:tc>
          <w:tcPr>
            <w:tcW w:w="1559" w:type="dxa"/>
          </w:tcPr>
          <w:p w14:paraId="50DF0941" w14:textId="77777777" w:rsidR="006E0833" w:rsidRPr="006E0833" w:rsidRDefault="006E0833" w:rsidP="006E0833">
            <w:pPr>
              <w:rPr>
                <w:rFonts w:ascii="Times New Roman" w:eastAsia="Calibri" w:hAnsi="Times New Roman"/>
              </w:rPr>
            </w:pPr>
          </w:p>
        </w:tc>
        <w:tc>
          <w:tcPr>
            <w:tcW w:w="1276" w:type="dxa"/>
          </w:tcPr>
          <w:p w14:paraId="1772D03E" w14:textId="77777777" w:rsidR="006E0833" w:rsidRPr="006E0833" w:rsidRDefault="006E0833" w:rsidP="006E0833">
            <w:pPr>
              <w:rPr>
                <w:rFonts w:ascii="Times New Roman" w:eastAsia="Calibri" w:hAnsi="Times New Roman"/>
              </w:rPr>
            </w:pPr>
          </w:p>
        </w:tc>
        <w:tc>
          <w:tcPr>
            <w:tcW w:w="1417" w:type="dxa"/>
          </w:tcPr>
          <w:p w14:paraId="2AAB94E5" w14:textId="77777777" w:rsidR="006E0833" w:rsidRPr="006E0833" w:rsidRDefault="006E0833" w:rsidP="006E0833">
            <w:pPr>
              <w:rPr>
                <w:rFonts w:ascii="Times New Roman" w:eastAsia="Calibri" w:hAnsi="Times New Roman"/>
              </w:rPr>
            </w:pPr>
          </w:p>
        </w:tc>
        <w:tc>
          <w:tcPr>
            <w:tcW w:w="1418" w:type="dxa"/>
          </w:tcPr>
          <w:p w14:paraId="137BDBC7" w14:textId="77777777" w:rsidR="006E0833" w:rsidRPr="006E0833" w:rsidRDefault="006E0833" w:rsidP="006E0833">
            <w:pPr>
              <w:rPr>
                <w:rFonts w:ascii="Times New Roman" w:eastAsia="Calibri" w:hAnsi="Times New Roman"/>
              </w:rPr>
            </w:pPr>
          </w:p>
        </w:tc>
      </w:tr>
      <w:tr w:rsidR="006E0833" w:rsidRPr="006E0833" w14:paraId="43A552B2" w14:textId="77777777" w:rsidTr="00A3077D">
        <w:tc>
          <w:tcPr>
            <w:tcW w:w="3119" w:type="dxa"/>
          </w:tcPr>
          <w:p w14:paraId="6BE3D441" w14:textId="77777777" w:rsidR="006E0833" w:rsidRPr="006E0833" w:rsidRDefault="006E0833" w:rsidP="006E0833">
            <w:pPr>
              <w:rPr>
                <w:rFonts w:ascii="Times New Roman" w:eastAsia="Calibri" w:hAnsi="Times New Roman"/>
              </w:rPr>
            </w:pPr>
            <w:r w:rsidRPr="006E0833">
              <w:rPr>
                <w:rFonts w:ascii="Times New Roman" w:eastAsia="Calibri" w:hAnsi="Times New Roman"/>
              </w:rPr>
              <w:t>Shannon diversity</w:t>
            </w:r>
          </w:p>
        </w:tc>
        <w:tc>
          <w:tcPr>
            <w:tcW w:w="1276" w:type="dxa"/>
          </w:tcPr>
          <w:p w14:paraId="1E52A2A6"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63367678"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1.0</w:t>
            </w:r>
          </w:p>
        </w:tc>
        <w:tc>
          <w:tcPr>
            <w:tcW w:w="1418" w:type="dxa"/>
          </w:tcPr>
          <w:p w14:paraId="3B6BD454"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Pr>
          <w:p w14:paraId="32BD6239"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1.3</w:t>
            </w:r>
          </w:p>
        </w:tc>
        <w:tc>
          <w:tcPr>
            <w:tcW w:w="1276" w:type="dxa"/>
          </w:tcPr>
          <w:p w14:paraId="266DF807"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63D0FDC8"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0.2</w:t>
            </w:r>
          </w:p>
        </w:tc>
        <w:tc>
          <w:tcPr>
            <w:tcW w:w="1418" w:type="dxa"/>
          </w:tcPr>
          <w:p w14:paraId="63A4C84E"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bl>
    <w:p w14:paraId="386241E5" w14:textId="77777777"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t>*: a log transformation was done on the response variable to improve the model’s satisfaction of assumptions</w:t>
      </w:r>
    </w:p>
    <w:p w14:paraId="2C86AFC1" w14:textId="77777777" w:rsidR="006E0833" w:rsidRPr="006E0833" w:rsidRDefault="006E0833" w:rsidP="006E0833">
      <w:pPr>
        <w:rPr>
          <w:rFonts w:eastAsia="Calibri"/>
          <w:kern w:val="0"/>
          <w:sz w:val="24"/>
          <w:szCs w:val="24"/>
          <w14:ligatures w14:val="none"/>
        </w:rPr>
      </w:pPr>
    </w:p>
    <w:p w14:paraId="4611567B" w14:textId="77777777"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t>Continued</w:t>
      </w:r>
    </w:p>
    <w:p w14:paraId="4F1E9F33" w14:textId="77777777" w:rsidR="00543B05" w:rsidRDefault="00543B05" w:rsidP="006E0833">
      <w:pPr>
        <w:rPr>
          <w:rFonts w:eastAsia="Calibri"/>
          <w:kern w:val="0"/>
          <w:sz w:val="24"/>
          <w:szCs w:val="24"/>
          <w14:ligatures w14:val="none"/>
        </w:rPr>
      </w:pPr>
    </w:p>
    <w:p w14:paraId="3FD9989F" w14:textId="77777777" w:rsidR="008F0C3F" w:rsidRDefault="008F0C3F" w:rsidP="006E0833">
      <w:pPr>
        <w:rPr>
          <w:rFonts w:eastAsia="Calibri"/>
          <w:kern w:val="0"/>
          <w:sz w:val="24"/>
          <w:szCs w:val="24"/>
          <w14:ligatures w14:val="none"/>
        </w:rPr>
      </w:pPr>
    </w:p>
    <w:p w14:paraId="18676465" w14:textId="77777777" w:rsidR="008F0C3F" w:rsidRDefault="008F0C3F" w:rsidP="006E0833">
      <w:pPr>
        <w:rPr>
          <w:rFonts w:eastAsia="Calibri"/>
          <w:kern w:val="0"/>
          <w:sz w:val="24"/>
          <w:szCs w:val="24"/>
          <w14:ligatures w14:val="none"/>
        </w:rPr>
      </w:pPr>
    </w:p>
    <w:p w14:paraId="222F7E95" w14:textId="19C0E6EA"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lastRenderedPageBreak/>
        <w:t>Table 2.3 Continued</w:t>
      </w:r>
    </w:p>
    <w:p w14:paraId="1317E210" w14:textId="77777777" w:rsidR="006E0833" w:rsidRPr="006E0833" w:rsidRDefault="006E0833" w:rsidP="006E0833">
      <w:pPr>
        <w:rPr>
          <w:rFonts w:eastAsia="Calibri"/>
          <w:kern w:val="0"/>
          <w:sz w:val="24"/>
          <w:szCs w:val="24"/>
          <w14:ligatures w14:val="none"/>
        </w:rPr>
      </w:pPr>
    </w:p>
    <w:tbl>
      <w:tblPr>
        <w:tblStyle w:val="Aaronsinsectlabels1"/>
        <w:tblW w:w="1290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9"/>
        <w:gridCol w:w="1276"/>
        <w:gridCol w:w="1417"/>
        <w:gridCol w:w="1418"/>
        <w:gridCol w:w="1559"/>
        <w:gridCol w:w="1276"/>
        <w:gridCol w:w="1417"/>
        <w:gridCol w:w="1418"/>
      </w:tblGrid>
      <w:tr w:rsidR="006E0833" w:rsidRPr="006E0833" w14:paraId="4712C115" w14:textId="77777777" w:rsidTr="00A3077D">
        <w:tc>
          <w:tcPr>
            <w:tcW w:w="3119" w:type="dxa"/>
          </w:tcPr>
          <w:p w14:paraId="164841AD" w14:textId="77777777" w:rsidR="006E0833" w:rsidRPr="006E0833" w:rsidRDefault="006E0833" w:rsidP="006E0833">
            <w:pPr>
              <w:rPr>
                <w:rFonts w:ascii="Times New Roman" w:eastAsia="Calibri" w:hAnsi="Times New Roman"/>
              </w:rPr>
            </w:pPr>
            <w:r w:rsidRPr="006E0833">
              <w:rPr>
                <w:rFonts w:ascii="Times New Roman" w:eastAsia="Calibri" w:hAnsi="Times New Roman"/>
              </w:rPr>
              <w:t>Response variable</w:t>
            </w:r>
          </w:p>
        </w:tc>
        <w:tc>
          <w:tcPr>
            <w:tcW w:w="1276" w:type="dxa"/>
          </w:tcPr>
          <w:p w14:paraId="6D0C56B9"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Model </w:t>
            </w:r>
          </w:p>
          <w:p w14:paraId="0D67DEFC" w14:textId="77777777" w:rsidR="006E0833" w:rsidRPr="006E0833" w:rsidRDefault="006E0833" w:rsidP="006E0833">
            <w:pPr>
              <w:rPr>
                <w:rFonts w:ascii="Times New Roman" w:eastAsia="Calibri" w:hAnsi="Times New Roman"/>
              </w:rPr>
            </w:pPr>
            <w:r w:rsidRPr="006E0833">
              <w:rPr>
                <w:rFonts w:ascii="Times New Roman" w:eastAsia="Calibri" w:hAnsi="Times New Roman"/>
              </w:rPr>
              <w:t>type</w:t>
            </w:r>
          </w:p>
        </w:tc>
        <w:tc>
          <w:tcPr>
            <w:tcW w:w="2835" w:type="dxa"/>
            <w:gridSpan w:val="2"/>
          </w:tcPr>
          <w:p w14:paraId="64E2330D"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Treatment </w:t>
            </w:r>
          </w:p>
          <w:p w14:paraId="54CD5AD4" w14:textId="77777777" w:rsidR="006E0833" w:rsidRPr="006E0833" w:rsidRDefault="006E0833" w:rsidP="006E0833">
            <w:pPr>
              <w:rPr>
                <w:rFonts w:ascii="Times New Roman" w:eastAsia="Calibri" w:hAnsi="Times New Roman"/>
              </w:rPr>
            </w:pPr>
            <w:r w:rsidRPr="006E0833">
              <w:rPr>
                <w:rFonts w:ascii="Times New Roman" w:eastAsia="Calibri" w:hAnsi="Times New Roman"/>
              </w:rPr>
              <w:t>(Windthrow, Salvaged, Forest)</w:t>
            </w:r>
          </w:p>
        </w:tc>
        <w:tc>
          <w:tcPr>
            <w:tcW w:w="2835" w:type="dxa"/>
            <w:gridSpan w:val="2"/>
          </w:tcPr>
          <w:p w14:paraId="65226070"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 (2015, 2022)</w:t>
            </w:r>
          </w:p>
        </w:tc>
        <w:tc>
          <w:tcPr>
            <w:tcW w:w="2835" w:type="dxa"/>
            <w:gridSpan w:val="2"/>
          </w:tcPr>
          <w:p w14:paraId="72DA9854" w14:textId="77777777" w:rsidR="006E0833" w:rsidRPr="006E0833" w:rsidRDefault="006E0833" w:rsidP="006E0833">
            <w:pPr>
              <w:rPr>
                <w:rFonts w:ascii="Times New Roman" w:eastAsia="Calibri" w:hAnsi="Times New Roman"/>
              </w:rPr>
            </w:pPr>
            <w:r w:rsidRPr="006E0833">
              <w:rPr>
                <w:rFonts w:ascii="Times New Roman" w:eastAsia="Calibri" w:hAnsi="Times New Roman"/>
              </w:rPr>
              <w:t>Treatment*Year interaction</w:t>
            </w:r>
          </w:p>
        </w:tc>
      </w:tr>
      <w:tr w:rsidR="006E0833" w:rsidRPr="006E0833" w14:paraId="4B42CD3A" w14:textId="77777777" w:rsidTr="00A3077D">
        <w:tc>
          <w:tcPr>
            <w:tcW w:w="3119" w:type="dxa"/>
            <w:tcBorders>
              <w:bottom w:val="nil"/>
            </w:tcBorders>
          </w:tcPr>
          <w:p w14:paraId="35861221" w14:textId="77777777" w:rsidR="006E0833" w:rsidRPr="006E0833" w:rsidRDefault="006E0833" w:rsidP="006E0833">
            <w:pPr>
              <w:rPr>
                <w:rFonts w:ascii="Times New Roman" w:eastAsia="Calibri" w:hAnsi="Times New Roman"/>
              </w:rPr>
            </w:pPr>
          </w:p>
        </w:tc>
        <w:tc>
          <w:tcPr>
            <w:tcW w:w="1276" w:type="dxa"/>
            <w:tcBorders>
              <w:bottom w:val="nil"/>
            </w:tcBorders>
          </w:tcPr>
          <w:p w14:paraId="73724B1C" w14:textId="77777777" w:rsidR="006E0833" w:rsidRPr="006E0833" w:rsidRDefault="006E0833" w:rsidP="006E0833">
            <w:pPr>
              <w:rPr>
                <w:rFonts w:ascii="Times New Roman" w:eastAsia="Calibri" w:hAnsi="Times New Roman"/>
              </w:rPr>
            </w:pPr>
          </w:p>
        </w:tc>
        <w:tc>
          <w:tcPr>
            <w:tcW w:w="1417" w:type="dxa"/>
            <w:tcBorders>
              <w:bottom w:val="nil"/>
            </w:tcBorders>
          </w:tcPr>
          <w:p w14:paraId="02B86A2F" w14:textId="77777777" w:rsidR="006E0833" w:rsidRPr="006E0833" w:rsidRDefault="006E0833" w:rsidP="006E0833">
            <w:pPr>
              <w:rPr>
                <w:rFonts w:ascii="Times New Roman" w:eastAsia="Calibri" w:hAnsi="Times New Roman"/>
              </w:rPr>
            </w:pPr>
          </w:p>
        </w:tc>
        <w:tc>
          <w:tcPr>
            <w:tcW w:w="1418" w:type="dxa"/>
            <w:tcBorders>
              <w:bottom w:val="nil"/>
            </w:tcBorders>
          </w:tcPr>
          <w:p w14:paraId="77CE4E09" w14:textId="77777777" w:rsidR="006E0833" w:rsidRPr="006E0833" w:rsidRDefault="006E0833" w:rsidP="006E0833">
            <w:pPr>
              <w:rPr>
                <w:rFonts w:ascii="Times New Roman" w:eastAsia="Calibri" w:hAnsi="Times New Roman"/>
              </w:rPr>
            </w:pPr>
          </w:p>
        </w:tc>
        <w:tc>
          <w:tcPr>
            <w:tcW w:w="1559" w:type="dxa"/>
            <w:tcBorders>
              <w:bottom w:val="nil"/>
            </w:tcBorders>
          </w:tcPr>
          <w:p w14:paraId="40949B9E" w14:textId="77777777" w:rsidR="006E0833" w:rsidRPr="006E0833" w:rsidRDefault="006E0833" w:rsidP="006E0833">
            <w:pPr>
              <w:rPr>
                <w:rFonts w:ascii="Times New Roman" w:eastAsia="Calibri" w:hAnsi="Times New Roman"/>
              </w:rPr>
            </w:pPr>
          </w:p>
        </w:tc>
        <w:tc>
          <w:tcPr>
            <w:tcW w:w="1276" w:type="dxa"/>
            <w:tcBorders>
              <w:bottom w:val="nil"/>
            </w:tcBorders>
          </w:tcPr>
          <w:p w14:paraId="2022DFFB" w14:textId="77777777" w:rsidR="006E0833" w:rsidRPr="006E0833" w:rsidRDefault="006E0833" w:rsidP="006E0833">
            <w:pPr>
              <w:rPr>
                <w:rFonts w:ascii="Times New Roman" w:eastAsia="Calibri" w:hAnsi="Times New Roman"/>
              </w:rPr>
            </w:pPr>
          </w:p>
        </w:tc>
        <w:tc>
          <w:tcPr>
            <w:tcW w:w="1417" w:type="dxa"/>
            <w:tcBorders>
              <w:bottom w:val="nil"/>
            </w:tcBorders>
          </w:tcPr>
          <w:p w14:paraId="74F76304" w14:textId="77777777" w:rsidR="006E0833" w:rsidRPr="006E0833" w:rsidRDefault="006E0833" w:rsidP="006E0833">
            <w:pPr>
              <w:rPr>
                <w:rFonts w:ascii="Times New Roman" w:eastAsia="Calibri" w:hAnsi="Times New Roman"/>
              </w:rPr>
            </w:pPr>
          </w:p>
        </w:tc>
        <w:tc>
          <w:tcPr>
            <w:tcW w:w="1418" w:type="dxa"/>
            <w:tcBorders>
              <w:bottom w:val="nil"/>
            </w:tcBorders>
          </w:tcPr>
          <w:p w14:paraId="519E918E" w14:textId="77777777" w:rsidR="006E0833" w:rsidRPr="006E0833" w:rsidRDefault="006E0833" w:rsidP="006E0833">
            <w:pPr>
              <w:rPr>
                <w:rFonts w:ascii="Times New Roman" w:eastAsia="Calibri" w:hAnsi="Times New Roman"/>
              </w:rPr>
            </w:pPr>
          </w:p>
        </w:tc>
      </w:tr>
      <w:tr w:rsidR="006E0833" w:rsidRPr="006E0833" w14:paraId="5000104B" w14:textId="77777777" w:rsidTr="00A3077D">
        <w:tc>
          <w:tcPr>
            <w:tcW w:w="3119" w:type="dxa"/>
            <w:tcBorders>
              <w:top w:val="nil"/>
              <w:bottom w:val="single" w:sz="4" w:space="0" w:color="auto"/>
            </w:tcBorders>
          </w:tcPr>
          <w:p w14:paraId="5CC7FF56" w14:textId="77777777" w:rsidR="006E0833" w:rsidRPr="006E0833" w:rsidRDefault="006E0833" w:rsidP="006E0833">
            <w:pPr>
              <w:rPr>
                <w:rFonts w:ascii="Times New Roman" w:eastAsia="Calibri" w:hAnsi="Times New Roman"/>
              </w:rPr>
            </w:pPr>
          </w:p>
        </w:tc>
        <w:tc>
          <w:tcPr>
            <w:tcW w:w="1276" w:type="dxa"/>
            <w:tcBorders>
              <w:top w:val="nil"/>
              <w:bottom w:val="single" w:sz="4" w:space="0" w:color="auto"/>
            </w:tcBorders>
          </w:tcPr>
          <w:p w14:paraId="7F9B7B34" w14:textId="77777777" w:rsidR="006E0833" w:rsidRPr="006E0833" w:rsidRDefault="006E0833" w:rsidP="006E0833">
            <w:pPr>
              <w:rPr>
                <w:rFonts w:ascii="Times New Roman" w:eastAsia="Calibri" w:hAnsi="Times New Roman"/>
              </w:rPr>
            </w:pPr>
          </w:p>
        </w:tc>
        <w:tc>
          <w:tcPr>
            <w:tcW w:w="1417" w:type="dxa"/>
            <w:tcBorders>
              <w:top w:val="nil"/>
              <w:bottom w:val="single" w:sz="4" w:space="0" w:color="auto"/>
            </w:tcBorders>
          </w:tcPr>
          <w:p w14:paraId="0AD2687D"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418" w:type="dxa"/>
            <w:tcBorders>
              <w:top w:val="nil"/>
              <w:bottom w:val="single" w:sz="4" w:space="0" w:color="auto"/>
            </w:tcBorders>
          </w:tcPr>
          <w:p w14:paraId="44FF3AC8"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c>
          <w:tcPr>
            <w:tcW w:w="1559" w:type="dxa"/>
            <w:tcBorders>
              <w:top w:val="nil"/>
              <w:bottom w:val="single" w:sz="4" w:space="0" w:color="auto"/>
            </w:tcBorders>
          </w:tcPr>
          <w:p w14:paraId="0E7EED6A"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276" w:type="dxa"/>
            <w:tcBorders>
              <w:top w:val="nil"/>
              <w:bottom w:val="single" w:sz="4" w:space="0" w:color="auto"/>
            </w:tcBorders>
          </w:tcPr>
          <w:p w14:paraId="3666BE6B"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c>
          <w:tcPr>
            <w:tcW w:w="1417" w:type="dxa"/>
            <w:tcBorders>
              <w:top w:val="nil"/>
              <w:bottom w:val="single" w:sz="4" w:space="0" w:color="auto"/>
            </w:tcBorders>
          </w:tcPr>
          <w:p w14:paraId="1EA3F094"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418" w:type="dxa"/>
            <w:tcBorders>
              <w:top w:val="nil"/>
              <w:bottom w:val="single" w:sz="4" w:space="0" w:color="auto"/>
            </w:tcBorders>
          </w:tcPr>
          <w:p w14:paraId="12513237"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r>
      <w:tr w:rsidR="006E0833" w:rsidRPr="006E0833" w14:paraId="425511D7" w14:textId="77777777" w:rsidTr="00A3077D">
        <w:tc>
          <w:tcPr>
            <w:tcW w:w="3119" w:type="dxa"/>
            <w:tcBorders>
              <w:top w:val="single" w:sz="4" w:space="0" w:color="auto"/>
            </w:tcBorders>
          </w:tcPr>
          <w:p w14:paraId="2D7DDC72"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Functional alpha-diversity </w:t>
            </w:r>
          </w:p>
        </w:tc>
        <w:tc>
          <w:tcPr>
            <w:tcW w:w="1276" w:type="dxa"/>
            <w:tcBorders>
              <w:top w:val="single" w:sz="4" w:space="0" w:color="auto"/>
            </w:tcBorders>
          </w:tcPr>
          <w:p w14:paraId="507EDB07"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w:t>
            </w:r>
          </w:p>
        </w:tc>
        <w:tc>
          <w:tcPr>
            <w:tcW w:w="1417" w:type="dxa"/>
            <w:tcBorders>
              <w:top w:val="single" w:sz="4" w:space="0" w:color="auto"/>
            </w:tcBorders>
          </w:tcPr>
          <w:p w14:paraId="2DA57EAD"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F=0.4 </w:t>
            </w:r>
          </w:p>
        </w:tc>
        <w:tc>
          <w:tcPr>
            <w:tcW w:w="1418" w:type="dxa"/>
            <w:tcBorders>
              <w:top w:val="single" w:sz="4" w:space="0" w:color="auto"/>
            </w:tcBorders>
          </w:tcPr>
          <w:p w14:paraId="40F9723D"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Borders>
              <w:top w:val="single" w:sz="4" w:space="0" w:color="auto"/>
            </w:tcBorders>
          </w:tcPr>
          <w:p w14:paraId="3CA05B43"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0.001</w:t>
            </w:r>
          </w:p>
        </w:tc>
        <w:tc>
          <w:tcPr>
            <w:tcW w:w="1276" w:type="dxa"/>
            <w:tcBorders>
              <w:top w:val="single" w:sz="4" w:space="0" w:color="auto"/>
            </w:tcBorders>
          </w:tcPr>
          <w:p w14:paraId="6ED9EFA8"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Borders>
              <w:top w:val="single" w:sz="4" w:space="0" w:color="auto"/>
            </w:tcBorders>
          </w:tcPr>
          <w:p w14:paraId="39CBE376"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1.5</w:t>
            </w:r>
          </w:p>
        </w:tc>
        <w:tc>
          <w:tcPr>
            <w:tcW w:w="1418" w:type="dxa"/>
            <w:tcBorders>
              <w:top w:val="single" w:sz="4" w:space="0" w:color="auto"/>
            </w:tcBorders>
          </w:tcPr>
          <w:p w14:paraId="5DE20134"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64CB14AB" w14:textId="77777777" w:rsidTr="00A3077D">
        <w:tc>
          <w:tcPr>
            <w:tcW w:w="3119" w:type="dxa"/>
          </w:tcPr>
          <w:p w14:paraId="549A38CD" w14:textId="77777777" w:rsidR="006E0833" w:rsidRPr="006E0833" w:rsidRDefault="006E0833" w:rsidP="006E0833">
            <w:pPr>
              <w:rPr>
                <w:rFonts w:ascii="Times New Roman" w:eastAsia="Calibri" w:hAnsi="Times New Roman"/>
              </w:rPr>
            </w:pPr>
          </w:p>
        </w:tc>
        <w:tc>
          <w:tcPr>
            <w:tcW w:w="1276" w:type="dxa"/>
          </w:tcPr>
          <w:p w14:paraId="3B81E631" w14:textId="77777777" w:rsidR="006E0833" w:rsidRPr="006E0833" w:rsidRDefault="006E0833" w:rsidP="006E0833">
            <w:pPr>
              <w:rPr>
                <w:rFonts w:ascii="Times New Roman" w:eastAsia="Calibri" w:hAnsi="Times New Roman"/>
              </w:rPr>
            </w:pPr>
          </w:p>
        </w:tc>
        <w:tc>
          <w:tcPr>
            <w:tcW w:w="1417" w:type="dxa"/>
          </w:tcPr>
          <w:p w14:paraId="0168B7DA" w14:textId="77777777" w:rsidR="006E0833" w:rsidRPr="006E0833" w:rsidRDefault="006E0833" w:rsidP="006E0833">
            <w:pPr>
              <w:rPr>
                <w:rFonts w:ascii="Times New Roman" w:eastAsia="Calibri" w:hAnsi="Times New Roman"/>
              </w:rPr>
            </w:pPr>
          </w:p>
        </w:tc>
        <w:tc>
          <w:tcPr>
            <w:tcW w:w="1418" w:type="dxa"/>
          </w:tcPr>
          <w:p w14:paraId="2961D5B4" w14:textId="77777777" w:rsidR="006E0833" w:rsidRPr="006E0833" w:rsidRDefault="006E0833" w:rsidP="006E0833">
            <w:pPr>
              <w:rPr>
                <w:rFonts w:ascii="Times New Roman" w:eastAsia="Calibri" w:hAnsi="Times New Roman"/>
              </w:rPr>
            </w:pPr>
          </w:p>
        </w:tc>
        <w:tc>
          <w:tcPr>
            <w:tcW w:w="1559" w:type="dxa"/>
          </w:tcPr>
          <w:p w14:paraId="29501403" w14:textId="77777777" w:rsidR="006E0833" w:rsidRPr="006E0833" w:rsidRDefault="006E0833" w:rsidP="006E0833">
            <w:pPr>
              <w:rPr>
                <w:rFonts w:ascii="Times New Roman" w:eastAsia="Calibri" w:hAnsi="Times New Roman"/>
              </w:rPr>
            </w:pPr>
          </w:p>
        </w:tc>
        <w:tc>
          <w:tcPr>
            <w:tcW w:w="1276" w:type="dxa"/>
          </w:tcPr>
          <w:p w14:paraId="001C9039" w14:textId="77777777" w:rsidR="006E0833" w:rsidRPr="006E0833" w:rsidRDefault="006E0833" w:rsidP="006E0833">
            <w:pPr>
              <w:rPr>
                <w:rFonts w:ascii="Times New Roman" w:eastAsia="Calibri" w:hAnsi="Times New Roman"/>
              </w:rPr>
            </w:pPr>
          </w:p>
        </w:tc>
        <w:tc>
          <w:tcPr>
            <w:tcW w:w="1417" w:type="dxa"/>
          </w:tcPr>
          <w:p w14:paraId="62D57D5C" w14:textId="77777777" w:rsidR="006E0833" w:rsidRPr="006E0833" w:rsidRDefault="006E0833" w:rsidP="006E0833">
            <w:pPr>
              <w:rPr>
                <w:rFonts w:ascii="Times New Roman" w:eastAsia="Calibri" w:hAnsi="Times New Roman"/>
              </w:rPr>
            </w:pPr>
          </w:p>
        </w:tc>
        <w:tc>
          <w:tcPr>
            <w:tcW w:w="1418" w:type="dxa"/>
          </w:tcPr>
          <w:p w14:paraId="33371FC8" w14:textId="77777777" w:rsidR="006E0833" w:rsidRPr="006E0833" w:rsidRDefault="006E0833" w:rsidP="006E0833">
            <w:pPr>
              <w:rPr>
                <w:rFonts w:ascii="Times New Roman" w:eastAsia="Calibri" w:hAnsi="Times New Roman"/>
              </w:rPr>
            </w:pPr>
          </w:p>
        </w:tc>
      </w:tr>
      <w:tr w:rsidR="006E0833" w:rsidRPr="006E0833" w14:paraId="424E7275" w14:textId="77777777" w:rsidTr="00A3077D">
        <w:tc>
          <w:tcPr>
            <w:tcW w:w="3119" w:type="dxa"/>
          </w:tcPr>
          <w:p w14:paraId="5DE4DC3B"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Body length</w:t>
            </w:r>
          </w:p>
        </w:tc>
        <w:tc>
          <w:tcPr>
            <w:tcW w:w="1276" w:type="dxa"/>
          </w:tcPr>
          <w:p w14:paraId="2FE1A3CB"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w:t>
            </w:r>
          </w:p>
        </w:tc>
        <w:tc>
          <w:tcPr>
            <w:tcW w:w="1417" w:type="dxa"/>
          </w:tcPr>
          <w:p w14:paraId="7E556CD9"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F=5.8</w:t>
            </w:r>
          </w:p>
        </w:tc>
        <w:tc>
          <w:tcPr>
            <w:tcW w:w="1418" w:type="dxa"/>
          </w:tcPr>
          <w:p w14:paraId="2E3DB353"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0.006</w:t>
            </w:r>
          </w:p>
        </w:tc>
        <w:tc>
          <w:tcPr>
            <w:tcW w:w="1559" w:type="dxa"/>
          </w:tcPr>
          <w:p w14:paraId="10153F9C" w14:textId="77777777" w:rsidR="006E0833" w:rsidRPr="006E0833" w:rsidRDefault="006E0833" w:rsidP="006E0833">
            <w:pPr>
              <w:rPr>
                <w:rFonts w:ascii="Times New Roman" w:eastAsia="Calibri" w:hAnsi="Times New Roman"/>
              </w:rPr>
            </w:pPr>
            <w:r w:rsidRPr="006E0833">
              <w:rPr>
                <w:rFonts w:ascii="Times New Roman" w:eastAsia="Calibri" w:hAnsi="Times New Roman"/>
              </w:rPr>
              <w:t>F=2.6</w:t>
            </w:r>
          </w:p>
        </w:tc>
        <w:tc>
          <w:tcPr>
            <w:tcW w:w="1276" w:type="dxa"/>
          </w:tcPr>
          <w:p w14:paraId="1A360FF4"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270EB3AC" w14:textId="77777777" w:rsidR="006E0833" w:rsidRPr="006E0833" w:rsidRDefault="006E0833" w:rsidP="006E0833">
            <w:pPr>
              <w:rPr>
                <w:rFonts w:ascii="Times New Roman" w:eastAsia="Calibri" w:hAnsi="Times New Roman"/>
              </w:rPr>
            </w:pPr>
            <w:r w:rsidRPr="006E0833">
              <w:rPr>
                <w:rFonts w:ascii="Times New Roman" w:eastAsia="Calibri" w:hAnsi="Times New Roman"/>
              </w:rPr>
              <w:t>F=0.3</w:t>
            </w:r>
          </w:p>
        </w:tc>
        <w:tc>
          <w:tcPr>
            <w:tcW w:w="1418" w:type="dxa"/>
          </w:tcPr>
          <w:p w14:paraId="7A0F9184"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64908F3C" w14:textId="77777777" w:rsidTr="00A3077D">
        <w:tc>
          <w:tcPr>
            <w:tcW w:w="3119" w:type="dxa"/>
          </w:tcPr>
          <w:p w14:paraId="5689D5EF" w14:textId="77777777" w:rsidR="006E0833" w:rsidRPr="006E0833" w:rsidRDefault="006E0833" w:rsidP="006E0833">
            <w:pPr>
              <w:rPr>
                <w:rFonts w:ascii="Times New Roman" w:eastAsia="Calibri" w:hAnsi="Times New Roman"/>
              </w:rPr>
            </w:pPr>
          </w:p>
        </w:tc>
        <w:tc>
          <w:tcPr>
            <w:tcW w:w="1276" w:type="dxa"/>
          </w:tcPr>
          <w:p w14:paraId="00E10D17" w14:textId="77777777" w:rsidR="006E0833" w:rsidRPr="006E0833" w:rsidRDefault="006E0833" w:rsidP="006E0833">
            <w:pPr>
              <w:rPr>
                <w:rFonts w:ascii="Times New Roman" w:eastAsia="Calibri" w:hAnsi="Times New Roman"/>
              </w:rPr>
            </w:pPr>
          </w:p>
        </w:tc>
        <w:tc>
          <w:tcPr>
            <w:tcW w:w="1417" w:type="dxa"/>
          </w:tcPr>
          <w:p w14:paraId="54BFE7F9" w14:textId="77777777" w:rsidR="006E0833" w:rsidRPr="006E0833" w:rsidRDefault="006E0833" w:rsidP="006E0833">
            <w:pPr>
              <w:rPr>
                <w:rFonts w:ascii="Times New Roman" w:eastAsia="Calibri" w:hAnsi="Times New Roman"/>
                <w:b/>
                <w:bCs/>
              </w:rPr>
            </w:pPr>
          </w:p>
        </w:tc>
        <w:tc>
          <w:tcPr>
            <w:tcW w:w="1418" w:type="dxa"/>
          </w:tcPr>
          <w:p w14:paraId="61331346" w14:textId="77777777" w:rsidR="006E0833" w:rsidRPr="006E0833" w:rsidRDefault="006E0833" w:rsidP="006E0833">
            <w:pPr>
              <w:rPr>
                <w:rFonts w:ascii="Times New Roman" w:eastAsia="Calibri" w:hAnsi="Times New Roman"/>
                <w:b/>
                <w:bCs/>
              </w:rPr>
            </w:pPr>
          </w:p>
        </w:tc>
        <w:tc>
          <w:tcPr>
            <w:tcW w:w="1559" w:type="dxa"/>
          </w:tcPr>
          <w:p w14:paraId="7F77453C" w14:textId="77777777" w:rsidR="006E0833" w:rsidRPr="006E0833" w:rsidRDefault="006E0833" w:rsidP="006E0833">
            <w:pPr>
              <w:rPr>
                <w:rFonts w:ascii="Times New Roman" w:eastAsia="Calibri" w:hAnsi="Times New Roman"/>
              </w:rPr>
            </w:pPr>
          </w:p>
        </w:tc>
        <w:tc>
          <w:tcPr>
            <w:tcW w:w="1276" w:type="dxa"/>
          </w:tcPr>
          <w:p w14:paraId="1DA802B7" w14:textId="77777777" w:rsidR="006E0833" w:rsidRPr="006E0833" w:rsidRDefault="006E0833" w:rsidP="006E0833">
            <w:pPr>
              <w:rPr>
                <w:rFonts w:ascii="Times New Roman" w:eastAsia="Calibri" w:hAnsi="Times New Roman"/>
              </w:rPr>
            </w:pPr>
          </w:p>
        </w:tc>
        <w:tc>
          <w:tcPr>
            <w:tcW w:w="1417" w:type="dxa"/>
          </w:tcPr>
          <w:p w14:paraId="517CD9F5" w14:textId="77777777" w:rsidR="006E0833" w:rsidRPr="006E0833" w:rsidRDefault="006E0833" w:rsidP="006E0833">
            <w:pPr>
              <w:rPr>
                <w:rFonts w:ascii="Times New Roman" w:eastAsia="Calibri" w:hAnsi="Times New Roman"/>
              </w:rPr>
            </w:pPr>
          </w:p>
        </w:tc>
        <w:tc>
          <w:tcPr>
            <w:tcW w:w="1418" w:type="dxa"/>
          </w:tcPr>
          <w:p w14:paraId="3DC25DAD" w14:textId="77777777" w:rsidR="006E0833" w:rsidRPr="006E0833" w:rsidRDefault="006E0833" w:rsidP="006E0833">
            <w:pPr>
              <w:rPr>
                <w:rFonts w:ascii="Times New Roman" w:eastAsia="Calibri" w:hAnsi="Times New Roman"/>
              </w:rPr>
            </w:pPr>
          </w:p>
        </w:tc>
      </w:tr>
      <w:tr w:rsidR="006E0833" w:rsidRPr="006E0833" w14:paraId="662DE7A3" w14:textId="77777777" w:rsidTr="00A3077D">
        <w:tc>
          <w:tcPr>
            <w:tcW w:w="3119" w:type="dxa"/>
          </w:tcPr>
          <w:p w14:paraId="18D3E563"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antenna length</w:t>
            </w:r>
          </w:p>
        </w:tc>
        <w:tc>
          <w:tcPr>
            <w:tcW w:w="1276" w:type="dxa"/>
          </w:tcPr>
          <w:p w14:paraId="1413D2B8"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5787A8D2" w14:textId="77777777" w:rsidR="006E0833" w:rsidRPr="006E0833" w:rsidRDefault="006E0833" w:rsidP="006E0833">
            <w:pPr>
              <w:rPr>
                <w:rFonts w:ascii="Times New Roman" w:eastAsia="Calibri" w:hAnsi="Times New Roman"/>
              </w:rPr>
            </w:pPr>
            <w:r w:rsidRPr="006E0833">
              <w:rPr>
                <w:rFonts w:ascii="Times New Roman" w:eastAsia="Calibri" w:hAnsi="Times New Roman"/>
              </w:rPr>
              <w:t>F=0.6</w:t>
            </w:r>
          </w:p>
        </w:tc>
        <w:tc>
          <w:tcPr>
            <w:tcW w:w="1418" w:type="dxa"/>
          </w:tcPr>
          <w:p w14:paraId="0A64612D"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Pr>
          <w:p w14:paraId="47F0A981" w14:textId="77777777" w:rsidR="006E0833" w:rsidRPr="006E0833" w:rsidRDefault="006E0833" w:rsidP="006E0833">
            <w:pPr>
              <w:rPr>
                <w:rFonts w:ascii="Times New Roman" w:eastAsia="Calibri" w:hAnsi="Times New Roman"/>
              </w:rPr>
            </w:pPr>
            <w:r w:rsidRPr="006E0833">
              <w:rPr>
                <w:rFonts w:ascii="Times New Roman" w:eastAsia="Calibri" w:hAnsi="Times New Roman"/>
              </w:rPr>
              <w:t>F=3.9</w:t>
            </w:r>
          </w:p>
        </w:tc>
        <w:tc>
          <w:tcPr>
            <w:tcW w:w="1276" w:type="dxa"/>
          </w:tcPr>
          <w:p w14:paraId="76A38F8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0.056</w:t>
            </w:r>
          </w:p>
        </w:tc>
        <w:tc>
          <w:tcPr>
            <w:tcW w:w="1417" w:type="dxa"/>
          </w:tcPr>
          <w:p w14:paraId="7BC5394D" w14:textId="77777777" w:rsidR="006E0833" w:rsidRPr="006E0833" w:rsidRDefault="006E0833" w:rsidP="006E0833">
            <w:pPr>
              <w:rPr>
                <w:rFonts w:ascii="Times New Roman" w:eastAsia="Calibri" w:hAnsi="Times New Roman"/>
              </w:rPr>
            </w:pPr>
            <w:r w:rsidRPr="006E0833">
              <w:rPr>
                <w:rFonts w:ascii="Times New Roman" w:eastAsia="Calibri" w:hAnsi="Times New Roman"/>
              </w:rPr>
              <w:t>F=2.0</w:t>
            </w:r>
          </w:p>
          <w:p w14:paraId="58343F79" w14:textId="77777777" w:rsidR="006E0833" w:rsidRPr="006E0833" w:rsidRDefault="006E0833" w:rsidP="006E0833">
            <w:pPr>
              <w:rPr>
                <w:rFonts w:ascii="Times New Roman" w:eastAsia="Calibri" w:hAnsi="Times New Roman"/>
              </w:rPr>
            </w:pPr>
          </w:p>
        </w:tc>
        <w:tc>
          <w:tcPr>
            <w:tcW w:w="1418" w:type="dxa"/>
          </w:tcPr>
          <w:p w14:paraId="6773F293"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1A1F688A" w14:textId="77777777" w:rsidTr="00A3077D">
        <w:tc>
          <w:tcPr>
            <w:tcW w:w="3119" w:type="dxa"/>
          </w:tcPr>
          <w:p w14:paraId="0A1C4A2F" w14:textId="77777777" w:rsidR="006E0833" w:rsidRPr="006E0833" w:rsidRDefault="006E0833" w:rsidP="006E0833">
            <w:pPr>
              <w:rPr>
                <w:rFonts w:ascii="Times New Roman" w:eastAsia="Calibri" w:hAnsi="Times New Roman"/>
              </w:rPr>
            </w:pPr>
          </w:p>
        </w:tc>
        <w:tc>
          <w:tcPr>
            <w:tcW w:w="1276" w:type="dxa"/>
          </w:tcPr>
          <w:p w14:paraId="7A56AB1D" w14:textId="77777777" w:rsidR="006E0833" w:rsidRPr="006E0833" w:rsidRDefault="006E0833" w:rsidP="006E0833">
            <w:pPr>
              <w:rPr>
                <w:rFonts w:ascii="Times New Roman" w:eastAsia="Calibri" w:hAnsi="Times New Roman"/>
              </w:rPr>
            </w:pPr>
          </w:p>
        </w:tc>
        <w:tc>
          <w:tcPr>
            <w:tcW w:w="1417" w:type="dxa"/>
          </w:tcPr>
          <w:p w14:paraId="69EF60A8" w14:textId="77777777" w:rsidR="006E0833" w:rsidRPr="006E0833" w:rsidRDefault="006E0833" w:rsidP="006E0833">
            <w:pPr>
              <w:rPr>
                <w:rFonts w:ascii="Times New Roman" w:eastAsia="Calibri" w:hAnsi="Times New Roman"/>
              </w:rPr>
            </w:pPr>
          </w:p>
        </w:tc>
        <w:tc>
          <w:tcPr>
            <w:tcW w:w="1418" w:type="dxa"/>
          </w:tcPr>
          <w:p w14:paraId="1F5C073E" w14:textId="77777777" w:rsidR="006E0833" w:rsidRPr="006E0833" w:rsidRDefault="006E0833" w:rsidP="006E0833">
            <w:pPr>
              <w:rPr>
                <w:rFonts w:ascii="Times New Roman" w:eastAsia="Calibri" w:hAnsi="Times New Roman"/>
              </w:rPr>
            </w:pPr>
          </w:p>
        </w:tc>
        <w:tc>
          <w:tcPr>
            <w:tcW w:w="1559" w:type="dxa"/>
          </w:tcPr>
          <w:p w14:paraId="288E92D1" w14:textId="77777777" w:rsidR="006E0833" w:rsidRPr="006E0833" w:rsidRDefault="006E0833" w:rsidP="006E0833">
            <w:pPr>
              <w:rPr>
                <w:rFonts w:ascii="Times New Roman" w:eastAsia="Calibri" w:hAnsi="Times New Roman"/>
              </w:rPr>
            </w:pPr>
          </w:p>
        </w:tc>
        <w:tc>
          <w:tcPr>
            <w:tcW w:w="1276" w:type="dxa"/>
          </w:tcPr>
          <w:p w14:paraId="00A325BC" w14:textId="77777777" w:rsidR="006E0833" w:rsidRPr="006E0833" w:rsidRDefault="006E0833" w:rsidP="006E0833">
            <w:pPr>
              <w:rPr>
                <w:rFonts w:ascii="Times New Roman" w:eastAsia="Calibri" w:hAnsi="Times New Roman"/>
              </w:rPr>
            </w:pPr>
          </w:p>
        </w:tc>
        <w:tc>
          <w:tcPr>
            <w:tcW w:w="1417" w:type="dxa"/>
          </w:tcPr>
          <w:p w14:paraId="0DEB4D8E" w14:textId="77777777" w:rsidR="006E0833" w:rsidRPr="006E0833" w:rsidRDefault="006E0833" w:rsidP="006E0833">
            <w:pPr>
              <w:rPr>
                <w:rFonts w:ascii="Times New Roman" w:eastAsia="Calibri" w:hAnsi="Times New Roman"/>
              </w:rPr>
            </w:pPr>
          </w:p>
        </w:tc>
        <w:tc>
          <w:tcPr>
            <w:tcW w:w="1418" w:type="dxa"/>
          </w:tcPr>
          <w:p w14:paraId="170AF32B" w14:textId="77777777" w:rsidR="006E0833" w:rsidRPr="006E0833" w:rsidRDefault="006E0833" w:rsidP="006E0833">
            <w:pPr>
              <w:rPr>
                <w:rFonts w:ascii="Times New Roman" w:eastAsia="Calibri" w:hAnsi="Times New Roman"/>
              </w:rPr>
            </w:pPr>
          </w:p>
        </w:tc>
      </w:tr>
      <w:tr w:rsidR="006E0833" w:rsidRPr="006E0833" w14:paraId="3BA52439" w14:textId="77777777" w:rsidTr="00A3077D">
        <w:tc>
          <w:tcPr>
            <w:tcW w:w="3119" w:type="dxa"/>
          </w:tcPr>
          <w:p w14:paraId="41FA42E6"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rear leg length</w:t>
            </w:r>
          </w:p>
        </w:tc>
        <w:tc>
          <w:tcPr>
            <w:tcW w:w="1276" w:type="dxa"/>
          </w:tcPr>
          <w:p w14:paraId="38E53BB2"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4D2FFE6B" w14:textId="77777777" w:rsidR="006E0833" w:rsidRPr="006E0833" w:rsidRDefault="006E0833" w:rsidP="006E0833">
            <w:pPr>
              <w:rPr>
                <w:rFonts w:ascii="Times New Roman" w:eastAsia="Calibri" w:hAnsi="Times New Roman"/>
              </w:rPr>
            </w:pPr>
            <w:r w:rsidRPr="006E0833">
              <w:rPr>
                <w:rFonts w:ascii="Times New Roman" w:eastAsia="Calibri" w:hAnsi="Times New Roman"/>
              </w:rPr>
              <w:t>F=0.4</w:t>
            </w:r>
          </w:p>
        </w:tc>
        <w:tc>
          <w:tcPr>
            <w:tcW w:w="1418" w:type="dxa"/>
          </w:tcPr>
          <w:p w14:paraId="45403825"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Pr>
          <w:p w14:paraId="4BB6C526" w14:textId="77777777" w:rsidR="006E0833" w:rsidRPr="006E0833" w:rsidRDefault="006E0833" w:rsidP="006E0833">
            <w:pPr>
              <w:rPr>
                <w:rFonts w:ascii="Times New Roman" w:eastAsia="Calibri" w:hAnsi="Times New Roman"/>
              </w:rPr>
            </w:pPr>
            <w:r w:rsidRPr="006E0833">
              <w:rPr>
                <w:rFonts w:ascii="Times New Roman" w:eastAsia="Calibri" w:hAnsi="Times New Roman"/>
              </w:rPr>
              <w:t>F=1.6</w:t>
            </w:r>
          </w:p>
        </w:tc>
        <w:tc>
          <w:tcPr>
            <w:tcW w:w="1276" w:type="dxa"/>
          </w:tcPr>
          <w:p w14:paraId="3DB61740"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0DA6C0EE" w14:textId="77777777" w:rsidR="006E0833" w:rsidRPr="006E0833" w:rsidRDefault="006E0833" w:rsidP="006E0833">
            <w:pPr>
              <w:rPr>
                <w:rFonts w:ascii="Times New Roman" w:eastAsia="Calibri" w:hAnsi="Times New Roman"/>
              </w:rPr>
            </w:pPr>
            <w:r w:rsidRPr="006E0833">
              <w:rPr>
                <w:rFonts w:ascii="Times New Roman" w:eastAsia="Calibri" w:hAnsi="Times New Roman"/>
              </w:rPr>
              <w:t>F=1.9</w:t>
            </w:r>
          </w:p>
        </w:tc>
        <w:tc>
          <w:tcPr>
            <w:tcW w:w="1418" w:type="dxa"/>
          </w:tcPr>
          <w:p w14:paraId="5144134C"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4E8FD755" w14:textId="77777777" w:rsidTr="00A3077D">
        <w:tc>
          <w:tcPr>
            <w:tcW w:w="3119" w:type="dxa"/>
          </w:tcPr>
          <w:p w14:paraId="496B81D6" w14:textId="77777777" w:rsidR="006E0833" w:rsidRPr="006E0833" w:rsidRDefault="006E0833" w:rsidP="006E0833">
            <w:pPr>
              <w:rPr>
                <w:rFonts w:ascii="Times New Roman" w:eastAsia="Calibri" w:hAnsi="Times New Roman"/>
              </w:rPr>
            </w:pPr>
          </w:p>
        </w:tc>
        <w:tc>
          <w:tcPr>
            <w:tcW w:w="1276" w:type="dxa"/>
          </w:tcPr>
          <w:p w14:paraId="3C60D47F" w14:textId="77777777" w:rsidR="006E0833" w:rsidRPr="006E0833" w:rsidRDefault="006E0833" w:rsidP="006E0833">
            <w:pPr>
              <w:rPr>
                <w:rFonts w:ascii="Times New Roman" w:eastAsia="Calibri" w:hAnsi="Times New Roman"/>
              </w:rPr>
            </w:pPr>
          </w:p>
        </w:tc>
        <w:tc>
          <w:tcPr>
            <w:tcW w:w="1417" w:type="dxa"/>
          </w:tcPr>
          <w:p w14:paraId="69C4D93C" w14:textId="77777777" w:rsidR="006E0833" w:rsidRPr="006E0833" w:rsidRDefault="006E0833" w:rsidP="006E0833">
            <w:pPr>
              <w:rPr>
                <w:rFonts w:ascii="Times New Roman" w:eastAsia="Calibri" w:hAnsi="Times New Roman"/>
              </w:rPr>
            </w:pPr>
          </w:p>
        </w:tc>
        <w:tc>
          <w:tcPr>
            <w:tcW w:w="1418" w:type="dxa"/>
          </w:tcPr>
          <w:p w14:paraId="3FCECF7A" w14:textId="77777777" w:rsidR="006E0833" w:rsidRPr="006E0833" w:rsidRDefault="006E0833" w:rsidP="006E0833">
            <w:pPr>
              <w:rPr>
                <w:rFonts w:ascii="Times New Roman" w:eastAsia="Calibri" w:hAnsi="Times New Roman"/>
              </w:rPr>
            </w:pPr>
          </w:p>
        </w:tc>
        <w:tc>
          <w:tcPr>
            <w:tcW w:w="1559" w:type="dxa"/>
          </w:tcPr>
          <w:p w14:paraId="7BFA5EBF" w14:textId="77777777" w:rsidR="006E0833" w:rsidRPr="006E0833" w:rsidRDefault="006E0833" w:rsidP="006E0833">
            <w:pPr>
              <w:rPr>
                <w:rFonts w:ascii="Times New Roman" w:eastAsia="Calibri" w:hAnsi="Times New Roman"/>
              </w:rPr>
            </w:pPr>
          </w:p>
        </w:tc>
        <w:tc>
          <w:tcPr>
            <w:tcW w:w="1276" w:type="dxa"/>
          </w:tcPr>
          <w:p w14:paraId="4F11C703" w14:textId="77777777" w:rsidR="006E0833" w:rsidRPr="006E0833" w:rsidRDefault="006E0833" w:rsidP="006E0833">
            <w:pPr>
              <w:rPr>
                <w:rFonts w:ascii="Times New Roman" w:eastAsia="Calibri" w:hAnsi="Times New Roman"/>
              </w:rPr>
            </w:pPr>
          </w:p>
        </w:tc>
        <w:tc>
          <w:tcPr>
            <w:tcW w:w="1417" w:type="dxa"/>
          </w:tcPr>
          <w:p w14:paraId="780CA138" w14:textId="77777777" w:rsidR="006E0833" w:rsidRPr="006E0833" w:rsidRDefault="006E0833" w:rsidP="006E0833">
            <w:pPr>
              <w:rPr>
                <w:rFonts w:ascii="Times New Roman" w:eastAsia="Calibri" w:hAnsi="Times New Roman"/>
              </w:rPr>
            </w:pPr>
          </w:p>
        </w:tc>
        <w:tc>
          <w:tcPr>
            <w:tcW w:w="1418" w:type="dxa"/>
          </w:tcPr>
          <w:p w14:paraId="1791C719" w14:textId="77777777" w:rsidR="006E0833" w:rsidRPr="006E0833" w:rsidRDefault="006E0833" w:rsidP="006E0833">
            <w:pPr>
              <w:rPr>
                <w:rFonts w:ascii="Times New Roman" w:eastAsia="Calibri" w:hAnsi="Times New Roman"/>
              </w:rPr>
            </w:pPr>
          </w:p>
        </w:tc>
      </w:tr>
      <w:tr w:rsidR="006E0833" w:rsidRPr="006E0833" w14:paraId="34B22F11" w14:textId="77777777" w:rsidTr="00A3077D">
        <w:tc>
          <w:tcPr>
            <w:tcW w:w="3119" w:type="dxa"/>
          </w:tcPr>
          <w:p w14:paraId="7F44BC21"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eye length</w:t>
            </w:r>
          </w:p>
        </w:tc>
        <w:tc>
          <w:tcPr>
            <w:tcW w:w="1276" w:type="dxa"/>
          </w:tcPr>
          <w:p w14:paraId="0AF23F8B"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0A7C6D39"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F=8.1</w:t>
            </w:r>
          </w:p>
        </w:tc>
        <w:tc>
          <w:tcPr>
            <w:tcW w:w="1418" w:type="dxa"/>
          </w:tcPr>
          <w:p w14:paraId="6276E03F"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0.001</w:t>
            </w:r>
          </w:p>
        </w:tc>
        <w:tc>
          <w:tcPr>
            <w:tcW w:w="1559" w:type="dxa"/>
          </w:tcPr>
          <w:p w14:paraId="0585C81A" w14:textId="77777777" w:rsidR="006E0833" w:rsidRPr="006E0833" w:rsidRDefault="006E0833" w:rsidP="006E0833">
            <w:pPr>
              <w:rPr>
                <w:rFonts w:ascii="Times New Roman" w:eastAsia="Calibri" w:hAnsi="Times New Roman"/>
              </w:rPr>
            </w:pPr>
            <w:r w:rsidRPr="006E0833">
              <w:rPr>
                <w:rFonts w:ascii="Times New Roman" w:eastAsia="Calibri" w:hAnsi="Times New Roman"/>
              </w:rPr>
              <w:t>F=0.03</w:t>
            </w:r>
          </w:p>
        </w:tc>
        <w:tc>
          <w:tcPr>
            <w:tcW w:w="1276" w:type="dxa"/>
          </w:tcPr>
          <w:p w14:paraId="785A408B"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396B100E" w14:textId="77777777" w:rsidR="006E0833" w:rsidRPr="006E0833" w:rsidRDefault="006E0833" w:rsidP="006E0833">
            <w:pPr>
              <w:rPr>
                <w:rFonts w:ascii="Times New Roman" w:eastAsia="Calibri" w:hAnsi="Times New Roman"/>
              </w:rPr>
            </w:pPr>
            <w:r w:rsidRPr="006E0833">
              <w:rPr>
                <w:rFonts w:ascii="Times New Roman" w:eastAsia="Calibri" w:hAnsi="Times New Roman"/>
              </w:rPr>
              <w:t>F=1.3</w:t>
            </w:r>
          </w:p>
        </w:tc>
        <w:tc>
          <w:tcPr>
            <w:tcW w:w="1418" w:type="dxa"/>
          </w:tcPr>
          <w:p w14:paraId="5B53B0CA"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49BFE57D" w14:textId="77777777" w:rsidTr="00A3077D">
        <w:tc>
          <w:tcPr>
            <w:tcW w:w="3119" w:type="dxa"/>
          </w:tcPr>
          <w:p w14:paraId="32C4786B" w14:textId="77777777" w:rsidR="006E0833" w:rsidRPr="006E0833" w:rsidRDefault="006E0833" w:rsidP="006E0833">
            <w:pPr>
              <w:rPr>
                <w:rFonts w:ascii="Times New Roman" w:eastAsia="Calibri" w:hAnsi="Times New Roman"/>
              </w:rPr>
            </w:pPr>
          </w:p>
        </w:tc>
        <w:tc>
          <w:tcPr>
            <w:tcW w:w="1276" w:type="dxa"/>
          </w:tcPr>
          <w:p w14:paraId="364C6129" w14:textId="77777777" w:rsidR="006E0833" w:rsidRPr="006E0833" w:rsidRDefault="006E0833" w:rsidP="006E0833">
            <w:pPr>
              <w:rPr>
                <w:rFonts w:ascii="Times New Roman" w:eastAsia="Calibri" w:hAnsi="Times New Roman"/>
              </w:rPr>
            </w:pPr>
          </w:p>
        </w:tc>
        <w:tc>
          <w:tcPr>
            <w:tcW w:w="1417" w:type="dxa"/>
          </w:tcPr>
          <w:p w14:paraId="2B3835E4" w14:textId="77777777" w:rsidR="006E0833" w:rsidRPr="006E0833" w:rsidRDefault="006E0833" w:rsidP="006E0833">
            <w:pPr>
              <w:rPr>
                <w:rFonts w:ascii="Times New Roman" w:eastAsia="Calibri" w:hAnsi="Times New Roman"/>
                <w:b/>
                <w:bCs/>
              </w:rPr>
            </w:pPr>
          </w:p>
        </w:tc>
        <w:tc>
          <w:tcPr>
            <w:tcW w:w="1418" w:type="dxa"/>
          </w:tcPr>
          <w:p w14:paraId="2678370F" w14:textId="77777777" w:rsidR="006E0833" w:rsidRPr="006E0833" w:rsidRDefault="006E0833" w:rsidP="006E0833">
            <w:pPr>
              <w:rPr>
                <w:rFonts w:ascii="Times New Roman" w:eastAsia="Calibri" w:hAnsi="Times New Roman"/>
                <w:b/>
                <w:bCs/>
              </w:rPr>
            </w:pPr>
          </w:p>
        </w:tc>
        <w:tc>
          <w:tcPr>
            <w:tcW w:w="1559" w:type="dxa"/>
          </w:tcPr>
          <w:p w14:paraId="6CE4FC02" w14:textId="77777777" w:rsidR="006E0833" w:rsidRPr="006E0833" w:rsidRDefault="006E0833" w:rsidP="006E0833">
            <w:pPr>
              <w:rPr>
                <w:rFonts w:ascii="Times New Roman" w:eastAsia="Calibri" w:hAnsi="Times New Roman"/>
              </w:rPr>
            </w:pPr>
          </w:p>
        </w:tc>
        <w:tc>
          <w:tcPr>
            <w:tcW w:w="1276" w:type="dxa"/>
          </w:tcPr>
          <w:p w14:paraId="27A4D675" w14:textId="77777777" w:rsidR="006E0833" w:rsidRPr="006E0833" w:rsidRDefault="006E0833" w:rsidP="006E0833">
            <w:pPr>
              <w:rPr>
                <w:rFonts w:ascii="Times New Roman" w:eastAsia="Calibri" w:hAnsi="Times New Roman"/>
              </w:rPr>
            </w:pPr>
          </w:p>
        </w:tc>
        <w:tc>
          <w:tcPr>
            <w:tcW w:w="1417" w:type="dxa"/>
          </w:tcPr>
          <w:p w14:paraId="79C4188C" w14:textId="77777777" w:rsidR="006E0833" w:rsidRPr="006E0833" w:rsidRDefault="006E0833" w:rsidP="006E0833">
            <w:pPr>
              <w:rPr>
                <w:rFonts w:ascii="Times New Roman" w:eastAsia="Calibri" w:hAnsi="Times New Roman"/>
              </w:rPr>
            </w:pPr>
          </w:p>
        </w:tc>
        <w:tc>
          <w:tcPr>
            <w:tcW w:w="1418" w:type="dxa"/>
          </w:tcPr>
          <w:p w14:paraId="72EEAF16" w14:textId="77777777" w:rsidR="006E0833" w:rsidRPr="006E0833" w:rsidRDefault="006E0833" w:rsidP="006E0833">
            <w:pPr>
              <w:rPr>
                <w:rFonts w:ascii="Times New Roman" w:eastAsia="Calibri" w:hAnsi="Times New Roman"/>
              </w:rPr>
            </w:pPr>
          </w:p>
        </w:tc>
      </w:tr>
      <w:tr w:rsidR="006E0833" w:rsidRPr="006E0833" w14:paraId="1875FDD3" w14:textId="77777777" w:rsidTr="00A3077D">
        <w:tc>
          <w:tcPr>
            <w:tcW w:w="3119" w:type="dxa"/>
          </w:tcPr>
          <w:p w14:paraId="61D3C80C"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eye protrusion</w:t>
            </w:r>
          </w:p>
        </w:tc>
        <w:tc>
          <w:tcPr>
            <w:tcW w:w="1276" w:type="dxa"/>
          </w:tcPr>
          <w:p w14:paraId="14AE53D2"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7ED2627F"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1.9</w:t>
            </w:r>
          </w:p>
        </w:tc>
        <w:tc>
          <w:tcPr>
            <w:tcW w:w="1418" w:type="dxa"/>
          </w:tcPr>
          <w:p w14:paraId="68199FB7"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Pr>
          <w:p w14:paraId="3A1119CE"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0.3</w:t>
            </w:r>
          </w:p>
        </w:tc>
        <w:tc>
          <w:tcPr>
            <w:tcW w:w="1276" w:type="dxa"/>
          </w:tcPr>
          <w:p w14:paraId="3D17C402"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53C76834"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0.9</w:t>
            </w:r>
          </w:p>
        </w:tc>
        <w:tc>
          <w:tcPr>
            <w:tcW w:w="1418" w:type="dxa"/>
          </w:tcPr>
          <w:p w14:paraId="23F566D0"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60A9334A" w14:textId="77777777" w:rsidTr="00A3077D">
        <w:tc>
          <w:tcPr>
            <w:tcW w:w="3119" w:type="dxa"/>
          </w:tcPr>
          <w:p w14:paraId="01974D57" w14:textId="77777777" w:rsidR="006E0833" w:rsidRPr="006E0833" w:rsidRDefault="006E0833" w:rsidP="006E0833">
            <w:pPr>
              <w:rPr>
                <w:rFonts w:ascii="Times New Roman" w:eastAsia="Calibri" w:hAnsi="Times New Roman"/>
              </w:rPr>
            </w:pPr>
          </w:p>
        </w:tc>
        <w:tc>
          <w:tcPr>
            <w:tcW w:w="1276" w:type="dxa"/>
          </w:tcPr>
          <w:p w14:paraId="247EB33C" w14:textId="77777777" w:rsidR="006E0833" w:rsidRPr="006E0833" w:rsidRDefault="006E0833" w:rsidP="006E0833">
            <w:pPr>
              <w:rPr>
                <w:rFonts w:ascii="Times New Roman" w:eastAsia="Calibri" w:hAnsi="Times New Roman"/>
              </w:rPr>
            </w:pPr>
          </w:p>
        </w:tc>
        <w:tc>
          <w:tcPr>
            <w:tcW w:w="1417" w:type="dxa"/>
          </w:tcPr>
          <w:p w14:paraId="2BAEDA38" w14:textId="77777777" w:rsidR="006E0833" w:rsidRPr="006E0833" w:rsidRDefault="006E0833" w:rsidP="006E0833">
            <w:pPr>
              <w:rPr>
                <w:rFonts w:ascii="Times New Roman" w:eastAsia="Calibri" w:hAnsi="Times New Roman"/>
              </w:rPr>
            </w:pPr>
          </w:p>
        </w:tc>
        <w:tc>
          <w:tcPr>
            <w:tcW w:w="1418" w:type="dxa"/>
          </w:tcPr>
          <w:p w14:paraId="6DF65804" w14:textId="77777777" w:rsidR="006E0833" w:rsidRPr="006E0833" w:rsidRDefault="006E0833" w:rsidP="006E0833">
            <w:pPr>
              <w:rPr>
                <w:rFonts w:ascii="Times New Roman" w:eastAsia="Calibri" w:hAnsi="Times New Roman"/>
              </w:rPr>
            </w:pPr>
          </w:p>
        </w:tc>
        <w:tc>
          <w:tcPr>
            <w:tcW w:w="1559" w:type="dxa"/>
          </w:tcPr>
          <w:p w14:paraId="1E9B8675" w14:textId="77777777" w:rsidR="006E0833" w:rsidRPr="006E0833" w:rsidRDefault="006E0833" w:rsidP="006E0833">
            <w:pPr>
              <w:rPr>
                <w:rFonts w:ascii="Times New Roman" w:eastAsia="Calibri" w:hAnsi="Times New Roman"/>
              </w:rPr>
            </w:pPr>
          </w:p>
        </w:tc>
        <w:tc>
          <w:tcPr>
            <w:tcW w:w="1276" w:type="dxa"/>
          </w:tcPr>
          <w:p w14:paraId="4F81EF13" w14:textId="77777777" w:rsidR="006E0833" w:rsidRPr="006E0833" w:rsidRDefault="006E0833" w:rsidP="006E0833">
            <w:pPr>
              <w:rPr>
                <w:rFonts w:ascii="Times New Roman" w:eastAsia="Calibri" w:hAnsi="Times New Roman"/>
              </w:rPr>
            </w:pPr>
          </w:p>
        </w:tc>
        <w:tc>
          <w:tcPr>
            <w:tcW w:w="1417" w:type="dxa"/>
          </w:tcPr>
          <w:p w14:paraId="46BD8B10" w14:textId="77777777" w:rsidR="006E0833" w:rsidRPr="006E0833" w:rsidRDefault="006E0833" w:rsidP="006E0833">
            <w:pPr>
              <w:rPr>
                <w:rFonts w:ascii="Times New Roman" w:eastAsia="Calibri" w:hAnsi="Times New Roman"/>
              </w:rPr>
            </w:pPr>
          </w:p>
        </w:tc>
        <w:tc>
          <w:tcPr>
            <w:tcW w:w="1418" w:type="dxa"/>
          </w:tcPr>
          <w:p w14:paraId="708CB283" w14:textId="77777777" w:rsidR="006E0833" w:rsidRPr="006E0833" w:rsidRDefault="006E0833" w:rsidP="006E0833">
            <w:pPr>
              <w:rPr>
                <w:rFonts w:ascii="Times New Roman" w:eastAsia="Calibri" w:hAnsi="Times New Roman"/>
              </w:rPr>
            </w:pPr>
          </w:p>
        </w:tc>
      </w:tr>
      <w:tr w:rsidR="006E0833" w:rsidRPr="006E0833" w14:paraId="64FFAF56" w14:textId="77777777" w:rsidTr="00A3077D">
        <w:tc>
          <w:tcPr>
            <w:tcW w:w="3119" w:type="dxa"/>
          </w:tcPr>
          <w:p w14:paraId="562186B5"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pronotum width</w:t>
            </w:r>
          </w:p>
        </w:tc>
        <w:tc>
          <w:tcPr>
            <w:tcW w:w="1276" w:type="dxa"/>
          </w:tcPr>
          <w:p w14:paraId="5F39AC03"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4288DC43"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F= 1.2</w:t>
            </w:r>
          </w:p>
        </w:tc>
        <w:tc>
          <w:tcPr>
            <w:tcW w:w="1418" w:type="dxa"/>
          </w:tcPr>
          <w:p w14:paraId="1776C2C5"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w:t>
            </w:r>
          </w:p>
        </w:tc>
        <w:tc>
          <w:tcPr>
            <w:tcW w:w="1559" w:type="dxa"/>
          </w:tcPr>
          <w:p w14:paraId="421ABD88"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1.2</w:t>
            </w:r>
          </w:p>
        </w:tc>
        <w:tc>
          <w:tcPr>
            <w:tcW w:w="1276" w:type="dxa"/>
          </w:tcPr>
          <w:p w14:paraId="16E5EC91"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0DB12835"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0.05</w:t>
            </w:r>
          </w:p>
        </w:tc>
        <w:tc>
          <w:tcPr>
            <w:tcW w:w="1418" w:type="dxa"/>
          </w:tcPr>
          <w:p w14:paraId="60602F33"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bl>
    <w:p w14:paraId="3FF66117" w14:textId="77777777" w:rsidR="006E0833" w:rsidRPr="006E0833" w:rsidRDefault="006E0833" w:rsidP="006E0833">
      <w:pPr>
        <w:rPr>
          <w:rFonts w:eastAsia="Calibri"/>
          <w:b/>
          <w:bCs/>
          <w:kern w:val="0"/>
          <w:sz w:val="24"/>
          <w:szCs w:val="24"/>
          <w14:ligatures w14:val="none"/>
        </w:rPr>
      </w:pPr>
    </w:p>
    <w:p w14:paraId="69F789F1" w14:textId="77777777" w:rsidR="006E0833" w:rsidRPr="006E0833" w:rsidRDefault="006E0833" w:rsidP="006E0833">
      <w:pPr>
        <w:rPr>
          <w:rFonts w:eastAsia="Calibri"/>
          <w:kern w:val="0"/>
          <w:sz w:val="24"/>
          <w:szCs w:val="24"/>
          <w14:ligatures w14:val="none"/>
        </w:rPr>
      </w:pP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kern w:val="0"/>
          <w:sz w:val="24"/>
          <w:szCs w:val="24"/>
          <w14:ligatures w14:val="none"/>
        </w:rPr>
        <w:t>Continued</w:t>
      </w:r>
    </w:p>
    <w:p w14:paraId="5873D38B" w14:textId="77777777" w:rsidR="006E0833" w:rsidRPr="006E0833" w:rsidRDefault="006E0833" w:rsidP="006E0833">
      <w:pPr>
        <w:rPr>
          <w:rFonts w:eastAsia="Calibri"/>
          <w:kern w:val="0"/>
          <w:sz w:val="24"/>
          <w:szCs w:val="24"/>
          <w14:ligatures w14:val="none"/>
        </w:rPr>
      </w:pPr>
    </w:p>
    <w:p w14:paraId="3291626C" w14:textId="77777777" w:rsidR="00E92AAE" w:rsidRPr="00543B05" w:rsidRDefault="00E92AAE" w:rsidP="006E0833">
      <w:pPr>
        <w:rPr>
          <w:rFonts w:eastAsia="Calibri"/>
          <w:kern w:val="0"/>
          <w:sz w:val="24"/>
          <w:szCs w:val="24"/>
          <w14:ligatures w14:val="none"/>
        </w:rPr>
      </w:pPr>
    </w:p>
    <w:p w14:paraId="5ADEE017" w14:textId="77777777" w:rsidR="00543B05" w:rsidRDefault="00543B05" w:rsidP="006E0833">
      <w:pPr>
        <w:rPr>
          <w:rFonts w:eastAsia="Calibri"/>
          <w:kern w:val="0"/>
          <w:sz w:val="24"/>
          <w:szCs w:val="24"/>
          <w14:ligatures w14:val="none"/>
        </w:rPr>
      </w:pPr>
    </w:p>
    <w:p w14:paraId="6268EC05" w14:textId="77777777" w:rsidR="00543B05" w:rsidRDefault="00543B05" w:rsidP="006E0833">
      <w:pPr>
        <w:rPr>
          <w:rFonts w:eastAsia="Calibri"/>
          <w:kern w:val="0"/>
          <w:sz w:val="24"/>
          <w:szCs w:val="24"/>
          <w14:ligatures w14:val="none"/>
        </w:rPr>
      </w:pPr>
    </w:p>
    <w:p w14:paraId="6E875209" w14:textId="3347BEA1"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lastRenderedPageBreak/>
        <w:t xml:space="preserve">Table 2.3 Continued </w:t>
      </w:r>
    </w:p>
    <w:p w14:paraId="58631B9A" w14:textId="77777777" w:rsidR="006E0833" w:rsidRPr="006E0833" w:rsidRDefault="006E0833" w:rsidP="006E0833">
      <w:pPr>
        <w:rPr>
          <w:rFonts w:eastAsia="Calibri"/>
          <w:kern w:val="0"/>
          <w:sz w:val="24"/>
          <w:szCs w:val="24"/>
          <w14:ligatures w14:val="none"/>
        </w:rPr>
      </w:pPr>
    </w:p>
    <w:tbl>
      <w:tblPr>
        <w:tblStyle w:val="Aaronsinsectlabels1"/>
        <w:tblW w:w="1290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9"/>
        <w:gridCol w:w="1276"/>
        <w:gridCol w:w="1417"/>
        <w:gridCol w:w="1418"/>
        <w:gridCol w:w="1559"/>
        <w:gridCol w:w="1276"/>
        <w:gridCol w:w="1417"/>
        <w:gridCol w:w="1418"/>
      </w:tblGrid>
      <w:tr w:rsidR="006E0833" w:rsidRPr="006E0833" w14:paraId="4413D4B5" w14:textId="77777777" w:rsidTr="00A3077D">
        <w:tc>
          <w:tcPr>
            <w:tcW w:w="3119" w:type="dxa"/>
          </w:tcPr>
          <w:p w14:paraId="6D26D85B" w14:textId="77777777" w:rsidR="006E0833" w:rsidRPr="006E0833" w:rsidRDefault="006E0833" w:rsidP="006E0833">
            <w:pPr>
              <w:rPr>
                <w:rFonts w:ascii="Times New Roman" w:eastAsia="Calibri" w:hAnsi="Times New Roman"/>
              </w:rPr>
            </w:pPr>
            <w:r w:rsidRPr="006E0833">
              <w:rPr>
                <w:rFonts w:ascii="Times New Roman" w:eastAsia="Calibri" w:hAnsi="Times New Roman"/>
              </w:rPr>
              <w:t>Response variable</w:t>
            </w:r>
          </w:p>
        </w:tc>
        <w:tc>
          <w:tcPr>
            <w:tcW w:w="1276" w:type="dxa"/>
          </w:tcPr>
          <w:p w14:paraId="06470D1A"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Model </w:t>
            </w:r>
          </w:p>
          <w:p w14:paraId="6ECE639A" w14:textId="77777777" w:rsidR="006E0833" w:rsidRPr="006E0833" w:rsidRDefault="006E0833" w:rsidP="006E0833">
            <w:pPr>
              <w:rPr>
                <w:rFonts w:ascii="Times New Roman" w:eastAsia="Calibri" w:hAnsi="Times New Roman"/>
              </w:rPr>
            </w:pPr>
            <w:r w:rsidRPr="006E0833">
              <w:rPr>
                <w:rFonts w:ascii="Times New Roman" w:eastAsia="Calibri" w:hAnsi="Times New Roman"/>
              </w:rPr>
              <w:t>type</w:t>
            </w:r>
          </w:p>
        </w:tc>
        <w:tc>
          <w:tcPr>
            <w:tcW w:w="2835" w:type="dxa"/>
            <w:gridSpan w:val="2"/>
          </w:tcPr>
          <w:p w14:paraId="7ECFFDE2"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Treatment </w:t>
            </w:r>
          </w:p>
          <w:p w14:paraId="0C4BB985"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(Windthrow, Salvaged, Forest)</w:t>
            </w:r>
          </w:p>
        </w:tc>
        <w:tc>
          <w:tcPr>
            <w:tcW w:w="2835" w:type="dxa"/>
            <w:gridSpan w:val="2"/>
          </w:tcPr>
          <w:p w14:paraId="5018E4E1"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 (2015, 2022)</w:t>
            </w:r>
          </w:p>
        </w:tc>
        <w:tc>
          <w:tcPr>
            <w:tcW w:w="2835" w:type="dxa"/>
            <w:gridSpan w:val="2"/>
          </w:tcPr>
          <w:p w14:paraId="6611631A" w14:textId="77777777" w:rsidR="006E0833" w:rsidRPr="006E0833" w:rsidRDefault="006E0833" w:rsidP="006E0833">
            <w:pPr>
              <w:rPr>
                <w:rFonts w:ascii="Times New Roman" w:eastAsia="Calibri" w:hAnsi="Times New Roman"/>
              </w:rPr>
            </w:pPr>
            <w:r w:rsidRPr="006E0833">
              <w:rPr>
                <w:rFonts w:ascii="Times New Roman" w:eastAsia="Calibri" w:hAnsi="Times New Roman"/>
              </w:rPr>
              <w:t>Treatment*Year interaction</w:t>
            </w:r>
          </w:p>
        </w:tc>
      </w:tr>
      <w:tr w:rsidR="006E0833" w:rsidRPr="006E0833" w14:paraId="55601EE8" w14:textId="77777777" w:rsidTr="00A3077D">
        <w:tc>
          <w:tcPr>
            <w:tcW w:w="3119" w:type="dxa"/>
            <w:tcBorders>
              <w:bottom w:val="nil"/>
            </w:tcBorders>
          </w:tcPr>
          <w:p w14:paraId="47D3EBAF" w14:textId="77777777" w:rsidR="006E0833" w:rsidRPr="006E0833" w:rsidRDefault="006E0833" w:rsidP="006E0833">
            <w:pPr>
              <w:rPr>
                <w:rFonts w:ascii="Times New Roman" w:eastAsia="Calibri" w:hAnsi="Times New Roman"/>
              </w:rPr>
            </w:pPr>
          </w:p>
        </w:tc>
        <w:tc>
          <w:tcPr>
            <w:tcW w:w="1276" w:type="dxa"/>
            <w:tcBorders>
              <w:bottom w:val="nil"/>
            </w:tcBorders>
          </w:tcPr>
          <w:p w14:paraId="280580CD" w14:textId="77777777" w:rsidR="006E0833" w:rsidRPr="006E0833" w:rsidRDefault="006E0833" w:rsidP="006E0833">
            <w:pPr>
              <w:rPr>
                <w:rFonts w:ascii="Times New Roman" w:eastAsia="Calibri" w:hAnsi="Times New Roman"/>
              </w:rPr>
            </w:pPr>
          </w:p>
        </w:tc>
        <w:tc>
          <w:tcPr>
            <w:tcW w:w="1417" w:type="dxa"/>
            <w:tcBorders>
              <w:bottom w:val="nil"/>
            </w:tcBorders>
          </w:tcPr>
          <w:p w14:paraId="762B0559" w14:textId="77777777" w:rsidR="006E0833" w:rsidRPr="006E0833" w:rsidRDefault="006E0833" w:rsidP="006E0833">
            <w:pPr>
              <w:rPr>
                <w:rFonts w:ascii="Times New Roman" w:eastAsia="Calibri" w:hAnsi="Times New Roman"/>
                <w:b/>
                <w:bCs/>
              </w:rPr>
            </w:pPr>
          </w:p>
        </w:tc>
        <w:tc>
          <w:tcPr>
            <w:tcW w:w="1418" w:type="dxa"/>
            <w:tcBorders>
              <w:bottom w:val="nil"/>
            </w:tcBorders>
          </w:tcPr>
          <w:p w14:paraId="6B790F1B" w14:textId="77777777" w:rsidR="006E0833" w:rsidRPr="006E0833" w:rsidRDefault="006E0833" w:rsidP="006E0833">
            <w:pPr>
              <w:rPr>
                <w:rFonts w:ascii="Times New Roman" w:eastAsia="Calibri" w:hAnsi="Times New Roman"/>
                <w:b/>
                <w:bCs/>
              </w:rPr>
            </w:pPr>
          </w:p>
        </w:tc>
        <w:tc>
          <w:tcPr>
            <w:tcW w:w="1559" w:type="dxa"/>
            <w:tcBorders>
              <w:bottom w:val="nil"/>
            </w:tcBorders>
          </w:tcPr>
          <w:p w14:paraId="1E456EAE" w14:textId="77777777" w:rsidR="006E0833" w:rsidRPr="006E0833" w:rsidRDefault="006E0833" w:rsidP="006E0833">
            <w:pPr>
              <w:rPr>
                <w:rFonts w:ascii="Times New Roman" w:eastAsia="Calibri" w:hAnsi="Times New Roman"/>
              </w:rPr>
            </w:pPr>
          </w:p>
        </w:tc>
        <w:tc>
          <w:tcPr>
            <w:tcW w:w="1276" w:type="dxa"/>
            <w:tcBorders>
              <w:bottom w:val="nil"/>
            </w:tcBorders>
          </w:tcPr>
          <w:p w14:paraId="68B3C407" w14:textId="77777777" w:rsidR="006E0833" w:rsidRPr="006E0833" w:rsidRDefault="006E0833" w:rsidP="006E0833">
            <w:pPr>
              <w:rPr>
                <w:rFonts w:ascii="Times New Roman" w:eastAsia="Calibri" w:hAnsi="Times New Roman"/>
              </w:rPr>
            </w:pPr>
          </w:p>
        </w:tc>
        <w:tc>
          <w:tcPr>
            <w:tcW w:w="1417" w:type="dxa"/>
            <w:tcBorders>
              <w:bottom w:val="nil"/>
            </w:tcBorders>
          </w:tcPr>
          <w:p w14:paraId="537430EF" w14:textId="77777777" w:rsidR="006E0833" w:rsidRPr="006E0833" w:rsidRDefault="006E0833" w:rsidP="006E0833">
            <w:pPr>
              <w:rPr>
                <w:rFonts w:ascii="Times New Roman" w:eastAsia="Calibri" w:hAnsi="Times New Roman"/>
              </w:rPr>
            </w:pPr>
          </w:p>
        </w:tc>
        <w:tc>
          <w:tcPr>
            <w:tcW w:w="1418" w:type="dxa"/>
            <w:tcBorders>
              <w:bottom w:val="nil"/>
            </w:tcBorders>
          </w:tcPr>
          <w:p w14:paraId="2B862C59" w14:textId="77777777" w:rsidR="006E0833" w:rsidRPr="006E0833" w:rsidRDefault="006E0833" w:rsidP="006E0833">
            <w:pPr>
              <w:rPr>
                <w:rFonts w:ascii="Times New Roman" w:eastAsia="Calibri" w:hAnsi="Times New Roman"/>
              </w:rPr>
            </w:pPr>
          </w:p>
        </w:tc>
      </w:tr>
      <w:tr w:rsidR="006E0833" w:rsidRPr="006E0833" w14:paraId="489FE8EB" w14:textId="77777777" w:rsidTr="00A3077D">
        <w:tc>
          <w:tcPr>
            <w:tcW w:w="3119" w:type="dxa"/>
            <w:tcBorders>
              <w:top w:val="nil"/>
              <w:bottom w:val="single" w:sz="4" w:space="0" w:color="auto"/>
            </w:tcBorders>
          </w:tcPr>
          <w:p w14:paraId="638E9C8C" w14:textId="77777777" w:rsidR="006E0833" w:rsidRPr="006E0833" w:rsidRDefault="006E0833" w:rsidP="006E0833">
            <w:pPr>
              <w:rPr>
                <w:rFonts w:ascii="Times New Roman" w:eastAsia="Calibri" w:hAnsi="Times New Roman"/>
              </w:rPr>
            </w:pPr>
          </w:p>
        </w:tc>
        <w:tc>
          <w:tcPr>
            <w:tcW w:w="1276" w:type="dxa"/>
            <w:tcBorders>
              <w:top w:val="nil"/>
              <w:bottom w:val="single" w:sz="4" w:space="0" w:color="auto"/>
            </w:tcBorders>
          </w:tcPr>
          <w:p w14:paraId="711880C5" w14:textId="77777777" w:rsidR="006E0833" w:rsidRPr="006E0833" w:rsidRDefault="006E0833" w:rsidP="006E0833">
            <w:pPr>
              <w:rPr>
                <w:rFonts w:ascii="Times New Roman" w:eastAsia="Calibri" w:hAnsi="Times New Roman"/>
              </w:rPr>
            </w:pPr>
          </w:p>
        </w:tc>
        <w:tc>
          <w:tcPr>
            <w:tcW w:w="1417" w:type="dxa"/>
            <w:tcBorders>
              <w:top w:val="nil"/>
              <w:bottom w:val="single" w:sz="4" w:space="0" w:color="auto"/>
            </w:tcBorders>
          </w:tcPr>
          <w:p w14:paraId="54110492"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Statistic</w:t>
            </w:r>
          </w:p>
        </w:tc>
        <w:tc>
          <w:tcPr>
            <w:tcW w:w="1418" w:type="dxa"/>
            <w:tcBorders>
              <w:top w:val="nil"/>
              <w:bottom w:val="single" w:sz="4" w:space="0" w:color="auto"/>
            </w:tcBorders>
          </w:tcPr>
          <w:p w14:paraId="2BE92A62"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p</w:t>
            </w:r>
          </w:p>
        </w:tc>
        <w:tc>
          <w:tcPr>
            <w:tcW w:w="1559" w:type="dxa"/>
            <w:tcBorders>
              <w:top w:val="nil"/>
              <w:bottom w:val="single" w:sz="4" w:space="0" w:color="auto"/>
            </w:tcBorders>
          </w:tcPr>
          <w:p w14:paraId="2B0BC72C"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276" w:type="dxa"/>
            <w:tcBorders>
              <w:top w:val="nil"/>
              <w:bottom w:val="single" w:sz="4" w:space="0" w:color="auto"/>
            </w:tcBorders>
          </w:tcPr>
          <w:p w14:paraId="7DE4A717"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c>
          <w:tcPr>
            <w:tcW w:w="1417" w:type="dxa"/>
            <w:tcBorders>
              <w:top w:val="nil"/>
              <w:bottom w:val="single" w:sz="4" w:space="0" w:color="auto"/>
            </w:tcBorders>
          </w:tcPr>
          <w:p w14:paraId="47EB21D4"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418" w:type="dxa"/>
            <w:tcBorders>
              <w:top w:val="nil"/>
              <w:bottom w:val="single" w:sz="4" w:space="0" w:color="auto"/>
            </w:tcBorders>
          </w:tcPr>
          <w:p w14:paraId="227DA140"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r>
      <w:tr w:rsidR="006E0833" w:rsidRPr="006E0833" w14:paraId="5DDE714E" w14:textId="77777777" w:rsidTr="00A3077D">
        <w:tc>
          <w:tcPr>
            <w:tcW w:w="3119" w:type="dxa"/>
            <w:tcBorders>
              <w:top w:val="single" w:sz="4" w:space="0" w:color="auto"/>
              <w:bottom w:val="nil"/>
            </w:tcBorders>
          </w:tcPr>
          <w:p w14:paraId="39B762F4"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abdomen width</w:t>
            </w:r>
          </w:p>
        </w:tc>
        <w:tc>
          <w:tcPr>
            <w:tcW w:w="1276" w:type="dxa"/>
            <w:tcBorders>
              <w:top w:val="single" w:sz="4" w:space="0" w:color="auto"/>
              <w:bottom w:val="nil"/>
            </w:tcBorders>
          </w:tcPr>
          <w:p w14:paraId="4B5BED7A"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Borders>
              <w:top w:val="single" w:sz="4" w:space="0" w:color="auto"/>
              <w:bottom w:val="nil"/>
            </w:tcBorders>
          </w:tcPr>
          <w:p w14:paraId="20B23C10"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F= 0.4</w:t>
            </w:r>
          </w:p>
        </w:tc>
        <w:tc>
          <w:tcPr>
            <w:tcW w:w="1418" w:type="dxa"/>
            <w:tcBorders>
              <w:top w:val="single" w:sz="4" w:space="0" w:color="auto"/>
              <w:bottom w:val="nil"/>
            </w:tcBorders>
          </w:tcPr>
          <w:p w14:paraId="70B6E403"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w:t>
            </w:r>
          </w:p>
        </w:tc>
        <w:tc>
          <w:tcPr>
            <w:tcW w:w="1559" w:type="dxa"/>
            <w:tcBorders>
              <w:top w:val="single" w:sz="4" w:space="0" w:color="auto"/>
              <w:bottom w:val="nil"/>
            </w:tcBorders>
          </w:tcPr>
          <w:p w14:paraId="33563BC1"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0.6</w:t>
            </w:r>
          </w:p>
        </w:tc>
        <w:tc>
          <w:tcPr>
            <w:tcW w:w="1276" w:type="dxa"/>
            <w:tcBorders>
              <w:top w:val="single" w:sz="4" w:space="0" w:color="auto"/>
              <w:bottom w:val="nil"/>
            </w:tcBorders>
          </w:tcPr>
          <w:p w14:paraId="0E3F2DEA"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Borders>
              <w:top w:val="single" w:sz="4" w:space="0" w:color="auto"/>
              <w:bottom w:val="nil"/>
            </w:tcBorders>
          </w:tcPr>
          <w:p w14:paraId="28D11279"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0.6</w:t>
            </w:r>
          </w:p>
        </w:tc>
        <w:tc>
          <w:tcPr>
            <w:tcW w:w="1418" w:type="dxa"/>
            <w:tcBorders>
              <w:top w:val="single" w:sz="4" w:space="0" w:color="auto"/>
              <w:bottom w:val="nil"/>
            </w:tcBorders>
          </w:tcPr>
          <w:p w14:paraId="77BE62BA"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1EC3E43B" w14:textId="77777777" w:rsidTr="00A3077D">
        <w:tc>
          <w:tcPr>
            <w:tcW w:w="3119" w:type="dxa"/>
            <w:tcBorders>
              <w:top w:val="nil"/>
              <w:bottom w:val="nil"/>
            </w:tcBorders>
          </w:tcPr>
          <w:p w14:paraId="39ADA15E" w14:textId="77777777" w:rsidR="006E0833" w:rsidRPr="006E0833" w:rsidRDefault="006E0833" w:rsidP="006E0833">
            <w:pPr>
              <w:rPr>
                <w:rFonts w:ascii="Times New Roman" w:eastAsia="Calibri" w:hAnsi="Times New Roman"/>
              </w:rPr>
            </w:pPr>
          </w:p>
        </w:tc>
        <w:tc>
          <w:tcPr>
            <w:tcW w:w="1276" w:type="dxa"/>
            <w:tcBorders>
              <w:top w:val="nil"/>
              <w:bottom w:val="nil"/>
            </w:tcBorders>
          </w:tcPr>
          <w:p w14:paraId="5514596E" w14:textId="77777777" w:rsidR="006E0833" w:rsidRPr="006E0833" w:rsidRDefault="006E0833" w:rsidP="006E0833">
            <w:pPr>
              <w:rPr>
                <w:rFonts w:ascii="Times New Roman" w:eastAsia="Calibri" w:hAnsi="Times New Roman"/>
              </w:rPr>
            </w:pPr>
          </w:p>
        </w:tc>
        <w:tc>
          <w:tcPr>
            <w:tcW w:w="1417" w:type="dxa"/>
            <w:tcBorders>
              <w:top w:val="nil"/>
              <w:bottom w:val="nil"/>
            </w:tcBorders>
          </w:tcPr>
          <w:p w14:paraId="08B7B957" w14:textId="77777777" w:rsidR="006E0833" w:rsidRPr="006E0833" w:rsidRDefault="006E0833" w:rsidP="006E0833">
            <w:pPr>
              <w:rPr>
                <w:rFonts w:ascii="Times New Roman" w:eastAsia="Calibri" w:hAnsi="Times New Roman"/>
                <w:b/>
                <w:bCs/>
              </w:rPr>
            </w:pPr>
          </w:p>
        </w:tc>
        <w:tc>
          <w:tcPr>
            <w:tcW w:w="1418" w:type="dxa"/>
            <w:tcBorders>
              <w:top w:val="nil"/>
              <w:bottom w:val="nil"/>
            </w:tcBorders>
          </w:tcPr>
          <w:p w14:paraId="0B4DF30F" w14:textId="77777777" w:rsidR="006E0833" w:rsidRPr="006E0833" w:rsidRDefault="006E0833" w:rsidP="006E0833">
            <w:pPr>
              <w:rPr>
                <w:rFonts w:ascii="Times New Roman" w:eastAsia="Calibri" w:hAnsi="Times New Roman"/>
                <w:b/>
                <w:bCs/>
              </w:rPr>
            </w:pPr>
          </w:p>
        </w:tc>
        <w:tc>
          <w:tcPr>
            <w:tcW w:w="1559" w:type="dxa"/>
            <w:tcBorders>
              <w:top w:val="nil"/>
              <w:bottom w:val="nil"/>
            </w:tcBorders>
          </w:tcPr>
          <w:p w14:paraId="48723F9F" w14:textId="77777777" w:rsidR="006E0833" w:rsidRPr="006E0833" w:rsidRDefault="006E0833" w:rsidP="006E0833">
            <w:pPr>
              <w:rPr>
                <w:rFonts w:ascii="Times New Roman" w:eastAsia="Calibri" w:hAnsi="Times New Roman"/>
              </w:rPr>
            </w:pPr>
          </w:p>
        </w:tc>
        <w:tc>
          <w:tcPr>
            <w:tcW w:w="1276" w:type="dxa"/>
            <w:tcBorders>
              <w:top w:val="nil"/>
              <w:bottom w:val="nil"/>
            </w:tcBorders>
          </w:tcPr>
          <w:p w14:paraId="61FF80F0" w14:textId="77777777" w:rsidR="006E0833" w:rsidRPr="006E0833" w:rsidRDefault="006E0833" w:rsidP="006E0833">
            <w:pPr>
              <w:rPr>
                <w:rFonts w:ascii="Times New Roman" w:eastAsia="Calibri" w:hAnsi="Times New Roman"/>
              </w:rPr>
            </w:pPr>
          </w:p>
        </w:tc>
        <w:tc>
          <w:tcPr>
            <w:tcW w:w="1417" w:type="dxa"/>
            <w:tcBorders>
              <w:top w:val="nil"/>
              <w:bottom w:val="nil"/>
            </w:tcBorders>
          </w:tcPr>
          <w:p w14:paraId="220270A6" w14:textId="77777777" w:rsidR="006E0833" w:rsidRPr="006E0833" w:rsidRDefault="006E0833" w:rsidP="006E0833">
            <w:pPr>
              <w:rPr>
                <w:rFonts w:ascii="Times New Roman" w:eastAsia="Calibri" w:hAnsi="Times New Roman"/>
              </w:rPr>
            </w:pPr>
          </w:p>
        </w:tc>
        <w:tc>
          <w:tcPr>
            <w:tcW w:w="1418" w:type="dxa"/>
            <w:tcBorders>
              <w:top w:val="nil"/>
              <w:bottom w:val="nil"/>
            </w:tcBorders>
          </w:tcPr>
          <w:p w14:paraId="52A854A3" w14:textId="77777777" w:rsidR="006E0833" w:rsidRPr="006E0833" w:rsidRDefault="006E0833" w:rsidP="006E0833">
            <w:pPr>
              <w:rPr>
                <w:rFonts w:ascii="Times New Roman" w:eastAsia="Calibri" w:hAnsi="Times New Roman"/>
              </w:rPr>
            </w:pPr>
          </w:p>
        </w:tc>
      </w:tr>
      <w:tr w:rsidR="006E0833" w:rsidRPr="006E0833" w14:paraId="2D7D8A66" w14:textId="77777777" w:rsidTr="00A3077D">
        <w:tc>
          <w:tcPr>
            <w:tcW w:w="3119" w:type="dxa"/>
            <w:tcBorders>
              <w:top w:val="nil"/>
              <w:bottom w:val="nil"/>
            </w:tcBorders>
          </w:tcPr>
          <w:p w14:paraId="5C177E4E"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rear trochanter length</w:t>
            </w:r>
          </w:p>
        </w:tc>
        <w:tc>
          <w:tcPr>
            <w:tcW w:w="1276" w:type="dxa"/>
            <w:tcBorders>
              <w:top w:val="nil"/>
              <w:bottom w:val="nil"/>
            </w:tcBorders>
          </w:tcPr>
          <w:p w14:paraId="0C554C22"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Borders>
              <w:top w:val="nil"/>
              <w:bottom w:val="nil"/>
            </w:tcBorders>
          </w:tcPr>
          <w:p w14:paraId="3F566701"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 xml:space="preserve">F= 11.4 </w:t>
            </w:r>
          </w:p>
        </w:tc>
        <w:tc>
          <w:tcPr>
            <w:tcW w:w="1418" w:type="dxa"/>
            <w:tcBorders>
              <w:top w:val="nil"/>
              <w:bottom w:val="nil"/>
            </w:tcBorders>
          </w:tcPr>
          <w:p w14:paraId="70BA631B"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&lt;0.001</w:t>
            </w:r>
          </w:p>
        </w:tc>
        <w:tc>
          <w:tcPr>
            <w:tcW w:w="1559" w:type="dxa"/>
            <w:tcBorders>
              <w:top w:val="nil"/>
              <w:bottom w:val="nil"/>
            </w:tcBorders>
          </w:tcPr>
          <w:p w14:paraId="39790988"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0.05</w:t>
            </w:r>
          </w:p>
        </w:tc>
        <w:tc>
          <w:tcPr>
            <w:tcW w:w="1276" w:type="dxa"/>
            <w:tcBorders>
              <w:top w:val="nil"/>
              <w:bottom w:val="nil"/>
            </w:tcBorders>
          </w:tcPr>
          <w:p w14:paraId="736F70A8"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Borders>
              <w:top w:val="nil"/>
              <w:bottom w:val="nil"/>
            </w:tcBorders>
          </w:tcPr>
          <w:p w14:paraId="1541DD76"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1.4</w:t>
            </w:r>
          </w:p>
        </w:tc>
        <w:tc>
          <w:tcPr>
            <w:tcW w:w="1418" w:type="dxa"/>
            <w:tcBorders>
              <w:top w:val="nil"/>
              <w:bottom w:val="nil"/>
            </w:tcBorders>
          </w:tcPr>
          <w:p w14:paraId="1AD9B83C"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23E2D50C" w14:textId="77777777" w:rsidTr="00A3077D">
        <w:tc>
          <w:tcPr>
            <w:tcW w:w="3119" w:type="dxa"/>
            <w:tcBorders>
              <w:top w:val="nil"/>
            </w:tcBorders>
          </w:tcPr>
          <w:p w14:paraId="44333229" w14:textId="77777777" w:rsidR="006E0833" w:rsidRPr="006E0833" w:rsidRDefault="006E0833" w:rsidP="006E0833">
            <w:pPr>
              <w:rPr>
                <w:rFonts w:ascii="Times New Roman" w:eastAsia="Calibri" w:hAnsi="Times New Roman"/>
              </w:rPr>
            </w:pPr>
          </w:p>
        </w:tc>
        <w:tc>
          <w:tcPr>
            <w:tcW w:w="1276" w:type="dxa"/>
            <w:tcBorders>
              <w:top w:val="nil"/>
            </w:tcBorders>
          </w:tcPr>
          <w:p w14:paraId="7B183731" w14:textId="77777777" w:rsidR="006E0833" w:rsidRPr="006E0833" w:rsidRDefault="006E0833" w:rsidP="006E0833">
            <w:pPr>
              <w:rPr>
                <w:rFonts w:ascii="Times New Roman" w:eastAsia="Calibri" w:hAnsi="Times New Roman"/>
              </w:rPr>
            </w:pPr>
          </w:p>
        </w:tc>
        <w:tc>
          <w:tcPr>
            <w:tcW w:w="1417" w:type="dxa"/>
            <w:tcBorders>
              <w:top w:val="nil"/>
            </w:tcBorders>
          </w:tcPr>
          <w:p w14:paraId="6B0A4D02" w14:textId="77777777" w:rsidR="006E0833" w:rsidRPr="006E0833" w:rsidRDefault="006E0833" w:rsidP="006E0833">
            <w:pPr>
              <w:rPr>
                <w:rFonts w:ascii="Times New Roman" w:eastAsia="Calibri" w:hAnsi="Times New Roman"/>
                <w:b/>
                <w:bCs/>
              </w:rPr>
            </w:pPr>
          </w:p>
        </w:tc>
        <w:tc>
          <w:tcPr>
            <w:tcW w:w="1418" w:type="dxa"/>
            <w:tcBorders>
              <w:top w:val="nil"/>
            </w:tcBorders>
          </w:tcPr>
          <w:p w14:paraId="05392976" w14:textId="77777777" w:rsidR="006E0833" w:rsidRPr="006E0833" w:rsidRDefault="006E0833" w:rsidP="006E0833">
            <w:pPr>
              <w:rPr>
                <w:rFonts w:ascii="Times New Roman" w:eastAsia="Calibri" w:hAnsi="Times New Roman"/>
                <w:b/>
                <w:bCs/>
              </w:rPr>
            </w:pPr>
          </w:p>
        </w:tc>
        <w:tc>
          <w:tcPr>
            <w:tcW w:w="1559" w:type="dxa"/>
            <w:tcBorders>
              <w:top w:val="nil"/>
            </w:tcBorders>
          </w:tcPr>
          <w:p w14:paraId="7CF83E59" w14:textId="77777777" w:rsidR="006E0833" w:rsidRPr="006E0833" w:rsidRDefault="006E0833" w:rsidP="006E0833">
            <w:pPr>
              <w:rPr>
                <w:rFonts w:ascii="Times New Roman" w:eastAsia="Calibri" w:hAnsi="Times New Roman"/>
              </w:rPr>
            </w:pPr>
          </w:p>
        </w:tc>
        <w:tc>
          <w:tcPr>
            <w:tcW w:w="1276" w:type="dxa"/>
            <w:tcBorders>
              <w:top w:val="nil"/>
            </w:tcBorders>
          </w:tcPr>
          <w:p w14:paraId="5A7CDC29" w14:textId="77777777" w:rsidR="006E0833" w:rsidRPr="006E0833" w:rsidRDefault="006E0833" w:rsidP="006E0833">
            <w:pPr>
              <w:rPr>
                <w:rFonts w:ascii="Times New Roman" w:eastAsia="Calibri" w:hAnsi="Times New Roman"/>
              </w:rPr>
            </w:pPr>
          </w:p>
        </w:tc>
        <w:tc>
          <w:tcPr>
            <w:tcW w:w="1417" w:type="dxa"/>
            <w:tcBorders>
              <w:top w:val="nil"/>
            </w:tcBorders>
          </w:tcPr>
          <w:p w14:paraId="0316E63E" w14:textId="77777777" w:rsidR="006E0833" w:rsidRPr="006E0833" w:rsidRDefault="006E0833" w:rsidP="006E0833">
            <w:pPr>
              <w:rPr>
                <w:rFonts w:ascii="Times New Roman" w:eastAsia="Calibri" w:hAnsi="Times New Roman"/>
              </w:rPr>
            </w:pPr>
          </w:p>
        </w:tc>
        <w:tc>
          <w:tcPr>
            <w:tcW w:w="1418" w:type="dxa"/>
            <w:tcBorders>
              <w:top w:val="nil"/>
            </w:tcBorders>
          </w:tcPr>
          <w:p w14:paraId="208B87BB" w14:textId="77777777" w:rsidR="006E0833" w:rsidRPr="006E0833" w:rsidRDefault="006E0833" w:rsidP="006E0833">
            <w:pPr>
              <w:rPr>
                <w:rFonts w:ascii="Times New Roman" w:eastAsia="Calibri" w:hAnsi="Times New Roman"/>
              </w:rPr>
            </w:pPr>
          </w:p>
        </w:tc>
      </w:tr>
      <w:tr w:rsidR="006E0833" w:rsidRPr="006E0833" w14:paraId="4F7B41EB" w14:textId="77777777" w:rsidTr="00A3077D">
        <w:tc>
          <w:tcPr>
            <w:tcW w:w="3119" w:type="dxa"/>
          </w:tcPr>
          <w:p w14:paraId="5013FC1C"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Water affinity</w:t>
            </w:r>
          </w:p>
        </w:tc>
        <w:tc>
          <w:tcPr>
            <w:tcW w:w="1276" w:type="dxa"/>
          </w:tcPr>
          <w:p w14:paraId="29BB9457"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w:t>
            </w:r>
          </w:p>
        </w:tc>
        <w:tc>
          <w:tcPr>
            <w:tcW w:w="1417" w:type="dxa"/>
          </w:tcPr>
          <w:p w14:paraId="1C36A31A"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F=0.1 </w:t>
            </w:r>
          </w:p>
        </w:tc>
        <w:tc>
          <w:tcPr>
            <w:tcW w:w="1418" w:type="dxa"/>
          </w:tcPr>
          <w:p w14:paraId="771BD995"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w:t>
            </w:r>
          </w:p>
        </w:tc>
        <w:tc>
          <w:tcPr>
            <w:tcW w:w="1559" w:type="dxa"/>
          </w:tcPr>
          <w:p w14:paraId="027731BA"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0.1</w:t>
            </w:r>
          </w:p>
        </w:tc>
        <w:tc>
          <w:tcPr>
            <w:tcW w:w="1276" w:type="dxa"/>
          </w:tcPr>
          <w:p w14:paraId="31BB6524"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7D23F53C"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2.7</w:t>
            </w:r>
          </w:p>
        </w:tc>
        <w:tc>
          <w:tcPr>
            <w:tcW w:w="1418" w:type="dxa"/>
          </w:tcPr>
          <w:p w14:paraId="678409DD"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0.082</w:t>
            </w:r>
          </w:p>
        </w:tc>
      </w:tr>
      <w:tr w:rsidR="006E0833" w:rsidRPr="006E0833" w14:paraId="3F81EC22" w14:textId="77777777" w:rsidTr="00A3077D">
        <w:tc>
          <w:tcPr>
            <w:tcW w:w="3119" w:type="dxa"/>
          </w:tcPr>
          <w:p w14:paraId="469CBE05" w14:textId="77777777" w:rsidR="006E0833" w:rsidRPr="006E0833" w:rsidRDefault="006E0833" w:rsidP="006E0833">
            <w:pPr>
              <w:rPr>
                <w:rFonts w:ascii="Times New Roman" w:eastAsia="Calibri" w:hAnsi="Times New Roman"/>
              </w:rPr>
            </w:pPr>
          </w:p>
        </w:tc>
        <w:tc>
          <w:tcPr>
            <w:tcW w:w="1276" w:type="dxa"/>
          </w:tcPr>
          <w:p w14:paraId="0632A401" w14:textId="77777777" w:rsidR="006E0833" w:rsidRPr="006E0833" w:rsidRDefault="006E0833" w:rsidP="006E0833">
            <w:pPr>
              <w:rPr>
                <w:rFonts w:ascii="Times New Roman" w:eastAsia="Calibri" w:hAnsi="Times New Roman"/>
              </w:rPr>
            </w:pPr>
          </w:p>
        </w:tc>
        <w:tc>
          <w:tcPr>
            <w:tcW w:w="1417" w:type="dxa"/>
          </w:tcPr>
          <w:p w14:paraId="5FCA7A33" w14:textId="77777777" w:rsidR="006E0833" w:rsidRPr="006E0833" w:rsidRDefault="006E0833" w:rsidP="006E0833">
            <w:pPr>
              <w:rPr>
                <w:rFonts w:ascii="Times New Roman" w:eastAsia="Calibri" w:hAnsi="Times New Roman"/>
                <w:b/>
                <w:bCs/>
              </w:rPr>
            </w:pPr>
          </w:p>
        </w:tc>
        <w:tc>
          <w:tcPr>
            <w:tcW w:w="1418" w:type="dxa"/>
          </w:tcPr>
          <w:p w14:paraId="75BEED70" w14:textId="77777777" w:rsidR="006E0833" w:rsidRPr="006E0833" w:rsidRDefault="006E0833" w:rsidP="006E0833">
            <w:pPr>
              <w:rPr>
                <w:rFonts w:ascii="Times New Roman" w:eastAsia="Calibri" w:hAnsi="Times New Roman"/>
                <w:b/>
                <w:bCs/>
              </w:rPr>
            </w:pPr>
          </w:p>
        </w:tc>
        <w:tc>
          <w:tcPr>
            <w:tcW w:w="1559" w:type="dxa"/>
          </w:tcPr>
          <w:p w14:paraId="38A7C5A5" w14:textId="77777777" w:rsidR="006E0833" w:rsidRPr="006E0833" w:rsidRDefault="006E0833" w:rsidP="006E0833">
            <w:pPr>
              <w:rPr>
                <w:rFonts w:ascii="Times New Roman" w:eastAsia="Calibri" w:hAnsi="Times New Roman"/>
              </w:rPr>
            </w:pPr>
          </w:p>
        </w:tc>
        <w:tc>
          <w:tcPr>
            <w:tcW w:w="1276" w:type="dxa"/>
          </w:tcPr>
          <w:p w14:paraId="17560A69" w14:textId="77777777" w:rsidR="006E0833" w:rsidRPr="006E0833" w:rsidRDefault="006E0833" w:rsidP="006E0833">
            <w:pPr>
              <w:rPr>
                <w:rFonts w:ascii="Times New Roman" w:eastAsia="Calibri" w:hAnsi="Times New Roman"/>
              </w:rPr>
            </w:pPr>
          </w:p>
        </w:tc>
        <w:tc>
          <w:tcPr>
            <w:tcW w:w="1417" w:type="dxa"/>
          </w:tcPr>
          <w:p w14:paraId="5ADA0BD9" w14:textId="77777777" w:rsidR="006E0833" w:rsidRPr="006E0833" w:rsidRDefault="006E0833" w:rsidP="006E0833">
            <w:pPr>
              <w:rPr>
                <w:rFonts w:ascii="Times New Roman" w:eastAsia="Calibri" w:hAnsi="Times New Roman"/>
                <w:b/>
                <w:bCs/>
              </w:rPr>
            </w:pPr>
          </w:p>
        </w:tc>
        <w:tc>
          <w:tcPr>
            <w:tcW w:w="1418" w:type="dxa"/>
          </w:tcPr>
          <w:p w14:paraId="7A057C63" w14:textId="77777777" w:rsidR="006E0833" w:rsidRPr="006E0833" w:rsidRDefault="006E0833" w:rsidP="006E0833">
            <w:pPr>
              <w:rPr>
                <w:rFonts w:ascii="Times New Roman" w:eastAsia="Calibri" w:hAnsi="Times New Roman"/>
                <w:b/>
                <w:bCs/>
              </w:rPr>
            </w:pPr>
          </w:p>
        </w:tc>
      </w:tr>
      <w:tr w:rsidR="006E0833" w:rsidRPr="006E0833" w14:paraId="19AD4A1F" w14:textId="77777777" w:rsidTr="00A3077D">
        <w:tc>
          <w:tcPr>
            <w:tcW w:w="3119" w:type="dxa"/>
          </w:tcPr>
          <w:p w14:paraId="764CAC17"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Flight capability</w:t>
            </w:r>
          </w:p>
        </w:tc>
        <w:tc>
          <w:tcPr>
            <w:tcW w:w="1276" w:type="dxa"/>
          </w:tcPr>
          <w:p w14:paraId="7672E317"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307EE98F"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 xml:space="preserve">F= 5.7 </w:t>
            </w:r>
          </w:p>
        </w:tc>
        <w:tc>
          <w:tcPr>
            <w:tcW w:w="1418" w:type="dxa"/>
          </w:tcPr>
          <w:p w14:paraId="0FD2E4B3"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0.007</w:t>
            </w:r>
          </w:p>
        </w:tc>
        <w:tc>
          <w:tcPr>
            <w:tcW w:w="1559" w:type="dxa"/>
          </w:tcPr>
          <w:p w14:paraId="289C6106"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3.5</w:t>
            </w:r>
          </w:p>
        </w:tc>
        <w:tc>
          <w:tcPr>
            <w:tcW w:w="1276" w:type="dxa"/>
          </w:tcPr>
          <w:p w14:paraId="1242ED49"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0.068</w:t>
            </w:r>
          </w:p>
        </w:tc>
        <w:tc>
          <w:tcPr>
            <w:tcW w:w="1417" w:type="dxa"/>
          </w:tcPr>
          <w:p w14:paraId="2C95D5A6"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 3.9</w:t>
            </w:r>
          </w:p>
        </w:tc>
        <w:tc>
          <w:tcPr>
            <w:tcW w:w="1418" w:type="dxa"/>
          </w:tcPr>
          <w:p w14:paraId="0B3209C4"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0.028</w:t>
            </w:r>
          </w:p>
        </w:tc>
      </w:tr>
    </w:tbl>
    <w:p w14:paraId="2801374B" w14:textId="77777777"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t>*: a log transformation was done on the response variable to improve the model’s satisfaction of assumptions</w:t>
      </w:r>
    </w:p>
    <w:p w14:paraId="51B2FC48" w14:textId="77777777" w:rsidR="006E0833" w:rsidRPr="006E0833" w:rsidRDefault="006E0833" w:rsidP="006E0833">
      <w:pPr>
        <w:rPr>
          <w:rFonts w:eastAsia="Calibri"/>
          <w:b/>
          <w:bCs/>
          <w:kern w:val="0"/>
          <w:sz w:val="24"/>
          <w:szCs w:val="24"/>
          <w14:ligatures w14:val="none"/>
        </w:rPr>
      </w:pPr>
    </w:p>
    <w:p w14:paraId="5A852D4C" w14:textId="77777777" w:rsidR="006E0833" w:rsidRPr="006E0833" w:rsidRDefault="006E0833" w:rsidP="006E0833">
      <w:pPr>
        <w:rPr>
          <w:rFonts w:eastAsia="Calibri"/>
          <w:b/>
          <w:bCs/>
          <w:kern w:val="0"/>
          <w:sz w:val="24"/>
          <w:szCs w:val="24"/>
          <w14:ligatures w14:val="none"/>
        </w:rPr>
      </w:pPr>
    </w:p>
    <w:p w14:paraId="42279FF7" w14:textId="77777777" w:rsidR="006E0833" w:rsidRPr="006E0833" w:rsidRDefault="006E0833" w:rsidP="006E0833">
      <w:pPr>
        <w:rPr>
          <w:rFonts w:eastAsia="Calibri"/>
          <w:b/>
          <w:bCs/>
          <w:kern w:val="0"/>
          <w:sz w:val="24"/>
          <w:szCs w:val="24"/>
          <w14:ligatures w14:val="none"/>
        </w:rPr>
      </w:pPr>
    </w:p>
    <w:p w14:paraId="05309B07" w14:textId="77777777" w:rsidR="006E0833" w:rsidRPr="006E0833" w:rsidRDefault="006E0833" w:rsidP="006E0833">
      <w:pPr>
        <w:rPr>
          <w:rFonts w:eastAsia="Calibri"/>
          <w:b/>
          <w:bCs/>
          <w:kern w:val="0"/>
          <w:sz w:val="24"/>
          <w:szCs w:val="24"/>
          <w14:ligatures w14:val="none"/>
        </w:rPr>
      </w:pPr>
    </w:p>
    <w:p w14:paraId="34B81C48" w14:textId="77777777" w:rsidR="006E0833" w:rsidRPr="006E0833" w:rsidRDefault="006E0833" w:rsidP="006E0833">
      <w:pPr>
        <w:rPr>
          <w:rFonts w:eastAsia="Calibri"/>
          <w:b/>
          <w:bCs/>
          <w:kern w:val="0"/>
          <w:sz w:val="24"/>
          <w:szCs w:val="24"/>
          <w14:ligatures w14:val="none"/>
        </w:rPr>
      </w:pPr>
    </w:p>
    <w:p w14:paraId="1621CD9A" w14:textId="77777777" w:rsidR="006E0833" w:rsidRPr="006E0833" w:rsidRDefault="006E0833" w:rsidP="006E0833">
      <w:pPr>
        <w:rPr>
          <w:rFonts w:eastAsia="Calibri"/>
          <w:b/>
          <w:bCs/>
          <w:kern w:val="0"/>
          <w:sz w:val="24"/>
          <w:szCs w:val="24"/>
          <w14:ligatures w14:val="none"/>
        </w:rPr>
      </w:pPr>
    </w:p>
    <w:p w14:paraId="29D93F73" w14:textId="77777777" w:rsidR="006E0833" w:rsidRPr="00543B05" w:rsidRDefault="006E0833" w:rsidP="006E0833">
      <w:pPr>
        <w:rPr>
          <w:rFonts w:eastAsia="Calibri"/>
          <w:b/>
          <w:bCs/>
          <w:kern w:val="0"/>
          <w:sz w:val="24"/>
          <w:szCs w:val="24"/>
          <w14:ligatures w14:val="none"/>
        </w:rPr>
      </w:pPr>
    </w:p>
    <w:p w14:paraId="67C5EBDD" w14:textId="77777777" w:rsidR="00E92AAE" w:rsidRPr="00543B05" w:rsidRDefault="00E92AAE" w:rsidP="006E0833">
      <w:pPr>
        <w:rPr>
          <w:rFonts w:eastAsia="Calibri"/>
          <w:b/>
          <w:bCs/>
          <w:kern w:val="0"/>
          <w:sz w:val="24"/>
          <w:szCs w:val="24"/>
          <w14:ligatures w14:val="none"/>
        </w:rPr>
      </w:pPr>
    </w:p>
    <w:p w14:paraId="35A50D7F" w14:textId="77777777" w:rsidR="00E92AAE" w:rsidRPr="006E0833" w:rsidRDefault="00E92AAE" w:rsidP="006E0833">
      <w:pPr>
        <w:rPr>
          <w:rFonts w:eastAsia="Calibri"/>
          <w:b/>
          <w:bCs/>
          <w:kern w:val="0"/>
          <w:sz w:val="24"/>
          <w:szCs w:val="24"/>
          <w14:ligatures w14:val="none"/>
        </w:rPr>
      </w:pPr>
    </w:p>
    <w:p w14:paraId="0E63E297" w14:textId="77777777" w:rsidR="006E0833" w:rsidRPr="006E0833" w:rsidRDefault="006E0833" w:rsidP="006E0833">
      <w:pPr>
        <w:rPr>
          <w:rFonts w:eastAsia="Calibri"/>
          <w:b/>
          <w:bCs/>
          <w:kern w:val="0"/>
          <w:sz w:val="24"/>
          <w:szCs w:val="24"/>
          <w14:ligatures w14:val="none"/>
        </w:rPr>
      </w:pPr>
    </w:p>
    <w:p w14:paraId="28F87D18" w14:textId="77777777" w:rsidR="006E0833" w:rsidRPr="006E0833" w:rsidRDefault="006E0833" w:rsidP="006E0833">
      <w:pPr>
        <w:rPr>
          <w:rFonts w:eastAsia="Calibri"/>
          <w:b/>
          <w:bCs/>
          <w:kern w:val="0"/>
          <w:sz w:val="24"/>
          <w:szCs w:val="24"/>
          <w14:ligatures w14:val="none"/>
        </w:rPr>
      </w:pPr>
    </w:p>
    <w:p w14:paraId="5FE3CB12" w14:textId="77777777" w:rsidR="006E0833" w:rsidRPr="006E0833" w:rsidRDefault="006E0833" w:rsidP="006E0833">
      <w:pPr>
        <w:rPr>
          <w:rFonts w:eastAsia="Calibri"/>
          <w:b/>
          <w:bCs/>
          <w:kern w:val="0"/>
          <w:sz w:val="24"/>
          <w:szCs w:val="24"/>
          <w14:ligatures w14:val="none"/>
        </w:rPr>
      </w:pPr>
    </w:p>
    <w:p w14:paraId="40F26B13" w14:textId="77777777" w:rsidR="006E0833" w:rsidRPr="006E0833" w:rsidRDefault="006E0833" w:rsidP="006E0833">
      <w:pPr>
        <w:rPr>
          <w:rFonts w:eastAsia="Calibri"/>
          <w:b/>
          <w:bCs/>
          <w:kern w:val="0"/>
          <w:sz w:val="24"/>
          <w:szCs w:val="24"/>
          <w14:ligatures w14:val="none"/>
        </w:rPr>
      </w:pPr>
    </w:p>
    <w:p w14:paraId="659B86D4" w14:textId="77777777" w:rsidR="00E92AAE" w:rsidRPr="00543B05" w:rsidRDefault="00E92AAE" w:rsidP="006E0833">
      <w:pPr>
        <w:spacing w:after="200"/>
        <w:rPr>
          <w:rFonts w:eastAsia="Calibri"/>
          <w:b/>
          <w:bCs/>
          <w:iCs/>
          <w:kern w:val="0"/>
          <w:sz w:val="24"/>
          <w:szCs w:val="18"/>
          <w14:ligatures w14:val="none"/>
        </w:rPr>
      </w:pPr>
      <w:bookmarkStart w:id="36" w:name="_Toc213432439"/>
    </w:p>
    <w:p w14:paraId="2E70CD41" w14:textId="77777777" w:rsidR="00E92AAE" w:rsidRPr="00543B05" w:rsidRDefault="00E92AAE" w:rsidP="006E0833">
      <w:pPr>
        <w:spacing w:after="200"/>
        <w:rPr>
          <w:rFonts w:eastAsia="Calibri"/>
          <w:b/>
          <w:bCs/>
          <w:iCs/>
          <w:kern w:val="0"/>
          <w:sz w:val="24"/>
          <w:szCs w:val="18"/>
          <w14:ligatures w14:val="none"/>
        </w:rPr>
      </w:pPr>
    </w:p>
    <w:p w14:paraId="2F028335" w14:textId="42477014" w:rsidR="006E0833" w:rsidRPr="006E0833" w:rsidRDefault="006E0833" w:rsidP="006E0833">
      <w:pPr>
        <w:spacing w:after="200"/>
        <w:rPr>
          <w:rFonts w:eastAsia="Calibri"/>
          <w:iCs/>
          <w:kern w:val="0"/>
          <w:sz w:val="24"/>
          <w:szCs w:val="18"/>
          <w14:ligatures w14:val="none"/>
        </w:rPr>
      </w:pPr>
      <w:r w:rsidRPr="006E0833">
        <w:rPr>
          <w:rFonts w:eastAsia="Calibri"/>
          <w:b/>
          <w:bCs/>
          <w:iCs/>
          <w:kern w:val="0"/>
          <w:sz w:val="24"/>
          <w:szCs w:val="18"/>
          <w14:ligatures w14:val="none"/>
        </w:rPr>
        <w:t xml:space="preserve">Table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Table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4</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iCs/>
          <w:kern w:val="0"/>
          <w:sz w:val="24"/>
          <w:szCs w:val="18"/>
          <w14:ligatures w14:val="none"/>
        </w:rPr>
        <w:t xml:space="preserve"> Means (± standard errors) of the response variables for ground beetle biodiversity.</w:t>
      </w:r>
      <w:bookmarkEnd w:id="36"/>
      <w:r w:rsidR="002E5959">
        <w:rPr>
          <w:rFonts w:eastAsia="Calibri"/>
          <w:iCs/>
          <w:kern w:val="0"/>
          <w:sz w:val="24"/>
          <w:szCs w:val="18"/>
          <w14:ligatures w14:val="none"/>
        </w:rPr>
        <w:t xml:space="preserve"> </w:t>
      </w:r>
      <w:r w:rsidR="00CD25C5">
        <w:rPr>
          <w:rFonts w:eastAsia="Calibri"/>
          <w:iCs/>
          <w:kern w:val="0"/>
          <w:sz w:val="24"/>
          <w:szCs w:val="18"/>
          <w14:ligatures w14:val="none"/>
        </w:rPr>
        <w:t>The column</w:t>
      </w:r>
      <w:r w:rsidR="0064092F">
        <w:rPr>
          <w:rFonts w:eastAsia="Calibri"/>
          <w:iCs/>
          <w:kern w:val="0"/>
          <w:sz w:val="24"/>
          <w:szCs w:val="18"/>
          <w14:ligatures w14:val="none"/>
        </w:rPr>
        <w:t>s</w:t>
      </w:r>
      <w:r w:rsidR="00CD25C5">
        <w:rPr>
          <w:rFonts w:eastAsia="Calibri"/>
          <w:iCs/>
          <w:kern w:val="0"/>
          <w:sz w:val="24"/>
          <w:szCs w:val="18"/>
          <w14:ligatures w14:val="none"/>
        </w:rPr>
        <w:t xml:space="preserve"> list the response variable, </w:t>
      </w:r>
      <w:r w:rsidR="0064092F">
        <w:rPr>
          <w:rFonts w:eastAsia="Calibri"/>
          <w:iCs/>
          <w:kern w:val="0"/>
          <w:sz w:val="24"/>
          <w:szCs w:val="18"/>
          <w14:ligatures w14:val="none"/>
        </w:rPr>
        <w:t>followed by</w:t>
      </w:r>
      <w:r w:rsidR="00CD25C5">
        <w:rPr>
          <w:rFonts w:eastAsia="Calibri"/>
          <w:iCs/>
          <w:kern w:val="0"/>
          <w:sz w:val="24"/>
          <w:szCs w:val="18"/>
          <w14:ligatures w14:val="none"/>
        </w:rPr>
        <w:t xml:space="preserve"> the unit, then </w:t>
      </w:r>
      <w:r w:rsidR="000666FB">
        <w:rPr>
          <w:rFonts w:eastAsia="Calibri"/>
          <w:iCs/>
          <w:kern w:val="0"/>
          <w:sz w:val="24"/>
          <w:szCs w:val="18"/>
          <w14:ligatures w14:val="none"/>
        </w:rPr>
        <w:t>the year</w:t>
      </w:r>
      <w:r w:rsidR="00CD25C5">
        <w:rPr>
          <w:rFonts w:eastAsia="Calibri"/>
          <w:iCs/>
          <w:kern w:val="0"/>
          <w:sz w:val="24"/>
          <w:szCs w:val="18"/>
          <w14:ligatures w14:val="none"/>
        </w:rPr>
        <w:t xml:space="preserve">, and </w:t>
      </w:r>
      <w:r w:rsidR="008612FF">
        <w:rPr>
          <w:rFonts w:eastAsia="Calibri"/>
          <w:iCs/>
          <w:kern w:val="0"/>
          <w:sz w:val="24"/>
          <w:szCs w:val="18"/>
          <w14:ligatures w14:val="none"/>
        </w:rPr>
        <w:t>then there are columns for the group means for windthrow</w:t>
      </w:r>
      <w:r w:rsidR="000666FB">
        <w:rPr>
          <w:rFonts w:eastAsia="Calibri"/>
          <w:iCs/>
          <w:kern w:val="0"/>
          <w:sz w:val="24"/>
          <w:szCs w:val="18"/>
          <w14:ligatures w14:val="none"/>
        </w:rPr>
        <w:t>, salvaged, and forest.</w:t>
      </w:r>
    </w:p>
    <w:tbl>
      <w:tblPr>
        <w:tblStyle w:val="Aaronsinsectlabels1"/>
        <w:tblW w:w="131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8"/>
        <w:gridCol w:w="651"/>
        <w:gridCol w:w="3018"/>
        <w:gridCol w:w="426"/>
        <w:gridCol w:w="1417"/>
        <w:gridCol w:w="1701"/>
        <w:gridCol w:w="1843"/>
        <w:gridCol w:w="1559"/>
      </w:tblGrid>
      <w:tr w:rsidR="006E0833" w:rsidRPr="006E0833" w14:paraId="5C015A4B" w14:textId="77777777" w:rsidTr="00A3077D">
        <w:trPr>
          <w:trHeight w:val="290"/>
        </w:trPr>
        <w:tc>
          <w:tcPr>
            <w:tcW w:w="2568" w:type="dxa"/>
            <w:tcBorders>
              <w:top w:val="single" w:sz="4" w:space="0" w:color="auto"/>
              <w:bottom w:val="single" w:sz="4" w:space="0" w:color="auto"/>
            </w:tcBorders>
            <w:noWrap/>
            <w:hideMark/>
          </w:tcPr>
          <w:p w14:paraId="0E7050CA" w14:textId="77777777" w:rsidR="006E0833" w:rsidRPr="006E0833" w:rsidRDefault="006E0833" w:rsidP="006E0833">
            <w:pPr>
              <w:rPr>
                <w:rFonts w:ascii="Times New Roman" w:eastAsia="Calibri" w:hAnsi="Times New Roman"/>
              </w:rPr>
            </w:pPr>
          </w:p>
        </w:tc>
        <w:tc>
          <w:tcPr>
            <w:tcW w:w="651" w:type="dxa"/>
            <w:tcBorders>
              <w:top w:val="single" w:sz="4" w:space="0" w:color="auto"/>
              <w:bottom w:val="single" w:sz="4" w:space="0" w:color="auto"/>
            </w:tcBorders>
          </w:tcPr>
          <w:p w14:paraId="05D80245" w14:textId="77777777" w:rsidR="006E0833" w:rsidRPr="006E0833" w:rsidRDefault="006E0833" w:rsidP="006E0833">
            <w:pPr>
              <w:rPr>
                <w:rFonts w:ascii="Times New Roman" w:eastAsia="Calibri" w:hAnsi="Times New Roman"/>
              </w:rPr>
            </w:pPr>
          </w:p>
        </w:tc>
        <w:tc>
          <w:tcPr>
            <w:tcW w:w="3018" w:type="dxa"/>
            <w:tcBorders>
              <w:top w:val="single" w:sz="4" w:space="0" w:color="auto"/>
              <w:bottom w:val="single" w:sz="4" w:space="0" w:color="auto"/>
            </w:tcBorders>
          </w:tcPr>
          <w:p w14:paraId="4ADBBCF9" w14:textId="77777777" w:rsidR="006E0833" w:rsidRPr="006E0833" w:rsidRDefault="006E0833" w:rsidP="006E0833">
            <w:pPr>
              <w:rPr>
                <w:rFonts w:ascii="Times New Roman" w:eastAsia="Calibri" w:hAnsi="Times New Roman"/>
              </w:rPr>
            </w:pPr>
            <w:r w:rsidRPr="006E0833">
              <w:rPr>
                <w:rFonts w:ascii="Times New Roman" w:eastAsia="Calibri" w:hAnsi="Times New Roman"/>
              </w:rPr>
              <w:t>Unit</w:t>
            </w:r>
          </w:p>
        </w:tc>
        <w:tc>
          <w:tcPr>
            <w:tcW w:w="426" w:type="dxa"/>
            <w:tcBorders>
              <w:top w:val="single" w:sz="4" w:space="0" w:color="auto"/>
              <w:bottom w:val="single" w:sz="4" w:space="0" w:color="auto"/>
            </w:tcBorders>
          </w:tcPr>
          <w:p w14:paraId="6AED873A" w14:textId="77777777" w:rsidR="006E0833" w:rsidRPr="006E0833" w:rsidRDefault="006E0833" w:rsidP="006E0833">
            <w:pPr>
              <w:rPr>
                <w:rFonts w:ascii="Times New Roman" w:eastAsia="Calibri" w:hAnsi="Times New Roman"/>
              </w:rPr>
            </w:pPr>
          </w:p>
        </w:tc>
        <w:tc>
          <w:tcPr>
            <w:tcW w:w="1417" w:type="dxa"/>
            <w:tcBorders>
              <w:top w:val="single" w:sz="4" w:space="0" w:color="auto"/>
              <w:bottom w:val="single" w:sz="4" w:space="0" w:color="auto"/>
            </w:tcBorders>
          </w:tcPr>
          <w:p w14:paraId="3569B60E"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w:t>
            </w:r>
          </w:p>
        </w:tc>
        <w:tc>
          <w:tcPr>
            <w:tcW w:w="1701" w:type="dxa"/>
            <w:tcBorders>
              <w:top w:val="single" w:sz="4" w:space="0" w:color="auto"/>
              <w:bottom w:val="single" w:sz="4" w:space="0" w:color="auto"/>
            </w:tcBorders>
          </w:tcPr>
          <w:p w14:paraId="337A05D6" w14:textId="77777777" w:rsidR="006E0833" w:rsidRPr="006E0833" w:rsidRDefault="006E0833" w:rsidP="006E0833">
            <w:pPr>
              <w:rPr>
                <w:rFonts w:ascii="Times New Roman" w:eastAsia="Calibri" w:hAnsi="Times New Roman"/>
              </w:rPr>
            </w:pPr>
            <w:r w:rsidRPr="006E0833">
              <w:rPr>
                <w:rFonts w:ascii="Times New Roman" w:eastAsia="Calibri" w:hAnsi="Times New Roman"/>
              </w:rPr>
              <w:t>Windthrow</w:t>
            </w:r>
          </w:p>
        </w:tc>
        <w:tc>
          <w:tcPr>
            <w:tcW w:w="1843" w:type="dxa"/>
            <w:tcBorders>
              <w:top w:val="single" w:sz="4" w:space="0" w:color="auto"/>
              <w:bottom w:val="single" w:sz="4" w:space="0" w:color="auto"/>
            </w:tcBorders>
          </w:tcPr>
          <w:p w14:paraId="6B3EB8E8" w14:textId="77777777" w:rsidR="006E0833" w:rsidRPr="006E0833" w:rsidRDefault="006E0833" w:rsidP="006E0833">
            <w:pPr>
              <w:rPr>
                <w:rFonts w:ascii="Times New Roman" w:eastAsia="Calibri" w:hAnsi="Times New Roman"/>
              </w:rPr>
            </w:pPr>
            <w:r w:rsidRPr="006E0833">
              <w:rPr>
                <w:rFonts w:ascii="Times New Roman" w:eastAsia="Calibri" w:hAnsi="Times New Roman"/>
              </w:rPr>
              <w:t>Salvaged</w:t>
            </w:r>
          </w:p>
        </w:tc>
        <w:tc>
          <w:tcPr>
            <w:tcW w:w="1559" w:type="dxa"/>
            <w:tcBorders>
              <w:top w:val="single" w:sz="4" w:space="0" w:color="auto"/>
              <w:bottom w:val="single" w:sz="4" w:space="0" w:color="auto"/>
            </w:tcBorders>
            <w:noWrap/>
            <w:hideMark/>
          </w:tcPr>
          <w:p w14:paraId="60489823" w14:textId="77777777" w:rsidR="006E0833" w:rsidRPr="006E0833" w:rsidRDefault="006E0833" w:rsidP="006E0833">
            <w:pPr>
              <w:rPr>
                <w:rFonts w:ascii="Times New Roman" w:eastAsia="Calibri" w:hAnsi="Times New Roman"/>
              </w:rPr>
            </w:pPr>
            <w:r w:rsidRPr="006E0833">
              <w:rPr>
                <w:rFonts w:ascii="Times New Roman" w:eastAsia="Calibri" w:hAnsi="Times New Roman"/>
              </w:rPr>
              <w:t>Forest</w:t>
            </w:r>
          </w:p>
        </w:tc>
      </w:tr>
      <w:tr w:rsidR="006E0833" w:rsidRPr="006E0833" w14:paraId="279B55B4" w14:textId="77777777" w:rsidTr="00A3077D">
        <w:trPr>
          <w:trHeight w:val="290"/>
        </w:trPr>
        <w:tc>
          <w:tcPr>
            <w:tcW w:w="2568" w:type="dxa"/>
            <w:tcBorders>
              <w:top w:val="single" w:sz="4" w:space="0" w:color="auto"/>
            </w:tcBorders>
            <w:noWrap/>
          </w:tcPr>
          <w:p w14:paraId="3AF1D872" w14:textId="77777777" w:rsidR="006E0833" w:rsidRPr="006E0833" w:rsidRDefault="006E0833" w:rsidP="006E0833">
            <w:pPr>
              <w:rPr>
                <w:rFonts w:ascii="Times New Roman" w:eastAsia="Calibri" w:hAnsi="Times New Roman"/>
              </w:rPr>
            </w:pPr>
            <w:r w:rsidRPr="006E0833">
              <w:rPr>
                <w:rFonts w:ascii="Times New Roman" w:eastAsia="Calibri" w:hAnsi="Times New Roman"/>
              </w:rPr>
              <w:t>Sample size</w:t>
            </w:r>
          </w:p>
        </w:tc>
        <w:tc>
          <w:tcPr>
            <w:tcW w:w="651" w:type="dxa"/>
            <w:tcBorders>
              <w:top w:val="single" w:sz="4" w:space="0" w:color="auto"/>
            </w:tcBorders>
          </w:tcPr>
          <w:p w14:paraId="6B096826" w14:textId="77777777" w:rsidR="006E0833" w:rsidRPr="006E0833" w:rsidRDefault="006E0833" w:rsidP="006E0833">
            <w:pPr>
              <w:rPr>
                <w:rFonts w:ascii="Times New Roman" w:eastAsia="Calibri" w:hAnsi="Times New Roman"/>
              </w:rPr>
            </w:pPr>
          </w:p>
        </w:tc>
        <w:tc>
          <w:tcPr>
            <w:tcW w:w="3018" w:type="dxa"/>
            <w:tcBorders>
              <w:top w:val="single" w:sz="4" w:space="0" w:color="auto"/>
            </w:tcBorders>
          </w:tcPr>
          <w:p w14:paraId="62ED78BB" w14:textId="77777777" w:rsidR="006E0833" w:rsidRPr="006E0833" w:rsidRDefault="006E0833" w:rsidP="006E0833">
            <w:pPr>
              <w:rPr>
                <w:rFonts w:ascii="Times New Roman" w:eastAsia="Calibri" w:hAnsi="Times New Roman"/>
              </w:rPr>
            </w:pPr>
            <w:r w:rsidRPr="006E0833">
              <w:rPr>
                <w:rFonts w:ascii="Times New Roman" w:eastAsia="Calibri" w:hAnsi="Times New Roman"/>
              </w:rPr>
              <w:t>Plots</w:t>
            </w:r>
          </w:p>
        </w:tc>
        <w:tc>
          <w:tcPr>
            <w:tcW w:w="426" w:type="dxa"/>
            <w:tcBorders>
              <w:top w:val="single" w:sz="4" w:space="0" w:color="auto"/>
            </w:tcBorders>
          </w:tcPr>
          <w:p w14:paraId="4B3D92BF" w14:textId="77777777" w:rsidR="006E0833" w:rsidRPr="006E0833" w:rsidRDefault="006E0833" w:rsidP="006E0833">
            <w:pPr>
              <w:rPr>
                <w:rFonts w:ascii="Times New Roman" w:eastAsia="Calibri" w:hAnsi="Times New Roman"/>
              </w:rPr>
            </w:pPr>
          </w:p>
        </w:tc>
        <w:tc>
          <w:tcPr>
            <w:tcW w:w="1417" w:type="dxa"/>
            <w:tcBorders>
              <w:top w:val="single" w:sz="4" w:space="0" w:color="auto"/>
            </w:tcBorders>
          </w:tcPr>
          <w:p w14:paraId="14338A0C"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Borders>
              <w:top w:val="single" w:sz="4" w:space="0" w:color="auto"/>
            </w:tcBorders>
          </w:tcPr>
          <w:p w14:paraId="1843ADFA" w14:textId="77777777" w:rsidR="006E0833" w:rsidRPr="006E0833" w:rsidRDefault="006E0833" w:rsidP="006E0833">
            <w:pPr>
              <w:rPr>
                <w:rFonts w:ascii="Times New Roman" w:eastAsia="Calibri" w:hAnsi="Times New Roman"/>
              </w:rPr>
            </w:pPr>
            <w:r w:rsidRPr="006E0833">
              <w:rPr>
                <w:rFonts w:ascii="Times New Roman" w:eastAsia="Calibri" w:hAnsi="Times New Roman"/>
              </w:rPr>
              <w:t>n=6</w:t>
            </w:r>
          </w:p>
        </w:tc>
        <w:tc>
          <w:tcPr>
            <w:tcW w:w="1843" w:type="dxa"/>
            <w:tcBorders>
              <w:top w:val="single" w:sz="4" w:space="0" w:color="auto"/>
            </w:tcBorders>
          </w:tcPr>
          <w:p w14:paraId="77760B76" w14:textId="77777777" w:rsidR="006E0833" w:rsidRPr="006E0833" w:rsidRDefault="006E0833" w:rsidP="006E0833">
            <w:pPr>
              <w:rPr>
                <w:rFonts w:ascii="Times New Roman" w:eastAsia="Calibri" w:hAnsi="Times New Roman"/>
              </w:rPr>
            </w:pPr>
            <w:r w:rsidRPr="006E0833">
              <w:rPr>
                <w:rFonts w:ascii="Times New Roman" w:eastAsia="Calibri" w:hAnsi="Times New Roman"/>
              </w:rPr>
              <w:t>n=6</w:t>
            </w:r>
          </w:p>
        </w:tc>
        <w:tc>
          <w:tcPr>
            <w:tcW w:w="1559" w:type="dxa"/>
            <w:tcBorders>
              <w:top w:val="single" w:sz="4" w:space="0" w:color="auto"/>
            </w:tcBorders>
            <w:noWrap/>
          </w:tcPr>
          <w:p w14:paraId="06A29E30" w14:textId="77777777" w:rsidR="006E0833" w:rsidRPr="006E0833" w:rsidRDefault="006E0833" w:rsidP="006E0833">
            <w:pPr>
              <w:rPr>
                <w:rFonts w:ascii="Times New Roman" w:eastAsia="Calibri" w:hAnsi="Times New Roman"/>
              </w:rPr>
            </w:pPr>
            <w:r w:rsidRPr="006E0833">
              <w:rPr>
                <w:rFonts w:ascii="Times New Roman" w:eastAsia="Calibri" w:hAnsi="Times New Roman"/>
              </w:rPr>
              <w:t>n=12</w:t>
            </w:r>
          </w:p>
        </w:tc>
      </w:tr>
      <w:tr w:rsidR="006E0833" w:rsidRPr="006E0833" w14:paraId="62861C9E" w14:textId="77777777" w:rsidTr="00A3077D">
        <w:trPr>
          <w:trHeight w:val="290"/>
        </w:trPr>
        <w:tc>
          <w:tcPr>
            <w:tcW w:w="2568" w:type="dxa"/>
            <w:noWrap/>
          </w:tcPr>
          <w:p w14:paraId="0D33B20F" w14:textId="77777777" w:rsidR="006E0833" w:rsidRPr="006E0833" w:rsidRDefault="006E0833" w:rsidP="006E0833">
            <w:pPr>
              <w:rPr>
                <w:rFonts w:ascii="Times New Roman" w:eastAsia="Calibri" w:hAnsi="Times New Roman"/>
              </w:rPr>
            </w:pPr>
          </w:p>
        </w:tc>
        <w:tc>
          <w:tcPr>
            <w:tcW w:w="651" w:type="dxa"/>
          </w:tcPr>
          <w:p w14:paraId="1342B0DC" w14:textId="77777777" w:rsidR="006E0833" w:rsidRPr="006E0833" w:rsidRDefault="006E0833" w:rsidP="006E0833">
            <w:pPr>
              <w:rPr>
                <w:rFonts w:ascii="Times New Roman" w:eastAsia="Calibri" w:hAnsi="Times New Roman"/>
              </w:rPr>
            </w:pPr>
          </w:p>
        </w:tc>
        <w:tc>
          <w:tcPr>
            <w:tcW w:w="3018" w:type="dxa"/>
          </w:tcPr>
          <w:p w14:paraId="00879F5F" w14:textId="77777777" w:rsidR="006E0833" w:rsidRPr="006E0833" w:rsidRDefault="006E0833" w:rsidP="006E0833">
            <w:pPr>
              <w:rPr>
                <w:rFonts w:ascii="Times New Roman" w:eastAsia="Calibri" w:hAnsi="Times New Roman"/>
              </w:rPr>
            </w:pPr>
          </w:p>
        </w:tc>
        <w:tc>
          <w:tcPr>
            <w:tcW w:w="426" w:type="dxa"/>
          </w:tcPr>
          <w:p w14:paraId="6DF9C2DF" w14:textId="77777777" w:rsidR="006E0833" w:rsidRPr="006E0833" w:rsidRDefault="006E0833" w:rsidP="006E0833">
            <w:pPr>
              <w:rPr>
                <w:rFonts w:ascii="Times New Roman" w:eastAsia="Calibri" w:hAnsi="Times New Roman"/>
              </w:rPr>
            </w:pPr>
          </w:p>
        </w:tc>
        <w:tc>
          <w:tcPr>
            <w:tcW w:w="1417" w:type="dxa"/>
          </w:tcPr>
          <w:p w14:paraId="21B5CA2B"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56199AE0" w14:textId="77777777" w:rsidR="006E0833" w:rsidRPr="006E0833" w:rsidRDefault="006E0833" w:rsidP="006E0833">
            <w:pPr>
              <w:rPr>
                <w:rFonts w:ascii="Times New Roman" w:eastAsia="Calibri" w:hAnsi="Times New Roman"/>
              </w:rPr>
            </w:pPr>
            <w:r w:rsidRPr="006E0833">
              <w:rPr>
                <w:rFonts w:ascii="Times New Roman" w:eastAsia="Calibri" w:hAnsi="Times New Roman"/>
              </w:rPr>
              <w:t>n=6</w:t>
            </w:r>
          </w:p>
        </w:tc>
        <w:tc>
          <w:tcPr>
            <w:tcW w:w="1843" w:type="dxa"/>
          </w:tcPr>
          <w:p w14:paraId="2F57799D" w14:textId="77777777" w:rsidR="006E0833" w:rsidRPr="006E0833" w:rsidRDefault="006E0833" w:rsidP="006E0833">
            <w:pPr>
              <w:rPr>
                <w:rFonts w:ascii="Times New Roman" w:eastAsia="Calibri" w:hAnsi="Times New Roman"/>
              </w:rPr>
            </w:pPr>
            <w:r w:rsidRPr="006E0833">
              <w:rPr>
                <w:rFonts w:ascii="Times New Roman" w:eastAsia="Calibri" w:hAnsi="Times New Roman"/>
              </w:rPr>
              <w:t>n=6</w:t>
            </w:r>
          </w:p>
        </w:tc>
        <w:tc>
          <w:tcPr>
            <w:tcW w:w="1559" w:type="dxa"/>
            <w:noWrap/>
          </w:tcPr>
          <w:p w14:paraId="49E147A3" w14:textId="77777777" w:rsidR="006E0833" w:rsidRPr="006E0833" w:rsidRDefault="006E0833" w:rsidP="006E0833">
            <w:pPr>
              <w:rPr>
                <w:rFonts w:ascii="Times New Roman" w:eastAsia="Calibri" w:hAnsi="Times New Roman"/>
              </w:rPr>
            </w:pPr>
            <w:r w:rsidRPr="006E0833">
              <w:rPr>
                <w:rFonts w:ascii="Times New Roman" w:eastAsia="Calibri" w:hAnsi="Times New Roman"/>
              </w:rPr>
              <w:t>n=12</w:t>
            </w:r>
          </w:p>
        </w:tc>
      </w:tr>
      <w:tr w:rsidR="006E0833" w:rsidRPr="006E0833" w14:paraId="1377148C" w14:textId="77777777" w:rsidTr="00A3077D">
        <w:trPr>
          <w:trHeight w:val="290"/>
        </w:trPr>
        <w:tc>
          <w:tcPr>
            <w:tcW w:w="2568" w:type="dxa"/>
            <w:noWrap/>
          </w:tcPr>
          <w:p w14:paraId="4E04C286" w14:textId="77777777" w:rsidR="006E0833" w:rsidRPr="006E0833" w:rsidRDefault="006E0833" w:rsidP="006E0833">
            <w:pPr>
              <w:rPr>
                <w:rFonts w:ascii="Times New Roman" w:eastAsia="Calibri" w:hAnsi="Times New Roman"/>
              </w:rPr>
            </w:pPr>
          </w:p>
        </w:tc>
        <w:tc>
          <w:tcPr>
            <w:tcW w:w="651" w:type="dxa"/>
          </w:tcPr>
          <w:p w14:paraId="27A76274" w14:textId="77777777" w:rsidR="006E0833" w:rsidRPr="006E0833" w:rsidRDefault="006E0833" w:rsidP="006E0833">
            <w:pPr>
              <w:rPr>
                <w:rFonts w:ascii="Times New Roman" w:eastAsia="Calibri" w:hAnsi="Times New Roman"/>
              </w:rPr>
            </w:pPr>
          </w:p>
        </w:tc>
        <w:tc>
          <w:tcPr>
            <w:tcW w:w="3018" w:type="dxa"/>
          </w:tcPr>
          <w:p w14:paraId="5B78B276" w14:textId="77777777" w:rsidR="006E0833" w:rsidRPr="006E0833" w:rsidRDefault="006E0833" w:rsidP="006E0833">
            <w:pPr>
              <w:rPr>
                <w:rFonts w:ascii="Times New Roman" w:eastAsia="Calibri" w:hAnsi="Times New Roman"/>
              </w:rPr>
            </w:pPr>
          </w:p>
        </w:tc>
        <w:tc>
          <w:tcPr>
            <w:tcW w:w="426" w:type="dxa"/>
          </w:tcPr>
          <w:p w14:paraId="40634D28" w14:textId="77777777" w:rsidR="006E0833" w:rsidRPr="006E0833" w:rsidRDefault="006E0833" w:rsidP="006E0833">
            <w:pPr>
              <w:rPr>
                <w:rFonts w:ascii="Times New Roman" w:eastAsia="Calibri" w:hAnsi="Times New Roman"/>
              </w:rPr>
            </w:pPr>
          </w:p>
        </w:tc>
        <w:tc>
          <w:tcPr>
            <w:tcW w:w="1417" w:type="dxa"/>
          </w:tcPr>
          <w:p w14:paraId="3C93CDC6" w14:textId="77777777" w:rsidR="006E0833" w:rsidRPr="006E0833" w:rsidRDefault="006E0833" w:rsidP="006E0833">
            <w:pPr>
              <w:rPr>
                <w:rFonts w:ascii="Times New Roman" w:eastAsia="Calibri" w:hAnsi="Times New Roman"/>
              </w:rPr>
            </w:pPr>
          </w:p>
        </w:tc>
        <w:tc>
          <w:tcPr>
            <w:tcW w:w="1701" w:type="dxa"/>
          </w:tcPr>
          <w:p w14:paraId="0D4A0165" w14:textId="77777777" w:rsidR="006E0833" w:rsidRPr="006E0833" w:rsidRDefault="006E0833" w:rsidP="006E0833">
            <w:pPr>
              <w:rPr>
                <w:rFonts w:ascii="Times New Roman" w:eastAsia="Calibri" w:hAnsi="Times New Roman"/>
              </w:rPr>
            </w:pPr>
          </w:p>
        </w:tc>
        <w:tc>
          <w:tcPr>
            <w:tcW w:w="1843" w:type="dxa"/>
          </w:tcPr>
          <w:p w14:paraId="6B2438B6" w14:textId="77777777" w:rsidR="006E0833" w:rsidRPr="006E0833" w:rsidRDefault="006E0833" w:rsidP="006E0833">
            <w:pPr>
              <w:rPr>
                <w:rFonts w:ascii="Times New Roman" w:eastAsia="Calibri" w:hAnsi="Times New Roman"/>
              </w:rPr>
            </w:pPr>
          </w:p>
        </w:tc>
        <w:tc>
          <w:tcPr>
            <w:tcW w:w="1559" w:type="dxa"/>
            <w:noWrap/>
          </w:tcPr>
          <w:p w14:paraId="67A080B9" w14:textId="77777777" w:rsidR="006E0833" w:rsidRPr="006E0833" w:rsidRDefault="006E0833" w:rsidP="006E0833">
            <w:pPr>
              <w:rPr>
                <w:rFonts w:ascii="Times New Roman" w:eastAsia="Calibri" w:hAnsi="Times New Roman"/>
              </w:rPr>
            </w:pPr>
          </w:p>
        </w:tc>
      </w:tr>
      <w:tr w:rsidR="006E0833" w:rsidRPr="006E0833" w14:paraId="6B20C557" w14:textId="77777777" w:rsidTr="00A3077D">
        <w:trPr>
          <w:trHeight w:val="290"/>
        </w:trPr>
        <w:tc>
          <w:tcPr>
            <w:tcW w:w="2568" w:type="dxa"/>
            <w:noWrap/>
            <w:hideMark/>
          </w:tcPr>
          <w:p w14:paraId="5A5C0272" w14:textId="77777777" w:rsidR="006E0833" w:rsidRPr="006E0833" w:rsidRDefault="006E0833" w:rsidP="006E0833">
            <w:pPr>
              <w:rPr>
                <w:rFonts w:ascii="Times New Roman" w:eastAsia="Calibri" w:hAnsi="Times New Roman"/>
              </w:rPr>
            </w:pPr>
            <w:r w:rsidRPr="006E0833">
              <w:rPr>
                <w:rFonts w:ascii="Times New Roman" w:eastAsia="Calibri" w:hAnsi="Times New Roman"/>
              </w:rPr>
              <w:t>Total activity-</w:t>
            </w:r>
          </w:p>
        </w:tc>
        <w:tc>
          <w:tcPr>
            <w:tcW w:w="651" w:type="dxa"/>
          </w:tcPr>
          <w:p w14:paraId="16D6A31D" w14:textId="77777777" w:rsidR="006E0833" w:rsidRPr="006E0833" w:rsidRDefault="006E0833" w:rsidP="006E0833">
            <w:pPr>
              <w:rPr>
                <w:rFonts w:ascii="Times New Roman" w:eastAsia="Calibri" w:hAnsi="Times New Roman"/>
              </w:rPr>
            </w:pPr>
          </w:p>
        </w:tc>
        <w:tc>
          <w:tcPr>
            <w:tcW w:w="3018" w:type="dxa"/>
          </w:tcPr>
          <w:p w14:paraId="433C3EE4" w14:textId="77777777" w:rsidR="006E0833" w:rsidRPr="006E0833" w:rsidRDefault="006E0833" w:rsidP="006E0833">
            <w:pPr>
              <w:rPr>
                <w:rFonts w:ascii="Times New Roman" w:eastAsia="Calibri" w:hAnsi="Times New Roman"/>
              </w:rPr>
            </w:pPr>
            <w:r w:rsidRPr="006E0833">
              <w:rPr>
                <w:rFonts w:ascii="Times New Roman" w:eastAsia="Calibri" w:hAnsi="Times New Roman"/>
              </w:rPr>
              <w:t>Beetles per 84 trap days</w:t>
            </w:r>
          </w:p>
        </w:tc>
        <w:tc>
          <w:tcPr>
            <w:tcW w:w="426" w:type="dxa"/>
          </w:tcPr>
          <w:p w14:paraId="794582DF" w14:textId="77777777" w:rsidR="006E0833" w:rsidRPr="006E0833" w:rsidRDefault="006E0833" w:rsidP="006E0833">
            <w:pPr>
              <w:rPr>
                <w:rFonts w:ascii="Times New Roman" w:eastAsia="Calibri" w:hAnsi="Times New Roman"/>
              </w:rPr>
            </w:pPr>
          </w:p>
        </w:tc>
        <w:tc>
          <w:tcPr>
            <w:tcW w:w="1417" w:type="dxa"/>
          </w:tcPr>
          <w:p w14:paraId="7ABAA13D"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64C8A7A8" w14:textId="77777777" w:rsidR="006E0833" w:rsidRPr="006E0833" w:rsidRDefault="006E0833" w:rsidP="006E0833">
            <w:pPr>
              <w:rPr>
                <w:rFonts w:ascii="Times New Roman" w:eastAsia="Calibri" w:hAnsi="Times New Roman"/>
              </w:rPr>
            </w:pPr>
            <w:r w:rsidRPr="006E0833">
              <w:rPr>
                <w:rFonts w:ascii="Times New Roman" w:eastAsia="Calibri" w:hAnsi="Times New Roman"/>
              </w:rPr>
              <w:t>26.8 ± 7.5</w:t>
            </w:r>
          </w:p>
        </w:tc>
        <w:tc>
          <w:tcPr>
            <w:tcW w:w="1843" w:type="dxa"/>
          </w:tcPr>
          <w:p w14:paraId="00D4B3AC" w14:textId="77777777" w:rsidR="006E0833" w:rsidRPr="006E0833" w:rsidRDefault="006E0833" w:rsidP="006E0833">
            <w:pPr>
              <w:rPr>
                <w:rFonts w:ascii="Times New Roman" w:eastAsia="Calibri" w:hAnsi="Times New Roman"/>
              </w:rPr>
            </w:pPr>
            <w:r w:rsidRPr="006E0833">
              <w:rPr>
                <w:rFonts w:ascii="Times New Roman" w:eastAsia="Calibri" w:hAnsi="Times New Roman"/>
              </w:rPr>
              <w:t>82.2 ± 24.3</w:t>
            </w:r>
          </w:p>
        </w:tc>
        <w:tc>
          <w:tcPr>
            <w:tcW w:w="1559" w:type="dxa"/>
            <w:noWrap/>
            <w:hideMark/>
          </w:tcPr>
          <w:p w14:paraId="7AFD8694" w14:textId="77777777" w:rsidR="006E0833" w:rsidRPr="006E0833" w:rsidRDefault="006E0833" w:rsidP="006E0833">
            <w:pPr>
              <w:rPr>
                <w:rFonts w:ascii="Times New Roman" w:eastAsia="Calibri" w:hAnsi="Times New Roman"/>
              </w:rPr>
            </w:pPr>
            <w:r w:rsidRPr="006E0833">
              <w:rPr>
                <w:rFonts w:ascii="Times New Roman" w:eastAsia="Calibri" w:hAnsi="Times New Roman"/>
              </w:rPr>
              <w:t>26.6 ± 5.4</w:t>
            </w:r>
          </w:p>
        </w:tc>
      </w:tr>
      <w:tr w:rsidR="006E0833" w:rsidRPr="006E0833" w14:paraId="637094C8" w14:textId="77777777" w:rsidTr="00A3077D">
        <w:trPr>
          <w:trHeight w:val="290"/>
        </w:trPr>
        <w:tc>
          <w:tcPr>
            <w:tcW w:w="2568" w:type="dxa"/>
            <w:noWrap/>
          </w:tcPr>
          <w:p w14:paraId="633F7D6F" w14:textId="77777777" w:rsidR="006E0833" w:rsidRPr="006E0833" w:rsidRDefault="006E0833" w:rsidP="006E0833">
            <w:pPr>
              <w:rPr>
                <w:rFonts w:ascii="Times New Roman" w:eastAsia="Calibri" w:hAnsi="Times New Roman"/>
              </w:rPr>
            </w:pPr>
            <w:r w:rsidRPr="006E0833">
              <w:rPr>
                <w:rFonts w:ascii="Times New Roman" w:eastAsia="Calibri" w:hAnsi="Times New Roman"/>
              </w:rPr>
              <w:t>abundance</w:t>
            </w:r>
          </w:p>
        </w:tc>
        <w:tc>
          <w:tcPr>
            <w:tcW w:w="651" w:type="dxa"/>
          </w:tcPr>
          <w:p w14:paraId="15BBFBA5" w14:textId="77777777" w:rsidR="006E0833" w:rsidRPr="006E0833" w:rsidRDefault="006E0833" w:rsidP="006E0833">
            <w:pPr>
              <w:rPr>
                <w:rFonts w:ascii="Times New Roman" w:eastAsia="Calibri" w:hAnsi="Times New Roman"/>
              </w:rPr>
            </w:pPr>
          </w:p>
        </w:tc>
        <w:tc>
          <w:tcPr>
            <w:tcW w:w="3018" w:type="dxa"/>
          </w:tcPr>
          <w:p w14:paraId="67B1A721" w14:textId="77777777" w:rsidR="006E0833" w:rsidRPr="006E0833" w:rsidRDefault="006E0833" w:rsidP="006E0833">
            <w:pPr>
              <w:rPr>
                <w:rFonts w:ascii="Times New Roman" w:eastAsia="Calibri" w:hAnsi="Times New Roman"/>
              </w:rPr>
            </w:pPr>
          </w:p>
        </w:tc>
        <w:tc>
          <w:tcPr>
            <w:tcW w:w="426" w:type="dxa"/>
          </w:tcPr>
          <w:p w14:paraId="2565940D" w14:textId="77777777" w:rsidR="006E0833" w:rsidRPr="006E0833" w:rsidRDefault="006E0833" w:rsidP="006E0833">
            <w:pPr>
              <w:rPr>
                <w:rFonts w:ascii="Times New Roman" w:eastAsia="Calibri" w:hAnsi="Times New Roman"/>
              </w:rPr>
            </w:pPr>
          </w:p>
        </w:tc>
        <w:tc>
          <w:tcPr>
            <w:tcW w:w="1417" w:type="dxa"/>
          </w:tcPr>
          <w:p w14:paraId="44ED8240"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66AAAEAF" w14:textId="77777777" w:rsidR="006E0833" w:rsidRPr="006E0833" w:rsidRDefault="006E0833" w:rsidP="006E0833">
            <w:pPr>
              <w:rPr>
                <w:rFonts w:ascii="Times New Roman" w:eastAsia="Calibri" w:hAnsi="Times New Roman"/>
              </w:rPr>
            </w:pPr>
            <w:r w:rsidRPr="006E0833">
              <w:rPr>
                <w:rFonts w:ascii="Times New Roman" w:eastAsia="Calibri" w:hAnsi="Times New Roman"/>
              </w:rPr>
              <w:t>29.2 ± 4.6</w:t>
            </w:r>
          </w:p>
        </w:tc>
        <w:tc>
          <w:tcPr>
            <w:tcW w:w="1843" w:type="dxa"/>
          </w:tcPr>
          <w:p w14:paraId="3CFC5CD2" w14:textId="77777777" w:rsidR="006E0833" w:rsidRPr="006E0833" w:rsidRDefault="006E0833" w:rsidP="006E0833">
            <w:pPr>
              <w:rPr>
                <w:rFonts w:ascii="Times New Roman" w:eastAsia="Calibri" w:hAnsi="Times New Roman"/>
              </w:rPr>
            </w:pPr>
            <w:r w:rsidRPr="006E0833">
              <w:rPr>
                <w:rFonts w:ascii="Times New Roman" w:eastAsia="Calibri" w:hAnsi="Times New Roman"/>
              </w:rPr>
              <w:t>30.3 ± 8.4</w:t>
            </w:r>
          </w:p>
        </w:tc>
        <w:tc>
          <w:tcPr>
            <w:tcW w:w="1559" w:type="dxa"/>
            <w:noWrap/>
          </w:tcPr>
          <w:p w14:paraId="3881B7AF" w14:textId="77777777" w:rsidR="006E0833" w:rsidRPr="006E0833" w:rsidRDefault="006E0833" w:rsidP="006E0833">
            <w:pPr>
              <w:rPr>
                <w:rFonts w:ascii="Times New Roman" w:eastAsia="Calibri" w:hAnsi="Times New Roman"/>
              </w:rPr>
            </w:pPr>
            <w:r w:rsidRPr="006E0833">
              <w:rPr>
                <w:rFonts w:ascii="Times New Roman" w:eastAsia="Calibri" w:hAnsi="Times New Roman"/>
              </w:rPr>
              <w:t>22.9 ± 3.3</w:t>
            </w:r>
          </w:p>
        </w:tc>
      </w:tr>
      <w:tr w:rsidR="006E0833" w:rsidRPr="006E0833" w14:paraId="3F3B760F" w14:textId="77777777" w:rsidTr="00A3077D">
        <w:trPr>
          <w:trHeight w:val="290"/>
        </w:trPr>
        <w:tc>
          <w:tcPr>
            <w:tcW w:w="2568" w:type="dxa"/>
            <w:noWrap/>
          </w:tcPr>
          <w:p w14:paraId="71089F2F" w14:textId="77777777" w:rsidR="006E0833" w:rsidRPr="006E0833" w:rsidRDefault="006E0833" w:rsidP="006E0833">
            <w:pPr>
              <w:rPr>
                <w:rFonts w:ascii="Times New Roman" w:eastAsia="Calibri" w:hAnsi="Times New Roman"/>
              </w:rPr>
            </w:pPr>
          </w:p>
        </w:tc>
        <w:tc>
          <w:tcPr>
            <w:tcW w:w="651" w:type="dxa"/>
          </w:tcPr>
          <w:p w14:paraId="72CFC8CE" w14:textId="77777777" w:rsidR="006E0833" w:rsidRPr="006E0833" w:rsidRDefault="006E0833" w:rsidP="006E0833">
            <w:pPr>
              <w:rPr>
                <w:rFonts w:ascii="Times New Roman" w:eastAsia="Calibri" w:hAnsi="Times New Roman"/>
              </w:rPr>
            </w:pPr>
          </w:p>
        </w:tc>
        <w:tc>
          <w:tcPr>
            <w:tcW w:w="3018" w:type="dxa"/>
          </w:tcPr>
          <w:p w14:paraId="2857750F" w14:textId="77777777" w:rsidR="006E0833" w:rsidRPr="006E0833" w:rsidRDefault="006E0833" w:rsidP="006E0833">
            <w:pPr>
              <w:rPr>
                <w:rFonts w:ascii="Times New Roman" w:eastAsia="Calibri" w:hAnsi="Times New Roman"/>
              </w:rPr>
            </w:pPr>
          </w:p>
        </w:tc>
        <w:tc>
          <w:tcPr>
            <w:tcW w:w="426" w:type="dxa"/>
          </w:tcPr>
          <w:p w14:paraId="3E327B6B" w14:textId="77777777" w:rsidR="006E0833" w:rsidRPr="006E0833" w:rsidRDefault="006E0833" w:rsidP="006E0833">
            <w:pPr>
              <w:rPr>
                <w:rFonts w:ascii="Times New Roman" w:eastAsia="Calibri" w:hAnsi="Times New Roman"/>
              </w:rPr>
            </w:pPr>
          </w:p>
        </w:tc>
        <w:tc>
          <w:tcPr>
            <w:tcW w:w="1417" w:type="dxa"/>
          </w:tcPr>
          <w:p w14:paraId="31B58FD7" w14:textId="77777777" w:rsidR="006E0833" w:rsidRPr="006E0833" w:rsidRDefault="006E0833" w:rsidP="006E0833">
            <w:pPr>
              <w:rPr>
                <w:rFonts w:ascii="Times New Roman" w:eastAsia="Calibri" w:hAnsi="Times New Roman"/>
              </w:rPr>
            </w:pPr>
          </w:p>
        </w:tc>
        <w:tc>
          <w:tcPr>
            <w:tcW w:w="1701" w:type="dxa"/>
          </w:tcPr>
          <w:p w14:paraId="1D5BE806" w14:textId="77777777" w:rsidR="006E0833" w:rsidRPr="006E0833" w:rsidRDefault="006E0833" w:rsidP="006E0833">
            <w:pPr>
              <w:rPr>
                <w:rFonts w:ascii="Times New Roman" w:eastAsia="Calibri" w:hAnsi="Times New Roman"/>
              </w:rPr>
            </w:pPr>
          </w:p>
        </w:tc>
        <w:tc>
          <w:tcPr>
            <w:tcW w:w="1843" w:type="dxa"/>
          </w:tcPr>
          <w:p w14:paraId="69E0FB81" w14:textId="77777777" w:rsidR="006E0833" w:rsidRPr="006E0833" w:rsidRDefault="006E0833" w:rsidP="006E0833">
            <w:pPr>
              <w:rPr>
                <w:rFonts w:ascii="Times New Roman" w:eastAsia="Calibri" w:hAnsi="Times New Roman"/>
              </w:rPr>
            </w:pPr>
          </w:p>
        </w:tc>
        <w:tc>
          <w:tcPr>
            <w:tcW w:w="1559" w:type="dxa"/>
            <w:noWrap/>
          </w:tcPr>
          <w:p w14:paraId="771D6F15" w14:textId="77777777" w:rsidR="006E0833" w:rsidRPr="006E0833" w:rsidRDefault="006E0833" w:rsidP="006E0833">
            <w:pPr>
              <w:rPr>
                <w:rFonts w:ascii="Times New Roman" w:eastAsia="Calibri" w:hAnsi="Times New Roman"/>
              </w:rPr>
            </w:pPr>
          </w:p>
        </w:tc>
      </w:tr>
      <w:tr w:rsidR="006E0833" w:rsidRPr="006E0833" w14:paraId="1DC5EA8F" w14:textId="77777777" w:rsidTr="00A3077D">
        <w:trPr>
          <w:trHeight w:val="290"/>
        </w:trPr>
        <w:tc>
          <w:tcPr>
            <w:tcW w:w="2568" w:type="dxa"/>
            <w:noWrap/>
            <w:hideMark/>
          </w:tcPr>
          <w:p w14:paraId="672CF9FC"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Activity abundance of </w:t>
            </w:r>
          </w:p>
        </w:tc>
        <w:tc>
          <w:tcPr>
            <w:tcW w:w="651" w:type="dxa"/>
          </w:tcPr>
          <w:p w14:paraId="437F1EE6" w14:textId="77777777" w:rsidR="006E0833" w:rsidRPr="006E0833" w:rsidRDefault="006E0833" w:rsidP="006E0833">
            <w:pPr>
              <w:rPr>
                <w:rFonts w:ascii="Times New Roman" w:eastAsia="Calibri" w:hAnsi="Times New Roman"/>
              </w:rPr>
            </w:pPr>
          </w:p>
        </w:tc>
        <w:tc>
          <w:tcPr>
            <w:tcW w:w="3018" w:type="dxa"/>
          </w:tcPr>
          <w:p w14:paraId="7ED13C09" w14:textId="77777777" w:rsidR="006E0833" w:rsidRPr="006E0833" w:rsidRDefault="006E0833" w:rsidP="006E0833">
            <w:pPr>
              <w:rPr>
                <w:rFonts w:ascii="Times New Roman" w:eastAsia="Calibri" w:hAnsi="Times New Roman"/>
              </w:rPr>
            </w:pPr>
            <w:r w:rsidRPr="006E0833">
              <w:rPr>
                <w:rFonts w:ascii="Times New Roman" w:eastAsia="Calibri" w:hAnsi="Times New Roman"/>
              </w:rPr>
              <w:t>Beetles per 84 trap days</w:t>
            </w:r>
          </w:p>
        </w:tc>
        <w:tc>
          <w:tcPr>
            <w:tcW w:w="426" w:type="dxa"/>
          </w:tcPr>
          <w:p w14:paraId="3BF92758" w14:textId="77777777" w:rsidR="006E0833" w:rsidRPr="006E0833" w:rsidRDefault="006E0833" w:rsidP="006E0833">
            <w:pPr>
              <w:rPr>
                <w:rFonts w:ascii="Times New Roman" w:eastAsia="Calibri" w:hAnsi="Times New Roman"/>
              </w:rPr>
            </w:pPr>
          </w:p>
        </w:tc>
        <w:tc>
          <w:tcPr>
            <w:tcW w:w="1417" w:type="dxa"/>
          </w:tcPr>
          <w:p w14:paraId="60674165"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7444A52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 ± 0</w:t>
            </w:r>
          </w:p>
        </w:tc>
        <w:tc>
          <w:tcPr>
            <w:tcW w:w="1843" w:type="dxa"/>
          </w:tcPr>
          <w:p w14:paraId="08805409" w14:textId="77777777" w:rsidR="006E0833" w:rsidRPr="006E0833" w:rsidRDefault="006E0833" w:rsidP="006E0833">
            <w:pPr>
              <w:rPr>
                <w:rFonts w:ascii="Times New Roman" w:eastAsia="Calibri" w:hAnsi="Times New Roman"/>
              </w:rPr>
            </w:pPr>
            <w:r w:rsidRPr="006E0833">
              <w:rPr>
                <w:rFonts w:ascii="Times New Roman" w:eastAsia="Calibri" w:hAnsi="Times New Roman"/>
              </w:rPr>
              <w:t>0.90 ± 0.32</w:t>
            </w:r>
          </w:p>
        </w:tc>
        <w:tc>
          <w:tcPr>
            <w:tcW w:w="1559" w:type="dxa"/>
            <w:noWrap/>
            <w:hideMark/>
          </w:tcPr>
          <w:p w14:paraId="3E249DC9" w14:textId="77777777" w:rsidR="006E0833" w:rsidRPr="006E0833" w:rsidRDefault="006E0833" w:rsidP="006E0833">
            <w:pPr>
              <w:rPr>
                <w:rFonts w:ascii="Times New Roman" w:eastAsia="Calibri" w:hAnsi="Times New Roman"/>
              </w:rPr>
            </w:pPr>
            <w:r w:rsidRPr="006E0833">
              <w:rPr>
                <w:rFonts w:ascii="Times New Roman" w:eastAsia="Calibri" w:hAnsi="Times New Roman"/>
              </w:rPr>
              <w:t>0 ± 0</w:t>
            </w:r>
          </w:p>
        </w:tc>
      </w:tr>
      <w:tr w:rsidR="006E0833" w:rsidRPr="006E0833" w14:paraId="31C8ED8B" w14:textId="77777777" w:rsidTr="00A3077D">
        <w:trPr>
          <w:trHeight w:val="290"/>
        </w:trPr>
        <w:tc>
          <w:tcPr>
            <w:tcW w:w="2568" w:type="dxa"/>
            <w:noWrap/>
          </w:tcPr>
          <w:p w14:paraId="4CC42ED0" w14:textId="77777777" w:rsidR="006E0833" w:rsidRPr="006E0833" w:rsidRDefault="006E0833" w:rsidP="006E0833">
            <w:pPr>
              <w:rPr>
                <w:rFonts w:ascii="Times New Roman" w:eastAsia="Calibri" w:hAnsi="Times New Roman"/>
              </w:rPr>
            </w:pPr>
            <w:r w:rsidRPr="006E0833">
              <w:rPr>
                <w:rFonts w:ascii="Times New Roman" w:eastAsia="Calibri" w:hAnsi="Times New Roman"/>
              </w:rPr>
              <w:t>open-habitat species</w:t>
            </w:r>
          </w:p>
        </w:tc>
        <w:tc>
          <w:tcPr>
            <w:tcW w:w="651" w:type="dxa"/>
          </w:tcPr>
          <w:p w14:paraId="1D44CA9D" w14:textId="77777777" w:rsidR="006E0833" w:rsidRPr="006E0833" w:rsidRDefault="006E0833" w:rsidP="006E0833">
            <w:pPr>
              <w:rPr>
                <w:rFonts w:ascii="Times New Roman" w:eastAsia="Calibri" w:hAnsi="Times New Roman"/>
              </w:rPr>
            </w:pPr>
          </w:p>
        </w:tc>
        <w:tc>
          <w:tcPr>
            <w:tcW w:w="3018" w:type="dxa"/>
          </w:tcPr>
          <w:p w14:paraId="731DB5D5" w14:textId="77777777" w:rsidR="006E0833" w:rsidRPr="006E0833" w:rsidRDefault="006E0833" w:rsidP="006E0833">
            <w:pPr>
              <w:rPr>
                <w:rFonts w:ascii="Times New Roman" w:eastAsia="Calibri" w:hAnsi="Times New Roman"/>
              </w:rPr>
            </w:pPr>
          </w:p>
        </w:tc>
        <w:tc>
          <w:tcPr>
            <w:tcW w:w="426" w:type="dxa"/>
          </w:tcPr>
          <w:p w14:paraId="55D5B38C" w14:textId="77777777" w:rsidR="006E0833" w:rsidRPr="006E0833" w:rsidRDefault="006E0833" w:rsidP="006E0833">
            <w:pPr>
              <w:rPr>
                <w:rFonts w:ascii="Times New Roman" w:eastAsia="Calibri" w:hAnsi="Times New Roman"/>
              </w:rPr>
            </w:pPr>
          </w:p>
        </w:tc>
        <w:tc>
          <w:tcPr>
            <w:tcW w:w="1417" w:type="dxa"/>
          </w:tcPr>
          <w:p w14:paraId="0255F5C7"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36C286B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 ± 0</w:t>
            </w:r>
          </w:p>
        </w:tc>
        <w:tc>
          <w:tcPr>
            <w:tcW w:w="1843" w:type="dxa"/>
          </w:tcPr>
          <w:p w14:paraId="5FB6255E" w14:textId="77777777" w:rsidR="006E0833" w:rsidRPr="006E0833" w:rsidRDefault="006E0833" w:rsidP="006E0833">
            <w:pPr>
              <w:rPr>
                <w:rFonts w:ascii="Times New Roman" w:eastAsia="Calibri" w:hAnsi="Times New Roman"/>
              </w:rPr>
            </w:pPr>
            <w:r w:rsidRPr="006E0833">
              <w:rPr>
                <w:rFonts w:ascii="Times New Roman" w:eastAsia="Calibri" w:hAnsi="Times New Roman"/>
              </w:rPr>
              <w:t>0.67 ± 0.67</w:t>
            </w:r>
          </w:p>
        </w:tc>
        <w:tc>
          <w:tcPr>
            <w:tcW w:w="1559" w:type="dxa"/>
            <w:noWrap/>
          </w:tcPr>
          <w:p w14:paraId="69C47BA9"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0.23 ± 0.15</w:t>
            </w:r>
          </w:p>
        </w:tc>
      </w:tr>
      <w:tr w:rsidR="006E0833" w:rsidRPr="006E0833" w14:paraId="1ADEFFCC" w14:textId="77777777" w:rsidTr="00A3077D">
        <w:trPr>
          <w:trHeight w:val="290"/>
        </w:trPr>
        <w:tc>
          <w:tcPr>
            <w:tcW w:w="2568" w:type="dxa"/>
            <w:noWrap/>
          </w:tcPr>
          <w:p w14:paraId="044DBD99" w14:textId="77777777" w:rsidR="006E0833" w:rsidRPr="006E0833" w:rsidRDefault="006E0833" w:rsidP="006E0833">
            <w:pPr>
              <w:rPr>
                <w:rFonts w:ascii="Times New Roman" w:eastAsia="Calibri" w:hAnsi="Times New Roman"/>
              </w:rPr>
            </w:pPr>
          </w:p>
        </w:tc>
        <w:tc>
          <w:tcPr>
            <w:tcW w:w="651" w:type="dxa"/>
          </w:tcPr>
          <w:p w14:paraId="356F50BA" w14:textId="77777777" w:rsidR="006E0833" w:rsidRPr="006E0833" w:rsidRDefault="006E0833" w:rsidP="006E0833">
            <w:pPr>
              <w:rPr>
                <w:rFonts w:ascii="Times New Roman" w:eastAsia="Calibri" w:hAnsi="Times New Roman"/>
              </w:rPr>
            </w:pPr>
          </w:p>
        </w:tc>
        <w:tc>
          <w:tcPr>
            <w:tcW w:w="3018" w:type="dxa"/>
          </w:tcPr>
          <w:p w14:paraId="0A78C79D" w14:textId="77777777" w:rsidR="006E0833" w:rsidRPr="006E0833" w:rsidRDefault="006E0833" w:rsidP="006E0833">
            <w:pPr>
              <w:rPr>
                <w:rFonts w:ascii="Times New Roman" w:eastAsia="Calibri" w:hAnsi="Times New Roman"/>
              </w:rPr>
            </w:pPr>
          </w:p>
        </w:tc>
        <w:tc>
          <w:tcPr>
            <w:tcW w:w="426" w:type="dxa"/>
          </w:tcPr>
          <w:p w14:paraId="568E95EB" w14:textId="77777777" w:rsidR="006E0833" w:rsidRPr="006E0833" w:rsidRDefault="006E0833" w:rsidP="006E0833">
            <w:pPr>
              <w:rPr>
                <w:rFonts w:ascii="Times New Roman" w:eastAsia="Calibri" w:hAnsi="Times New Roman"/>
              </w:rPr>
            </w:pPr>
          </w:p>
        </w:tc>
        <w:tc>
          <w:tcPr>
            <w:tcW w:w="1417" w:type="dxa"/>
          </w:tcPr>
          <w:p w14:paraId="371A47F1" w14:textId="77777777" w:rsidR="006E0833" w:rsidRPr="006E0833" w:rsidRDefault="006E0833" w:rsidP="006E0833">
            <w:pPr>
              <w:rPr>
                <w:rFonts w:ascii="Times New Roman" w:eastAsia="Calibri" w:hAnsi="Times New Roman"/>
              </w:rPr>
            </w:pPr>
          </w:p>
        </w:tc>
        <w:tc>
          <w:tcPr>
            <w:tcW w:w="1701" w:type="dxa"/>
          </w:tcPr>
          <w:p w14:paraId="0646ADCA" w14:textId="77777777" w:rsidR="006E0833" w:rsidRPr="006E0833" w:rsidRDefault="006E0833" w:rsidP="006E0833">
            <w:pPr>
              <w:rPr>
                <w:rFonts w:ascii="Times New Roman" w:eastAsia="Calibri" w:hAnsi="Times New Roman"/>
              </w:rPr>
            </w:pPr>
          </w:p>
        </w:tc>
        <w:tc>
          <w:tcPr>
            <w:tcW w:w="1843" w:type="dxa"/>
          </w:tcPr>
          <w:p w14:paraId="6085CB90" w14:textId="77777777" w:rsidR="006E0833" w:rsidRPr="006E0833" w:rsidRDefault="006E0833" w:rsidP="006E0833">
            <w:pPr>
              <w:rPr>
                <w:rFonts w:ascii="Times New Roman" w:eastAsia="Calibri" w:hAnsi="Times New Roman"/>
              </w:rPr>
            </w:pPr>
          </w:p>
        </w:tc>
        <w:tc>
          <w:tcPr>
            <w:tcW w:w="1559" w:type="dxa"/>
            <w:noWrap/>
          </w:tcPr>
          <w:p w14:paraId="07DF4176" w14:textId="77777777" w:rsidR="006E0833" w:rsidRPr="006E0833" w:rsidRDefault="006E0833" w:rsidP="006E0833">
            <w:pPr>
              <w:rPr>
                <w:rFonts w:ascii="Times New Roman" w:eastAsia="Calibri" w:hAnsi="Times New Roman"/>
              </w:rPr>
            </w:pPr>
          </w:p>
        </w:tc>
      </w:tr>
      <w:tr w:rsidR="006E0833" w:rsidRPr="006E0833" w14:paraId="19A0CDCE" w14:textId="77777777" w:rsidTr="00A3077D">
        <w:trPr>
          <w:trHeight w:val="290"/>
        </w:trPr>
        <w:tc>
          <w:tcPr>
            <w:tcW w:w="2568" w:type="dxa"/>
            <w:noWrap/>
            <w:hideMark/>
          </w:tcPr>
          <w:p w14:paraId="7807E3DD"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Activity abundance of </w:t>
            </w:r>
          </w:p>
        </w:tc>
        <w:tc>
          <w:tcPr>
            <w:tcW w:w="651" w:type="dxa"/>
          </w:tcPr>
          <w:p w14:paraId="61BD7C4F" w14:textId="77777777" w:rsidR="006E0833" w:rsidRPr="006E0833" w:rsidRDefault="006E0833" w:rsidP="006E0833">
            <w:pPr>
              <w:rPr>
                <w:rFonts w:ascii="Times New Roman" w:eastAsia="Calibri" w:hAnsi="Times New Roman"/>
              </w:rPr>
            </w:pPr>
          </w:p>
        </w:tc>
        <w:tc>
          <w:tcPr>
            <w:tcW w:w="3018" w:type="dxa"/>
          </w:tcPr>
          <w:p w14:paraId="3D56D99C" w14:textId="77777777" w:rsidR="006E0833" w:rsidRPr="006E0833" w:rsidRDefault="006E0833" w:rsidP="006E0833">
            <w:pPr>
              <w:rPr>
                <w:rFonts w:ascii="Times New Roman" w:eastAsia="Calibri" w:hAnsi="Times New Roman"/>
              </w:rPr>
            </w:pPr>
            <w:r w:rsidRPr="006E0833">
              <w:rPr>
                <w:rFonts w:ascii="Times New Roman" w:eastAsia="Calibri" w:hAnsi="Times New Roman"/>
              </w:rPr>
              <w:t>Beetles per 84 trap days</w:t>
            </w:r>
          </w:p>
        </w:tc>
        <w:tc>
          <w:tcPr>
            <w:tcW w:w="426" w:type="dxa"/>
          </w:tcPr>
          <w:p w14:paraId="47E719A0" w14:textId="77777777" w:rsidR="006E0833" w:rsidRPr="006E0833" w:rsidRDefault="006E0833" w:rsidP="006E0833">
            <w:pPr>
              <w:rPr>
                <w:rFonts w:ascii="Times New Roman" w:eastAsia="Calibri" w:hAnsi="Times New Roman"/>
              </w:rPr>
            </w:pPr>
          </w:p>
        </w:tc>
        <w:tc>
          <w:tcPr>
            <w:tcW w:w="1417" w:type="dxa"/>
          </w:tcPr>
          <w:p w14:paraId="07CEF4CE"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299248F8" w14:textId="77777777" w:rsidR="006E0833" w:rsidRPr="006E0833" w:rsidRDefault="006E0833" w:rsidP="006E0833">
            <w:pPr>
              <w:rPr>
                <w:rFonts w:ascii="Times New Roman" w:eastAsia="Calibri" w:hAnsi="Times New Roman"/>
              </w:rPr>
            </w:pPr>
            <w:r w:rsidRPr="006E0833">
              <w:rPr>
                <w:rFonts w:ascii="Times New Roman" w:eastAsia="Calibri" w:hAnsi="Times New Roman"/>
              </w:rPr>
              <w:t>12.4 ± 3.6</w:t>
            </w:r>
          </w:p>
        </w:tc>
        <w:tc>
          <w:tcPr>
            <w:tcW w:w="1843" w:type="dxa"/>
          </w:tcPr>
          <w:p w14:paraId="6C062C88" w14:textId="77777777" w:rsidR="006E0833" w:rsidRPr="006E0833" w:rsidRDefault="006E0833" w:rsidP="006E0833">
            <w:pPr>
              <w:rPr>
                <w:rFonts w:ascii="Times New Roman" w:eastAsia="Calibri" w:hAnsi="Times New Roman"/>
              </w:rPr>
            </w:pPr>
            <w:r w:rsidRPr="006E0833">
              <w:rPr>
                <w:rFonts w:ascii="Times New Roman" w:eastAsia="Calibri" w:hAnsi="Times New Roman"/>
              </w:rPr>
              <w:t>44.2 ± 15.4</w:t>
            </w:r>
          </w:p>
        </w:tc>
        <w:tc>
          <w:tcPr>
            <w:tcW w:w="1559" w:type="dxa"/>
            <w:noWrap/>
            <w:hideMark/>
          </w:tcPr>
          <w:p w14:paraId="43E74076" w14:textId="77777777" w:rsidR="006E0833" w:rsidRPr="006E0833" w:rsidRDefault="006E0833" w:rsidP="006E0833">
            <w:pPr>
              <w:rPr>
                <w:rFonts w:ascii="Times New Roman" w:eastAsia="Calibri" w:hAnsi="Times New Roman"/>
              </w:rPr>
            </w:pPr>
            <w:r w:rsidRPr="006E0833">
              <w:rPr>
                <w:rFonts w:ascii="Times New Roman" w:eastAsia="Calibri" w:hAnsi="Times New Roman"/>
              </w:rPr>
              <w:t>12.7 ± 3.1</w:t>
            </w:r>
          </w:p>
        </w:tc>
      </w:tr>
      <w:tr w:rsidR="006E0833" w:rsidRPr="006E0833" w14:paraId="23B53463" w14:textId="77777777" w:rsidTr="00A3077D">
        <w:trPr>
          <w:trHeight w:val="290"/>
        </w:trPr>
        <w:tc>
          <w:tcPr>
            <w:tcW w:w="2568" w:type="dxa"/>
            <w:noWrap/>
          </w:tcPr>
          <w:p w14:paraId="490410A2" w14:textId="77777777" w:rsidR="006E0833" w:rsidRPr="006E0833" w:rsidRDefault="006E0833" w:rsidP="006E0833">
            <w:pPr>
              <w:rPr>
                <w:rFonts w:ascii="Times New Roman" w:eastAsia="Calibri" w:hAnsi="Times New Roman"/>
              </w:rPr>
            </w:pPr>
            <w:r w:rsidRPr="006E0833">
              <w:rPr>
                <w:rFonts w:ascii="Times New Roman" w:eastAsia="Calibri" w:hAnsi="Times New Roman"/>
              </w:rPr>
              <w:t>eurytopic species</w:t>
            </w:r>
          </w:p>
        </w:tc>
        <w:tc>
          <w:tcPr>
            <w:tcW w:w="651" w:type="dxa"/>
          </w:tcPr>
          <w:p w14:paraId="3BFEE48E" w14:textId="77777777" w:rsidR="006E0833" w:rsidRPr="006E0833" w:rsidRDefault="006E0833" w:rsidP="006E0833">
            <w:pPr>
              <w:rPr>
                <w:rFonts w:ascii="Times New Roman" w:eastAsia="Calibri" w:hAnsi="Times New Roman"/>
              </w:rPr>
            </w:pPr>
          </w:p>
        </w:tc>
        <w:tc>
          <w:tcPr>
            <w:tcW w:w="3018" w:type="dxa"/>
          </w:tcPr>
          <w:p w14:paraId="3C92DCED" w14:textId="77777777" w:rsidR="006E0833" w:rsidRPr="006E0833" w:rsidRDefault="006E0833" w:rsidP="006E0833">
            <w:pPr>
              <w:rPr>
                <w:rFonts w:ascii="Times New Roman" w:eastAsia="Calibri" w:hAnsi="Times New Roman"/>
              </w:rPr>
            </w:pPr>
          </w:p>
        </w:tc>
        <w:tc>
          <w:tcPr>
            <w:tcW w:w="426" w:type="dxa"/>
          </w:tcPr>
          <w:p w14:paraId="6932328F" w14:textId="77777777" w:rsidR="006E0833" w:rsidRPr="006E0833" w:rsidRDefault="006E0833" w:rsidP="006E0833">
            <w:pPr>
              <w:rPr>
                <w:rFonts w:ascii="Times New Roman" w:eastAsia="Calibri" w:hAnsi="Times New Roman"/>
              </w:rPr>
            </w:pPr>
          </w:p>
        </w:tc>
        <w:tc>
          <w:tcPr>
            <w:tcW w:w="1417" w:type="dxa"/>
          </w:tcPr>
          <w:p w14:paraId="45CA7635"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0325BC6E" w14:textId="77777777" w:rsidR="006E0833" w:rsidRPr="006E0833" w:rsidRDefault="006E0833" w:rsidP="006E0833">
            <w:pPr>
              <w:rPr>
                <w:rFonts w:ascii="Times New Roman" w:eastAsia="Calibri" w:hAnsi="Times New Roman"/>
              </w:rPr>
            </w:pPr>
            <w:r w:rsidRPr="006E0833">
              <w:rPr>
                <w:rFonts w:ascii="Times New Roman" w:eastAsia="Calibri" w:hAnsi="Times New Roman"/>
              </w:rPr>
              <w:t>15.5 ± 3.6</w:t>
            </w:r>
          </w:p>
        </w:tc>
        <w:tc>
          <w:tcPr>
            <w:tcW w:w="1843" w:type="dxa"/>
          </w:tcPr>
          <w:p w14:paraId="59BA6E06"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 ± 8.7</w:t>
            </w:r>
          </w:p>
        </w:tc>
        <w:tc>
          <w:tcPr>
            <w:tcW w:w="1559" w:type="dxa"/>
            <w:noWrap/>
          </w:tcPr>
          <w:p w14:paraId="601BC082" w14:textId="77777777" w:rsidR="006E0833" w:rsidRPr="006E0833" w:rsidRDefault="006E0833" w:rsidP="006E0833">
            <w:pPr>
              <w:rPr>
                <w:rFonts w:ascii="Times New Roman" w:eastAsia="Calibri" w:hAnsi="Times New Roman"/>
              </w:rPr>
            </w:pPr>
            <w:r w:rsidRPr="006E0833">
              <w:rPr>
                <w:rFonts w:ascii="Times New Roman" w:eastAsia="Calibri" w:hAnsi="Times New Roman"/>
              </w:rPr>
              <w:t>11.1 ± 1.4</w:t>
            </w:r>
          </w:p>
        </w:tc>
      </w:tr>
      <w:tr w:rsidR="006E0833" w:rsidRPr="006E0833" w14:paraId="277F54DB" w14:textId="77777777" w:rsidTr="00A3077D">
        <w:trPr>
          <w:trHeight w:val="290"/>
        </w:trPr>
        <w:tc>
          <w:tcPr>
            <w:tcW w:w="2568" w:type="dxa"/>
            <w:noWrap/>
          </w:tcPr>
          <w:p w14:paraId="79A788C9" w14:textId="77777777" w:rsidR="006E0833" w:rsidRPr="006E0833" w:rsidRDefault="006E0833" w:rsidP="006E0833">
            <w:pPr>
              <w:rPr>
                <w:rFonts w:ascii="Times New Roman" w:eastAsia="Calibri" w:hAnsi="Times New Roman"/>
              </w:rPr>
            </w:pPr>
          </w:p>
        </w:tc>
        <w:tc>
          <w:tcPr>
            <w:tcW w:w="651" w:type="dxa"/>
          </w:tcPr>
          <w:p w14:paraId="2B378A85" w14:textId="77777777" w:rsidR="006E0833" w:rsidRPr="006E0833" w:rsidRDefault="006E0833" w:rsidP="006E0833">
            <w:pPr>
              <w:rPr>
                <w:rFonts w:ascii="Times New Roman" w:eastAsia="Calibri" w:hAnsi="Times New Roman"/>
              </w:rPr>
            </w:pPr>
          </w:p>
        </w:tc>
        <w:tc>
          <w:tcPr>
            <w:tcW w:w="3018" w:type="dxa"/>
          </w:tcPr>
          <w:p w14:paraId="0CC9E1C4" w14:textId="77777777" w:rsidR="006E0833" w:rsidRPr="006E0833" w:rsidRDefault="006E0833" w:rsidP="006E0833">
            <w:pPr>
              <w:rPr>
                <w:rFonts w:ascii="Times New Roman" w:eastAsia="Calibri" w:hAnsi="Times New Roman"/>
              </w:rPr>
            </w:pPr>
          </w:p>
        </w:tc>
        <w:tc>
          <w:tcPr>
            <w:tcW w:w="426" w:type="dxa"/>
          </w:tcPr>
          <w:p w14:paraId="37E6E0B0" w14:textId="77777777" w:rsidR="006E0833" w:rsidRPr="006E0833" w:rsidRDefault="006E0833" w:rsidP="006E0833">
            <w:pPr>
              <w:rPr>
                <w:rFonts w:ascii="Times New Roman" w:eastAsia="Calibri" w:hAnsi="Times New Roman"/>
              </w:rPr>
            </w:pPr>
          </w:p>
        </w:tc>
        <w:tc>
          <w:tcPr>
            <w:tcW w:w="1417" w:type="dxa"/>
          </w:tcPr>
          <w:p w14:paraId="2F469A87" w14:textId="77777777" w:rsidR="006E0833" w:rsidRPr="006E0833" w:rsidRDefault="006E0833" w:rsidP="006E0833">
            <w:pPr>
              <w:rPr>
                <w:rFonts w:ascii="Times New Roman" w:eastAsia="Calibri" w:hAnsi="Times New Roman"/>
              </w:rPr>
            </w:pPr>
          </w:p>
        </w:tc>
        <w:tc>
          <w:tcPr>
            <w:tcW w:w="1701" w:type="dxa"/>
          </w:tcPr>
          <w:p w14:paraId="42A2F7AC" w14:textId="77777777" w:rsidR="006E0833" w:rsidRPr="006E0833" w:rsidRDefault="006E0833" w:rsidP="006E0833">
            <w:pPr>
              <w:rPr>
                <w:rFonts w:ascii="Times New Roman" w:eastAsia="Calibri" w:hAnsi="Times New Roman"/>
              </w:rPr>
            </w:pPr>
          </w:p>
        </w:tc>
        <w:tc>
          <w:tcPr>
            <w:tcW w:w="1843" w:type="dxa"/>
          </w:tcPr>
          <w:p w14:paraId="01045808" w14:textId="77777777" w:rsidR="006E0833" w:rsidRPr="006E0833" w:rsidRDefault="006E0833" w:rsidP="006E0833">
            <w:pPr>
              <w:rPr>
                <w:rFonts w:ascii="Times New Roman" w:eastAsia="Calibri" w:hAnsi="Times New Roman"/>
              </w:rPr>
            </w:pPr>
          </w:p>
        </w:tc>
        <w:tc>
          <w:tcPr>
            <w:tcW w:w="1559" w:type="dxa"/>
            <w:noWrap/>
          </w:tcPr>
          <w:p w14:paraId="1EB1D684" w14:textId="77777777" w:rsidR="006E0833" w:rsidRPr="006E0833" w:rsidRDefault="006E0833" w:rsidP="006E0833">
            <w:pPr>
              <w:rPr>
                <w:rFonts w:ascii="Times New Roman" w:eastAsia="Calibri" w:hAnsi="Times New Roman"/>
              </w:rPr>
            </w:pPr>
          </w:p>
        </w:tc>
      </w:tr>
      <w:tr w:rsidR="006E0833" w:rsidRPr="006E0833" w14:paraId="2DA5CFD6" w14:textId="77777777" w:rsidTr="00A3077D">
        <w:trPr>
          <w:trHeight w:val="290"/>
        </w:trPr>
        <w:tc>
          <w:tcPr>
            <w:tcW w:w="2568" w:type="dxa"/>
            <w:noWrap/>
            <w:hideMark/>
          </w:tcPr>
          <w:p w14:paraId="5AE71ECD"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Activity abundance of </w:t>
            </w:r>
          </w:p>
        </w:tc>
        <w:tc>
          <w:tcPr>
            <w:tcW w:w="651" w:type="dxa"/>
          </w:tcPr>
          <w:p w14:paraId="6F957A5F" w14:textId="77777777" w:rsidR="006E0833" w:rsidRPr="006E0833" w:rsidRDefault="006E0833" w:rsidP="006E0833">
            <w:pPr>
              <w:rPr>
                <w:rFonts w:ascii="Times New Roman" w:eastAsia="Calibri" w:hAnsi="Times New Roman"/>
              </w:rPr>
            </w:pPr>
          </w:p>
        </w:tc>
        <w:tc>
          <w:tcPr>
            <w:tcW w:w="3018" w:type="dxa"/>
          </w:tcPr>
          <w:p w14:paraId="54847337" w14:textId="77777777" w:rsidR="006E0833" w:rsidRPr="006E0833" w:rsidRDefault="006E0833" w:rsidP="006E0833">
            <w:pPr>
              <w:rPr>
                <w:rFonts w:ascii="Times New Roman" w:eastAsia="Calibri" w:hAnsi="Times New Roman"/>
              </w:rPr>
            </w:pPr>
            <w:r w:rsidRPr="006E0833">
              <w:rPr>
                <w:rFonts w:ascii="Times New Roman" w:eastAsia="Calibri" w:hAnsi="Times New Roman"/>
              </w:rPr>
              <w:t>Beetles per 84 trap days</w:t>
            </w:r>
          </w:p>
        </w:tc>
        <w:tc>
          <w:tcPr>
            <w:tcW w:w="426" w:type="dxa"/>
          </w:tcPr>
          <w:p w14:paraId="7844E39D" w14:textId="77777777" w:rsidR="006E0833" w:rsidRPr="006E0833" w:rsidRDefault="006E0833" w:rsidP="006E0833">
            <w:pPr>
              <w:rPr>
                <w:rFonts w:ascii="Times New Roman" w:eastAsia="Calibri" w:hAnsi="Times New Roman"/>
              </w:rPr>
            </w:pPr>
          </w:p>
        </w:tc>
        <w:tc>
          <w:tcPr>
            <w:tcW w:w="1417" w:type="dxa"/>
          </w:tcPr>
          <w:p w14:paraId="05DCE7B0"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06B102EA" w14:textId="77777777" w:rsidR="006E0833" w:rsidRPr="006E0833" w:rsidRDefault="006E0833" w:rsidP="006E0833">
            <w:pPr>
              <w:rPr>
                <w:rFonts w:ascii="Times New Roman" w:eastAsia="Calibri" w:hAnsi="Times New Roman"/>
              </w:rPr>
            </w:pPr>
            <w:r w:rsidRPr="006E0833">
              <w:rPr>
                <w:rFonts w:ascii="Times New Roman" w:eastAsia="Calibri" w:hAnsi="Times New Roman"/>
              </w:rPr>
              <w:t>14.3 ± 4.2</w:t>
            </w:r>
          </w:p>
        </w:tc>
        <w:tc>
          <w:tcPr>
            <w:tcW w:w="1843" w:type="dxa"/>
          </w:tcPr>
          <w:p w14:paraId="4FC9726B" w14:textId="77777777" w:rsidR="006E0833" w:rsidRPr="006E0833" w:rsidRDefault="006E0833" w:rsidP="006E0833">
            <w:pPr>
              <w:rPr>
                <w:rFonts w:ascii="Times New Roman" w:eastAsia="Calibri" w:hAnsi="Times New Roman"/>
              </w:rPr>
            </w:pPr>
            <w:r w:rsidRPr="006E0833">
              <w:rPr>
                <w:rFonts w:ascii="Times New Roman" w:eastAsia="Calibri" w:hAnsi="Times New Roman"/>
              </w:rPr>
              <w:t>37.1 ± 14.3</w:t>
            </w:r>
          </w:p>
        </w:tc>
        <w:tc>
          <w:tcPr>
            <w:tcW w:w="1559" w:type="dxa"/>
            <w:noWrap/>
            <w:hideMark/>
          </w:tcPr>
          <w:p w14:paraId="7E376189" w14:textId="77777777" w:rsidR="006E0833" w:rsidRPr="006E0833" w:rsidRDefault="006E0833" w:rsidP="006E0833">
            <w:pPr>
              <w:rPr>
                <w:rFonts w:ascii="Times New Roman" w:eastAsia="Calibri" w:hAnsi="Times New Roman"/>
              </w:rPr>
            </w:pPr>
            <w:r w:rsidRPr="006E0833">
              <w:rPr>
                <w:rFonts w:ascii="Times New Roman" w:eastAsia="Calibri" w:hAnsi="Times New Roman"/>
              </w:rPr>
              <w:t>13.9 ± 2.8</w:t>
            </w:r>
          </w:p>
        </w:tc>
      </w:tr>
      <w:tr w:rsidR="006E0833" w:rsidRPr="006E0833" w14:paraId="3381FEFA" w14:textId="77777777" w:rsidTr="00A3077D">
        <w:trPr>
          <w:trHeight w:val="290"/>
        </w:trPr>
        <w:tc>
          <w:tcPr>
            <w:tcW w:w="2568" w:type="dxa"/>
            <w:noWrap/>
          </w:tcPr>
          <w:p w14:paraId="4D232360" w14:textId="77777777" w:rsidR="006E0833" w:rsidRPr="006E0833" w:rsidRDefault="006E0833" w:rsidP="006E0833">
            <w:pPr>
              <w:rPr>
                <w:rFonts w:ascii="Times New Roman" w:eastAsia="Calibri" w:hAnsi="Times New Roman"/>
              </w:rPr>
            </w:pPr>
            <w:r w:rsidRPr="006E0833">
              <w:rPr>
                <w:rFonts w:ascii="Times New Roman" w:eastAsia="Calibri" w:hAnsi="Times New Roman"/>
              </w:rPr>
              <w:t>forest-specialist species</w:t>
            </w:r>
          </w:p>
        </w:tc>
        <w:tc>
          <w:tcPr>
            <w:tcW w:w="651" w:type="dxa"/>
          </w:tcPr>
          <w:p w14:paraId="58110386" w14:textId="77777777" w:rsidR="006E0833" w:rsidRPr="006E0833" w:rsidRDefault="006E0833" w:rsidP="006E0833">
            <w:pPr>
              <w:rPr>
                <w:rFonts w:ascii="Times New Roman" w:eastAsia="Calibri" w:hAnsi="Times New Roman"/>
              </w:rPr>
            </w:pPr>
          </w:p>
        </w:tc>
        <w:tc>
          <w:tcPr>
            <w:tcW w:w="3018" w:type="dxa"/>
          </w:tcPr>
          <w:p w14:paraId="1FC109DE" w14:textId="77777777" w:rsidR="006E0833" w:rsidRPr="006E0833" w:rsidRDefault="006E0833" w:rsidP="006E0833">
            <w:pPr>
              <w:rPr>
                <w:rFonts w:ascii="Times New Roman" w:eastAsia="Calibri" w:hAnsi="Times New Roman"/>
              </w:rPr>
            </w:pPr>
          </w:p>
        </w:tc>
        <w:tc>
          <w:tcPr>
            <w:tcW w:w="426" w:type="dxa"/>
          </w:tcPr>
          <w:p w14:paraId="4BA4497D" w14:textId="77777777" w:rsidR="006E0833" w:rsidRPr="006E0833" w:rsidRDefault="006E0833" w:rsidP="006E0833">
            <w:pPr>
              <w:rPr>
                <w:rFonts w:ascii="Times New Roman" w:eastAsia="Calibri" w:hAnsi="Times New Roman"/>
              </w:rPr>
            </w:pPr>
          </w:p>
        </w:tc>
        <w:tc>
          <w:tcPr>
            <w:tcW w:w="1417" w:type="dxa"/>
          </w:tcPr>
          <w:p w14:paraId="78A410F4"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492B6AF5" w14:textId="77777777" w:rsidR="006E0833" w:rsidRPr="006E0833" w:rsidRDefault="006E0833" w:rsidP="006E0833">
            <w:pPr>
              <w:rPr>
                <w:rFonts w:ascii="Times New Roman" w:eastAsia="Calibri" w:hAnsi="Times New Roman"/>
              </w:rPr>
            </w:pPr>
            <w:r w:rsidRPr="006E0833">
              <w:rPr>
                <w:rFonts w:ascii="Times New Roman" w:eastAsia="Calibri" w:hAnsi="Times New Roman"/>
              </w:rPr>
              <w:t>13.7 ± 3.2</w:t>
            </w:r>
          </w:p>
        </w:tc>
        <w:tc>
          <w:tcPr>
            <w:tcW w:w="1843" w:type="dxa"/>
          </w:tcPr>
          <w:p w14:paraId="21B31ED5" w14:textId="77777777" w:rsidR="006E0833" w:rsidRPr="006E0833" w:rsidRDefault="006E0833" w:rsidP="006E0833">
            <w:pPr>
              <w:rPr>
                <w:rFonts w:ascii="Times New Roman" w:eastAsia="Calibri" w:hAnsi="Times New Roman"/>
              </w:rPr>
            </w:pPr>
            <w:r w:rsidRPr="006E0833">
              <w:rPr>
                <w:rFonts w:ascii="Times New Roman" w:eastAsia="Calibri" w:hAnsi="Times New Roman"/>
              </w:rPr>
              <w:t>9.3 ± 1.9</w:t>
            </w:r>
          </w:p>
        </w:tc>
        <w:tc>
          <w:tcPr>
            <w:tcW w:w="1559" w:type="dxa"/>
            <w:noWrap/>
          </w:tcPr>
          <w:p w14:paraId="6FB2A572" w14:textId="77777777" w:rsidR="006E0833" w:rsidRPr="006E0833" w:rsidRDefault="006E0833" w:rsidP="006E0833">
            <w:pPr>
              <w:rPr>
                <w:rFonts w:ascii="Times New Roman" w:eastAsia="Calibri" w:hAnsi="Times New Roman"/>
              </w:rPr>
            </w:pPr>
            <w:r w:rsidRPr="006E0833">
              <w:rPr>
                <w:rFonts w:ascii="Times New Roman" w:eastAsia="Calibri" w:hAnsi="Times New Roman"/>
              </w:rPr>
              <w:t>11.6 ± 2.1</w:t>
            </w:r>
          </w:p>
        </w:tc>
      </w:tr>
      <w:tr w:rsidR="006E0833" w:rsidRPr="006E0833" w14:paraId="449FAD00" w14:textId="77777777" w:rsidTr="00A3077D">
        <w:trPr>
          <w:trHeight w:val="290"/>
        </w:trPr>
        <w:tc>
          <w:tcPr>
            <w:tcW w:w="2568" w:type="dxa"/>
            <w:noWrap/>
          </w:tcPr>
          <w:p w14:paraId="1D1F7A57" w14:textId="77777777" w:rsidR="006E0833" w:rsidRPr="006E0833" w:rsidRDefault="006E0833" w:rsidP="006E0833">
            <w:pPr>
              <w:rPr>
                <w:rFonts w:ascii="Times New Roman" w:eastAsia="Calibri" w:hAnsi="Times New Roman"/>
              </w:rPr>
            </w:pPr>
          </w:p>
        </w:tc>
        <w:tc>
          <w:tcPr>
            <w:tcW w:w="651" w:type="dxa"/>
          </w:tcPr>
          <w:p w14:paraId="5BA513F3" w14:textId="77777777" w:rsidR="006E0833" w:rsidRPr="006E0833" w:rsidRDefault="006E0833" w:rsidP="006E0833">
            <w:pPr>
              <w:rPr>
                <w:rFonts w:ascii="Times New Roman" w:eastAsia="Calibri" w:hAnsi="Times New Roman"/>
              </w:rPr>
            </w:pPr>
          </w:p>
        </w:tc>
        <w:tc>
          <w:tcPr>
            <w:tcW w:w="3018" w:type="dxa"/>
          </w:tcPr>
          <w:p w14:paraId="66FB41E4" w14:textId="77777777" w:rsidR="006E0833" w:rsidRPr="006E0833" w:rsidRDefault="006E0833" w:rsidP="006E0833">
            <w:pPr>
              <w:rPr>
                <w:rFonts w:ascii="Times New Roman" w:eastAsia="Calibri" w:hAnsi="Times New Roman"/>
              </w:rPr>
            </w:pPr>
          </w:p>
        </w:tc>
        <w:tc>
          <w:tcPr>
            <w:tcW w:w="426" w:type="dxa"/>
          </w:tcPr>
          <w:p w14:paraId="501BC841" w14:textId="77777777" w:rsidR="006E0833" w:rsidRPr="006E0833" w:rsidRDefault="006E0833" w:rsidP="006E0833">
            <w:pPr>
              <w:rPr>
                <w:rFonts w:ascii="Times New Roman" w:eastAsia="Calibri" w:hAnsi="Times New Roman"/>
              </w:rPr>
            </w:pPr>
          </w:p>
        </w:tc>
        <w:tc>
          <w:tcPr>
            <w:tcW w:w="1417" w:type="dxa"/>
          </w:tcPr>
          <w:p w14:paraId="54DE4C30" w14:textId="77777777" w:rsidR="006E0833" w:rsidRPr="006E0833" w:rsidRDefault="006E0833" w:rsidP="006E0833">
            <w:pPr>
              <w:rPr>
                <w:rFonts w:ascii="Times New Roman" w:eastAsia="Calibri" w:hAnsi="Times New Roman"/>
              </w:rPr>
            </w:pPr>
          </w:p>
        </w:tc>
        <w:tc>
          <w:tcPr>
            <w:tcW w:w="1701" w:type="dxa"/>
          </w:tcPr>
          <w:p w14:paraId="6F1DC0D3" w14:textId="77777777" w:rsidR="006E0833" w:rsidRPr="006E0833" w:rsidRDefault="006E0833" w:rsidP="006E0833">
            <w:pPr>
              <w:rPr>
                <w:rFonts w:ascii="Times New Roman" w:eastAsia="Calibri" w:hAnsi="Times New Roman"/>
              </w:rPr>
            </w:pPr>
          </w:p>
        </w:tc>
        <w:tc>
          <w:tcPr>
            <w:tcW w:w="1843" w:type="dxa"/>
          </w:tcPr>
          <w:p w14:paraId="637B545D" w14:textId="77777777" w:rsidR="006E0833" w:rsidRPr="006E0833" w:rsidRDefault="006E0833" w:rsidP="006E0833">
            <w:pPr>
              <w:rPr>
                <w:rFonts w:ascii="Times New Roman" w:eastAsia="Calibri" w:hAnsi="Times New Roman"/>
              </w:rPr>
            </w:pPr>
          </w:p>
        </w:tc>
        <w:tc>
          <w:tcPr>
            <w:tcW w:w="1559" w:type="dxa"/>
            <w:noWrap/>
          </w:tcPr>
          <w:p w14:paraId="0D605B6A" w14:textId="77777777" w:rsidR="006E0833" w:rsidRPr="006E0833" w:rsidRDefault="006E0833" w:rsidP="006E0833">
            <w:pPr>
              <w:rPr>
                <w:rFonts w:ascii="Times New Roman" w:eastAsia="Calibri" w:hAnsi="Times New Roman"/>
              </w:rPr>
            </w:pPr>
          </w:p>
        </w:tc>
      </w:tr>
      <w:tr w:rsidR="006E0833" w:rsidRPr="006E0833" w14:paraId="66B9FABD" w14:textId="77777777" w:rsidTr="00A3077D">
        <w:trPr>
          <w:trHeight w:val="290"/>
        </w:trPr>
        <w:tc>
          <w:tcPr>
            <w:tcW w:w="2568" w:type="dxa"/>
            <w:noWrap/>
            <w:hideMark/>
          </w:tcPr>
          <w:p w14:paraId="3CBCBB62" w14:textId="77777777" w:rsidR="006E0833" w:rsidRPr="006E0833" w:rsidRDefault="006E0833" w:rsidP="006E0833">
            <w:pPr>
              <w:rPr>
                <w:rFonts w:ascii="Times New Roman" w:eastAsia="Calibri" w:hAnsi="Times New Roman"/>
              </w:rPr>
            </w:pPr>
            <w:r w:rsidRPr="006E0833">
              <w:rPr>
                <w:rFonts w:ascii="Times New Roman" w:eastAsia="Calibri" w:hAnsi="Times New Roman"/>
              </w:rPr>
              <w:t>Species richness</w:t>
            </w:r>
          </w:p>
        </w:tc>
        <w:tc>
          <w:tcPr>
            <w:tcW w:w="651" w:type="dxa"/>
          </w:tcPr>
          <w:p w14:paraId="2F6D6509" w14:textId="77777777" w:rsidR="006E0833" w:rsidRPr="006E0833" w:rsidRDefault="006E0833" w:rsidP="006E0833">
            <w:pPr>
              <w:rPr>
                <w:rFonts w:ascii="Times New Roman" w:eastAsia="Calibri" w:hAnsi="Times New Roman"/>
              </w:rPr>
            </w:pPr>
          </w:p>
        </w:tc>
        <w:tc>
          <w:tcPr>
            <w:tcW w:w="3018" w:type="dxa"/>
          </w:tcPr>
          <w:p w14:paraId="12C9DA39" w14:textId="77777777" w:rsidR="006E0833" w:rsidRPr="006E0833" w:rsidRDefault="006E0833" w:rsidP="006E0833">
            <w:pPr>
              <w:rPr>
                <w:rFonts w:ascii="Times New Roman" w:eastAsia="Calibri" w:hAnsi="Times New Roman"/>
              </w:rPr>
            </w:pPr>
            <w:r w:rsidRPr="006E0833">
              <w:rPr>
                <w:rFonts w:ascii="Times New Roman" w:eastAsia="Calibri" w:hAnsi="Times New Roman"/>
              </w:rPr>
              <w:t>Number of species</w:t>
            </w:r>
          </w:p>
        </w:tc>
        <w:tc>
          <w:tcPr>
            <w:tcW w:w="426" w:type="dxa"/>
          </w:tcPr>
          <w:p w14:paraId="64C568EA" w14:textId="77777777" w:rsidR="006E0833" w:rsidRPr="006E0833" w:rsidRDefault="006E0833" w:rsidP="006E0833">
            <w:pPr>
              <w:rPr>
                <w:rFonts w:ascii="Times New Roman" w:eastAsia="Calibri" w:hAnsi="Times New Roman"/>
              </w:rPr>
            </w:pPr>
          </w:p>
        </w:tc>
        <w:tc>
          <w:tcPr>
            <w:tcW w:w="1417" w:type="dxa"/>
          </w:tcPr>
          <w:p w14:paraId="0456B94B"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0E0F3563" w14:textId="77777777" w:rsidR="006E0833" w:rsidRPr="006E0833" w:rsidRDefault="006E0833" w:rsidP="006E0833">
            <w:pPr>
              <w:rPr>
                <w:rFonts w:ascii="Times New Roman" w:eastAsia="Calibri" w:hAnsi="Times New Roman"/>
              </w:rPr>
            </w:pPr>
            <w:r w:rsidRPr="006E0833">
              <w:rPr>
                <w:rFonts w:ascii="Times New Roman" w:eastAsia="Calibri" w:hAnsi="Times New Roman"/>
              </w:rPr>
              <w:t>8.0 ± 1.6</w:t>
            </w:r>
          </w:p>
        </w:tc>
        <w:tc>
          <w:tcPr>
            <w:tcW w:w="1843" w:type="dxa"/>
          </w:tcPr>
          <w:p w14:paraId="787FC0D9" w14:textId="77777777" w:rsidR="006E0833" w:rsidRPr="006E0833" w:rsidRDefault="006E0833" w:rsidP="006E0833">
            <w:pPr>
              <w:rPr>
                <w:rFonts w:ascii="Times New Roman" w:eastAsia="Calibri" w:hAnsi="Times New Roman"/>
              </w:rPr>
            </w:pPr>
            <w:r w:rsidRPr="006E0833">
              <w:rPr>
                <w:rFonts w:ascii="Times New Roman" w:eastAsia="Calibri" w:hAnsi="Times New Roman"/>
              </w:rPr>
              <w:t>11.7 ± 0.8</w:t>
            </w:r>
          </w:p>
        </w:tc>
        <w:tc>
          <w:tcPr>
            <w:tcW w:w="1559" w:type="dxa"/>
            <w:noWrap/>
            <w:hideMark/>
          </w:tcPr>
          <w:p w14:paraId="58163346" w14:textId="77777777" w:rsidR="006E0833" w:rsidRPr="006E0833" w:rsidRDefault="006E0833" w:rsidP="006E0833">
            <w:pPr>
              <w:rPr>
                <w:rFonts w:ascii="Times New Roman" w:eastAsia="Calibri" w:hAnsi="Times New Roman"/>
              </w:rPr>
            </w:pPr>
            <w:r w:rsidRPr="006E0833">
              <w:rPr>
                <w:rFonts w:ascii="Times New Roman" w:eastAsia="Calibri" w:hAnsi="Times New Roman"/>
              </w:rPr>
              <w:t>6.7 ± 0.7</w:t>
            </w:r>
          </w:p>
        </w:tc>
      </w:tr>
      <w:tr w:rsidR="006E0833" w:rsidRPr="006E0833" w14:paraId="2AF6D21F" w14:textId="77777777" w:rsidTr="00A3077D">
        <w:trPr>
          <w:trHeight w:val="290"/>
        </w:trPr>
        <w:tc>
          <w:tcPr>
            <w:tcW w:w="2568" w:type="dxa"/>
            <w:noWrap/>
          </w:tcPr>
          <w:p w14:paraId="07D51D99" w14:textId="77777777" w:rsidR="006E0833" w:rsidRPr="006E0833" w:rsidRDefault="006E0833" w:rsidP="006E0833">
            <w:pPr>
              <w:rPr>
                <w:rFonts w:ascii="Times New Roman" w:eastAsia="Calibri" w:hAnsi="Times New Roman"/>
              </w:rPr>
            </w:pPr>
          </w:p>
        </w:tc>
        <w:tc>
          <w:tcPr>
            <w:tcW w:w="651" w:type="dxa"/>
          </w:tcPr>
          <w:p w14:paraId="15DD3081" w14:textId="77777777" w:rsidR="006E0833" w:rsidRPr="006E0833" w:rsidRDefault="006E0833" w:rsidP="006E0833">
            <w:pPr>
              <w:rPr>
                <w:rFonts w:ascii="Times New Roman" w:eastAsia="Calibri" w:hAnsi="Times New Roman"/>
              </w:rPr>
            </w:pPr>
          </w:p>
        </w:tc>
        <w:tc>
          <w:tcPr>
            <w:tcW w:w="3018" w:type="dxa"/>
          </w:tcPr>
          <w:p w14:paraId="619A87FF" w14:textId="77777777" w:rsidR="006E0833" w:rsidRPr="006E0833" w:rsidRDefault="006E0833" w:rsidP="006E0833">
            <w:pPr>
              <w:rPr>
                <w:rFonts w:ascii="Times New Roman" w:eastAsia="Calibri" w:hAnsi="Times New Roman"/>
              </w:rPr>
            </w:pPr>
          </w:p>
        </w:tc>
        <w:tc>
          <w:tcPr>
            <w:tcW w:w="426" w:type="dxa"/>
          </w:tcPr>
          <w:p w14:paraId="00603841" w14:textId="77777777" w:rsidR="006E0833" w:rsidRPr="006E0833" w:rsidRDefault="006E0833" w:rsidP="006E0833">
            <w:pPr>
              <w:rPr>
                <w:rFonts w:ascii="Times New Roman" w:eastAsia="Calibri" w:hAnsi="Times New Roman"/>
              </w:rPr>
            </w:pPr>
          </w:p>
        </w:tc>
        <w:tc>
          <w:tcPr>
            <w:tcW w:w="1417" w:type="dxa"/>
          </w:tcPr>
          <w:p w14:paraId="065AB756"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613807AD" w14:textId="77777777" w:rsidR="006E0833" w:rsidRPr="006E0833" w:rsidRDefault="006E0833" w:rsidP="006E0833">
            <w:pPr>
              <w:rPr>
                <w:rFonts w:ascii="Times New Roman" w:eastAsia="Calibri" w:hAnsi="Times New Roman"/>
              </w:rPr>
            </w:pPr>
            <w:r w:rsidRPr="006E0833">
              <w:rPr>
                <w:rFonts w:ascii="Times New Roman" w:eastAsia="Calibri" w:hAnsi="Times New Roman"/>
              </w:rPr>
              <w:t>9.5 ± 1.3</w:t>
            </w:r>
          </w:p>
        </w:tc>
        <w:tc>
          <w:tcPr>
            <w:tcW w:w="1843" w:type="dxa"/>
          </w:tcPr>
          <w:p w14:paraId="3D8B7138" w14:textId="77777777" w:rsidR="006E0833" w:rsidRPr="006E0833" w:rsidRDefault="006E0833" w:rsidP="006E0833">
            <w:pPr>
              <w:rPr>
                <w:rFonts w:ascii="Times New Roman" w:eastAsia="Calibri" w:hAnsi="Times New Roman"/>
              </w:rPr>
            </w:pPr>
            <w:r w:rsidRPr="006E0833">
              <w:rPr>
                <w:rFonts w:ascii="Times New Roman" w:eastAsia="Calibri" w:hAnsi="Times New Roman"/>
              </w:rPr>
              <w:t>9.8 ± 1.1</w:t>
            </w:r>
          </w:p>
        </w:tc>
        <w:tc>
          <w:tcPr>
            <w:tcW w:w="1559" w:type="dxa"/>
            <w:noWrap/>
          </w:tcPr>
          <w:p w14:paraId="29833E39" w14:textId="77777777" w:rsidR="006E0833" w:rsidRPr="006E0833" w:rsidRDefault="006E0833" w:rsidP="006E0833">
            <w:pPr>
              <w:rPr>
                <w:rFonts w:ascii="Times New Roman" w:eastAsia="Calibri" w:hAnsi="Times New Roman"/>
              </w:rPr>
            </w:pPr>
            <w:r w:rsidRPr="006E0833">
              <w:rPr>
                <w:rFonts w:ascii="Times New Roman" w:eastAsia="Calibri" w:hAnsi="Times New Roman"/>
              </w:rPr>
              <w:t>8.3 ± 0.8</w:t>
            </w:r>
          </w:p>
        </w:tc>
      </w:tr>
      <w:tr w:rsidR="006E0833" w:rsidRPr="006E0833" w14:paraId="430F980D" w14:textId="77777777" w:rsidTr="00A3077D">
        <w:trPr>
          <w:trHeight w:val="290"/>
        </w:trPr>
        <w:tc>
          <w:tcPr>
            <w:tcW w:w="2568" w:type="dxa"/>
            <w:noWrap/>
          </w:tcPr>
          <w:p w14:paraId="59E7B8B1" w14:textId="77777777" w:rsidR="006E0833" w:rsidRPr="006E0833" w:rsidRDefault="006E0833" w:rsidP="006E0833">
            <w:pPr>
              <w:rPr>
                <w:rFonts w:ascii="Times New Roman" w:eastAsia="Calibri" w:hAnsi="Times New Roman"/>
              </w:rPr>
            </w:pPr>
          </w:p>
        </w:tc>
        <w:tc>
          <w:tcPr>
            <w:tcW w:w="651" w:type="dxa"/>
          </w:tcPr>
          <w:p w14:paraId="29A53871" w14:textId="77777777" w:rsidR="006E0833" w:rsidRPr="006E0833" w:rsidRDefault="006E0833" w:rsidP="006E0833">
            <w:pPr>
              <w:rPr>
                <w:rFonts w:ascii="Times New Roman" w:eastAsia="Calibri" w:hAnsi="Times New Roman"/>
              </w:rPr>
            </w:pPr>
          </w:p>
        </w:tc>
        <w:tc>
          <w:tcPr>
            <w:tcW w:w="3018" w:type="dxa"/>
          </w:tcPr>
          <w:p w14:paraId="42730E3C" w14:textId="77777777" w:rsidR="006E0833" w:rsidRPr="006E0833" w:rsidRDefault="006E0833" w:rsidP="006E0833">
            <w:pPr>
              <w:rPr>
                <w:rFonts w:ascii="Times New Roman" w:eastAsia="Calibri" w:hAnsi="Times New Roman"/>
              </w:rPr>
            </w:pPr>
          </w:p>
        </w:tc>
        <w:tc>
          <w:tcPr>
            <w:tcW w:w="426" w:type="dxa"/>
          </w:tcPr>
          <w:p w14:paraId="52F5DCB4" w14:textId="77777777" w:rsidR="006E0833" w:rsidRPr="006E0833" w:rsidRDefault="006E0833" w:rsidP="006E0833">
            <w:pPr>
              <w:rPr>
                <w:rFonts w:ascii="Times New Roman" w:eastAsia="Calibri" w:hAnsi="Times New Roman"/>
              </w:rPr>
            </w:pPr>
          </w:p>
        </w:tc>
        <w:tc>
          <w:tcPr>
            <w:tcW w:w="1417" w:type="dxa"/>
          </w:tcPr>
          <w:p w14:paraId="3D20B51D" w14:textId="77777777" w:rsidR="006E0833" w:rsidRPr="006E0833" w:rsidRDefault="006E0833" w:rsidP="006E0833">
            <w:pPr>
              <w:rPr>
                <w:rFonts w:ascii="Times New Roman" w:eastAsia="Calibri" w:hAnsi="Times New Roman"/>
              </w:rPr>
            </w:pPr>
          </w:p>
        </w:tc>
        <w:tc>
          <w:tcPr>
            <w:tcW w:w="1701" w:type="dxa"/>
          </w:tcPr>
          <w:p w14:paraId="2AD0FD91" w14:textId="77777777" w:rsidR="006E0833" w:rsidRPr="006E0833" w:rsidRDefault="006E0833" w:rsidP="006E0833">
            <w:pPr>
              <w:rPr>
                <w:rFonts w:ascii="Times New Roman" w:eastAsia="Calibri" w:hAnsi="Times New Roman"/>
              </w:rPr>
            </w:pPr>
          </w:p>
        </w:tc>
        <w:tc>
          <w:tcPr>
            <w:tcW w:w="1843" w:type="dxa"/>
          </w:tcPr>
          <w:p w14:paraId="2E9C69F6" w14:textId="77777777" w:rsidR="006E0833" w:rsidRPr="006E0833" w:rsidRDefault="006E0833" w:rsidP="006E0833">
            <w:pPr>
              <w:rPr>
                <w:rFonts w:ascii="Times New Roman" w:eastAsia="Calibri" w:hAnsi="Times New Roman"/>
              </w:rPr>
            </w:pPr>
          </w:p>
        </w:tc>
        <w:tc>
          <w:tcPr>
            <w:tcW w:w="1559" w:type="dxa"/>
            <w:noWrap/>
          </w:tcPr>
          <w:p w14:paraId="4199C461" w14:textId="77777777" w:rsidR="006E0833" w:rsidRPr="006E0833" w:rsidRDefault="006E0833" w:rsidP="006E0833">
            <w:pPr>
              <w:rPr>
                <w:rFonts w:ascii="Times New Roman" w:eastAsia="Calibri" w:hAnsi="Times New Roman"/>
              </w:rPr>
            </w:pPr>
          </w:p>
        </w:tc>
      </w:tr>
      <w:tr w:rsidR="006E0833" w:rsidRPr="006E0833" w14:paraId="41745B9F" w14:textId="77777777" w:rsidTr="00A3077D">
        <w:trPr>
          <w:trHeight w:val="290"/>
        </w:trPr>
        <w:tc>
          <w:tcPr>
            <w:tcW w:w="2568" w:type="dxa"/>
            <w:noWrap/>
            <w:hideMark/>
          </w:tcPr>
          <w:p w14:paraId="48490A42" w14:textId="77777777" w:rsidR="006E0833" w:rsidRPr="006E0833" w:rsidRDefault="006E0833" w:rsidP="006E0833">
            <w:pPr>
              <w:rPr>
                <w:rFonts w:ascii="Times New Roman" w:eastAsia="Calibri" w:hAnsi="Times New Roman"/>
              </w:rPr>
            </w:pPr>
            <w:r w:rsidRPr="006E0833">
              <w:rPr>
                <w:rFonts w:ascii="Times New Roman" w:eastAsia="Calibri" w:hAnsi="Times New Roman"/>
              </w:rPr>
              <w:t>Shannon diversity</w:t>
            </w:r>
          </w:p>
        </w:tc>
        <w:tc>
          <w:tcPr>
            <w:tcW w:w="651" w:type="dxa"/>
          </w:tcPr>
          <w:p w14:paraId="351B5028" w14:textId="77777777" w:rsidR="006E0833" w:rsidRPr="006E0833" w:rsidRDefault="006E0833" w:rsidP="006E0833">
            <w:pPr>
              <w:rPr>
                <w:rFonts w:ascii="Times New Roman" w:eastAsia="Calibri" w:hAnsi="Times New Roman"/>
              </w:rPr>
            </w:pPr>
          </w:p>
        </w:tc>
        <w:tc>
          <w:tcPr>
            <w:tcW w:w="3018" w:type="dxa"/>
          </w:tcPr>
          <w:p w14:paraId="73DEE1A0" w14:textId="77777777" w:rsidR="006E0833" w:rsidRPr="006E0833" w:rsidRDefault="006E0833" w:rsidP="006E0833">
            <w:pPr>
              <w:rPr>
                <w:rFonts w:ascii="Times New Roman" w:eastAsia="Calibri" w:hAnsi="Times New Roman"/>
              </w:rPr>
            </w:pPr>
            <w:r w:rsidRPr="006E0833">
              <w:rPr>
                <w:rFonts w:ascii="Times New Roman" w:eastAsia="Calibri" w:hAnsi="Times New Roman"/>
              </w:rPr>
              <w:t>Effective number of species</w:t>
            </w:r>
          </w:p>
        </w:tc>
        <w:tc>
          <w:tcPr>
            <w:tcW w:w="426" w:type="dxa"/>
          </w:tcPr>
          <w:p w14:paraId="4882A1D3" w14:textId="77777777" w:rsidR="006E0833" w:rsidRPr="006E0833" w:rsidRDefault="006E0833" w:rsidP="006E0833">
            <w:pPr>
              <w:rPr>
                <w:rFonts w:ascii="Times New Roman" w:eastAsia="Calibri" w:hAnsi="Times New Roman"/>
              </w:rPr>
            </w:pPr>
          </w:p>
        </w:tc>
        <w:tc>
          <w:tcPr>
            <w:tcW w:w="1417" w:type="dxa"/>
          </w:tcPr>
          <w:p w14:paraId="5686E84E"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108ACB36" w14:textId="77777777" w:rsidR="006E0833" w:rsidRPr="006E0833" w:rsidRDefault="006E0833" w:rsidP="006E0833">
            <w:pPr>
              <w:rPr>
                <w:rFonts w:ascii="Times New Roman" w:eastAsia="Calibri" w:hAnsi="Times New Roman"/>
              </w:rPr>
            </w:pPr>
            <w:r w:rsidRPr="006E0833">
              <w:rPr>
                <w:rFonts w:ascii="Times New Roman" w:eastAsia="Calibri" w:hAnsi="Times New Roman"/>
              </w:rPr>
              <w:t>6.5 ± 1.2</w:t>
            </w:r>
          </w:p>
        </w:tc>
        <w:tc>
          <w:tcPr>
            <w:tcW w:w="1843" w:type="dxa"/>
          </w:tcPr>
          <w:p w14:paraId="37A2860C" w14:textId="77777777" w:rsidR="006E0833" w:rsidRPr="006E0833" w:rsidRDefault="006E0833" w:rsidP="006E0833">
            <w:pPr>
              <w:rPr>
                <w:rFonts w:ascii="Times New Roman" w:eastAsia="Calibri" w:hAnsi="Times New Roman"/>
              </w:rPr>
            </w:pPr>
            <w:r w:rsidRPr="006E0833">
              <w:rPr>
                <w:rFonts w:ascii="Times New Roman" w:eastAsia="Calibri" w:hAnsi="Times New Roman"/>
              </w:rPr>
              <w:t>6.3 ± 1.0</w:t>
            </w:r>
          </w:p>
        </w:tc>
        <w:tc>
          <w:tcPr>
            <w:tcW w:w="1559" w:type="dxa"/>
            <w:noWrap/>
            <w:hideMark/>
          </w:tcPr>
          <w:p w14:paraId="70FD535F" w14:textId="77777777" w:rsidR="006E0833" w:rsidRPr="006E0833" w:rsidRDefault="006E0833" w:rsidP="006E0833">
            <w:pPr>
              <w:rPr>
                <w:rFonts w:ascii="Times New Roman" w:eastAsia="Calibri" w:hAnsi="Times New Roman"/>
              </w:rPr>
            </w:pPr>
            <w:r w:rsidRPr="006E0833">
              <w:rPr>
                <w:rFonts w:ascii="Times New Roman" w:eastAsia="Calibri" w:hAnsi="Times New Roman"/>
              </w:rPr>
              <w:t>5.1 ± 0.5</w:t>
            </w:r>
          </w:p>
        </w:tc>
      </w:tr>
      <w:tr w:rsidR="006E0833" w:rsidRPr="006E0833" w14:paraId="07E74F7D" w14:textId="77777777" w:rsidTr="00A3077D">
        <w:trPr>
          <w:trHeight w:val="290"/>
        </w:trPr>
        <w:tc>
          <w:tcPr>
            <w:tcW w:w="2568" w:type="dxa"/>
            <w:tcBorders>
              <w:bottom w:val="single" w:sz="4" w:space="0" w:color="auto"/>
            </w:tcBorders>
            <w:noWrap/>
          </w:tcPr>
          <w:p w14:paraId="27EBC332" w14:textId="77777777" w:rsidR="006E0833" w:rsidRPr="006E0833" w:rsidRDefault="006E0833" w:rsidP="006E0833">
            <w:pPr>
              <w:rPr>
                <w:rFonts w:ascii="Times New Roman" w:eastAsia="Calibri" w:hAnsi="Times New Roman"/>
              </w:rPr>
            </w:pPr>
          </w:p>
        </w:tc>
        <w:tc>
          <w:tcPr>
            <w:tcW w:w="651" w:type="dxa"/>
            <w:tcBorders>
              <w:bottom w:val="single" w:sz="4" w:space="0" w:color="auto"/>
            </w:tcBorders>
          </w:tcPr>
          <w:p w14:paraId="1AAC263D" w14:textId="77777777" w:rsidR="006E0833" w:rsidRPr="006E0833" w:rsidRDefault="006E0833" w:rsidP="006E0833">
            <w:pPr>
              <w:rPr>
                <w:rFonts w:ascii="Times New Roman" w:eastAsia="Calibri" w:hAnsi="Times New Roman"/>
              </w:rPr>
            </w:pPr>
          </w:p>
        </w:tc>
        <w:tc>
          <w:tcPr>
            <w:tcW w:w="3018" w:type="dxa"/>
            <w:tcBorders>
              <w:bottom w:val="single" w:sz="4" w:space="0" w:color="auto"/>
            </w:tcBorders>
          </w:tcPr>
          <w:p w14:paraId="5943BA2A" w14:textId="77777777" w:rsidR="006E0833" w:rsidRPr="006E0833" w:rsidRDefault="006E0833" w:rsidP="006E0833">
            <w:pPr>
              <w:rPr>
                <w:rFonts w:ascii="Times New Roman" w:eastAsia="Calibri" w:hAnsi="Times New Roman"/>
              </w:rPr>
            </w:pPr>
          </w:p>
        </w:tc>
        <w:tc>
          <w:tcPr>
            <w:tcW w:w="426" w:type="dxa"/>
            <w:tcBorders>
              <w:bottom w:val="single" w:sz="4" w:space="0" w:color="auto"/>
            </w:tcBorders>
          </w:tcPr>
          <w:p w14:paraId="1649CC74" w14:textId="77777777" w:rsidR="006E0833" w:rsidRPr="006E0833" w:rsidRDefault="006E0833" w:rsidP="006E0833">
            <w:pPr>
              <w:rPr>
                <w:rFonts w:ascii="Times New Roman" w:eastAsia="Calibri" w:hAnsi="Times New Roman"/>
              </w:rPr>
            </w:pPr>
          </w:p>
        </w:tc>
        <w:tc>
          <w:tcPr>
            <w:tcW w:w="1417" w:type="dxa"/>
            <w:tcBorders>
              <w:bottom w:val="single" w:sz="4" w:space="0" w:color="auto"/>
            </w:tcBorders>
          </w:tcPr>
          <w:p w14:paraId="283546E6"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Borders>
              <w:bottom w:val="single" w:sz="4" w:space="0" w:color="auto"/>
            </w:tcBorders>
          </w:tcPr>
          <w:p w14:paraId="1EEDA758" w14:textId="77777777" w:rsidR="006E0833" w:rsidRPr="006E0833" w:rsidRDefault="006E0833" w:rsidP="006E0833">
            <w:pPr>
              <w:rPr>
                <w:rFonts w:ascii="Times New Roman" w:eastAsia="Calibri" w:hAnsi="Times New Roman"/>
              </w:rPr>
            </w:pPr>
            <w:r w:rsidRPr="006E0833">
              <w:rPr>
                <w:rFonts w:ascii="Times New Roman" w:eastAsia="Calibri" w:hAnsi="Times New Roman"/>
              </w:rPr>
              <w:t>7.0 ± 0.9</w:t>
            </w:r>
          </w:p>
        </w:tc>
        <w:tc>
          <w:tcPr>
            <w:tcW w:w="1843" w:type="dxa"/>
            <w:tcBorders>
              <w:bottom w:val="single" w:sz="4" w:space="0" w:color="auto"/>
            </w:tcBorders>
          </w:tcPr>
          <w:p w14:paraId="1E39A0E1" w14:textId="77777777" w:rsidR="006E0833" w:rsidRPr="006E0833" w:rsidRDefault="006E0833" w:rsidP="006E0833">
            <w:pPr>
              <w:rPr>
                <w:rFonts w:ascii="Times New Roman" w:eastAsia="Calibri" w:hAnsi="Times New Roman"/>
              </w:rPr>
            </w:pPr>
            <w:r w:rsidRPr="006E0833">
              <w:rPr>
                <w:rFonts w:ascii="Times New Roman" w:eastAsia="Calibri" w:hAnsi="Times New Roman"/>
              </w:rPr>
              <w:t>6.7 ± 1.0</w:t>
            </w:r>
          </w:p>
        </w:tc>
        <w:tc>
          <w:tcPr>
            <w:tcW w:w="1559" w:type="dxa"/>
            <w:tcBorders>
              <w:bottom w:val="single" w:sz="4" w:space="0" w:color="auto"/>
            </w:tcBorders>
            <w:noWrap/>
          </w:tcPr>
          <w:p w14:paraId="23DD9D46" w14:textId="77777777" w:rsidR="006E0833" w:rsidRPr="006E0833" w:rsidRDefault="006E0833" w:rsidP="006E0833">
            <w:pPr>
              <w:rPr>
                <w:rFonts w:ascii="Times New Roman" w:eastAsia="Calibri" w:hAnsi="Times New Roman"/>
              </w:rPr>
            </w:pPr>
            <w:r w:rsidRPr="006E0833">
              <w:rPr>
                <w:rFonts w:ascii="Times New Roman" w:eastAsia="Calibri" w:hAnsi="Times New Roman"/>
              </w:rPr>
              <w:t>6.4 ± 0.6</w:t>
            </w:r>
          </w:p>
        </w:tc>
      </w:tr>
    </w:tbl>
    <w:p w14:paraId="4FE125B5" w14:textId="77777777" w:rsidR="006E0833" w:rsidRPr="006E0833" w:rsidRDefault="006E0833" w:rsidP="006E0833">
      <w:pPr>
        <w:rPr>
          <w:rFonts w:eastAsia="Calibri"/>
          <w:kern w:val="0"/>
          <w:sz w:val="24"/>
          <w:szCs w:val="24"/>
          <w14:ligatures w14:val="none"/>
        </w:rPr>
      </w:pPr>
    </w:p>
    <w:p w14:paraId="0B706C8B" w14:textId="77777777" w:rsidR="006E0833" w:rsidRPr="006E0833" w:rsidRDefault="006E0833" w:rsidP="006E0833">
      <w:pPr>
        <w:ind w:left="11520"/>
        <w:rPr>
          <w:rFonts w:eastAsia="Calibri"/>
          <w:kern w:val="0"/>
          <w:sz w:val="24"/>
          <w:szCs w:val="24"/>
          <w14:ligatures w14:val="none"/>
        </w:rPr>
      </w:pPr>
      <w:r w:rsidRPr="006E0833">
        <w:rPr>
          <w:rFonts w:eastAsia="Calibri"/>
          <w:kern w:val="0"/>
          <w:sz w:val="24"/>
          <w:szCs w:val="24"/>
          <w14:ligatures w14:val="none"/>
        </w:rPr>
        <w:t>Continued</w:t>
      </w:r>
    </w:p>
    <w:p w14:paraId="676B48B1" w14:textId="77777777" w:rsidR="00E92AAE" w:rsidRPr="00543B05" w:rsidRDefault="00E92AAE" w:rsidP="006E0833">
      <w:pPr>
        <w:rPr>
          <w:rFonts w:eastAsia="Calibri"/>
          <w:kern w:val="0"/>
          <w:sz w:val="24"/>
          <w:szCs w:val="24"/>
          <w14:ligatures w14:val="none"/>
        </w:rPr>
      </w:pPr>
    </w:p>
    <w:p w14:paraId="74958A1D" w14:textId="77777777" w:rsidR="00E92AAE" w:rsidRPr="006E0833" w:rsidRDefault="00E92AAE" w:rsidP="006E0833">
      <w:pPr>
        <w:rPr>
          <w:rFonts w:eastAsia="Calibri"/>
          <w:kern w:val="0"/>
          <w:sz w:val="24"/>
          <w:szCs w:val="24"/>
          <w14:ligatures w14:val="none"/>
        </w:rPr>
      </w:pPr>
    </w:p>
    <w:p w14:paraId="45A5BA75" w14:textId="77777777" w:rsidR="00543B05" w:rsidRDefault="00543B05" w:rsidP="006E0833">
      <w:pPr>
        <w:rPr>
          <w:rFonts w:eastAsia="Calibri"/>
          <w:kern w:val="0"/>
          <w:sz w:val="24"/>
          <w:szCs w:val="24"/>
          <w14:ligatures w14:val="none"/>
        </w:rPr>
      </w:pPr>
    </w:p>
    <w:p w14:paraId="47712205" w14:textId="77777777" w:rsidR="00543B05" w:rsidRDefault="00543B05" w:rsidP="006E0833">
      <w:pPr>
        <w:rPr>
          <w:rFonts w:eastAsia="Calibri"/>
          <w:kern w:val="0"/>
          <w:sz w:val="24"/>
          <w:szCs w:val="24"/>
          <w14:ligatures w14:val="none"/>
        </w:rPr>
      </w:pPr>
    </w:p>
    <w:p w14:paraId="6F9D9DFF" w14:textId="77777777" w:rsidR="00543B05" w:rsidRDefault="00543B05" w:rsidP="006E0833">
      <w:pPr>
        <w:rPr>
          <w:rFonts w:eastAsia="Calibri"/>
          <w:kern w:val="0"/>
          <w:sz w:val="24"/>
          <w:szCs w:val="24"/>
          <w14:ligatures w14:val="none"/>
        </w:rPr>
      </w:pPr>
    </w:p>
    <w:p w14:paraId="33AE35EB" w14:textId="5A32F2E8"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t xml:space="preserve">Table 2.4 Continued </w:t>
      </w:r>
    </w:p>
    <w:p w14:paraId="3D573C42" w14:textId="77777777" w:rsidR="006E0833" w:rsidRPr="006E0833" w:rsidRDefault="006E0833" w:rsidP="006E0833">
      <w:pPr>
        <w:rPr>
          <w:rFonts w:eastAsia="Calibri"/>
          <w:kern w:val="0"/>
          <w:sz w:val="24"/>
          <w:szCs w:val="24"/>
          <w14:ligatures w14:val="none"/>
        </w:rPr>
      </w:pPr>
    </w:p>
    <w:tbl>
      <w:tblPr>
        <w:tblStyle w:val="Aaronsinsectlabels1"/>
        <w:tblW w:w="131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8"/>
        <w:gridCol w:w="651"/>
        <w:gridCol w:w="3018"/>
        <w:gridCol w:w="426"/>
        <w:gridCol w:w="1417"/>
        <w:gridCol w:w="1701"/>
        <w:gridCol w:w="1843"/>
        <w:gridCol w:w="1559"/>
      </w:tblGrid>
      <w:tr w:rsidR="006E0833" w:rsidRPr="006E0833" w14:paraId="4C807F92" w14:textId="77777777" w:rsidTr="00A3077D">
        <w:trPr>
          <w:trHeight w:val="290"/>
        </w:trPr>
        <w:tc>
          <w:tcPr>
            <w:tcW w:w="2568" w:type="dxa"/>
            <w:tcBorders>
              <w:top w:val="single" w:sz="4" w:space="0" w:color="auto"/>
              <w:bottom w:val="single" w:sz="4" w:space="0" w:color="auto"/>
            </w:tcBorders>
            <w:noWrap/>
          </w:tcPr>
          <w:p w14:paraId="56AF902F" w14:textId="77777777" w:rsidR="006E0833" w:rsidRPr="006E0833" w:rsidRDefault="006E0833" w:rsidP="006E0833">
            <w:pPr>
              <w:rPr>
                <w:rFonts w:ascii="Times New Roman" w:eastAsia="Calibri" w:hAnsi="Times New Roman"/>
              </w:rPr>
            </w:pPr>
          </w:p>
        </w:tc>
        <w:tc>
          <w:tcPr>
            <w:tcW w:w="651" w:type="dxa"/>
            <w:tcBorders>
              <w:top w:val="single" w:sz="4" w:space="0" w:color="auto"/>
              <w:bottom w:val="single" w:sz="4" w:space="0" w:color="auto"/>
            </w:tcBorders>
          </w:tcPr>
          <w:p w14:paraId="283B3D9B" w14:textId="77777777" w:rsidR="006E0833" w:rsidRPr="006E0833" w:rsidRDefault="006E0833" w:rsidP="006E0833">
            <w:pPr>
              <w:rPr>
                <w:rFonts w:ascii="Times New Roman" w:eastAsia="Calibri" w:hAnsi="Times New Roman"/>
              </w:rPr>
            </w:pPr>
          </w:p>
        </w:tc>
        <w:tc>
          <w:tcPr>
            <w:tcW w:w="3018" w:type="dxa"/>
            <w:tcBorders>
              <w:top w:val="single" w:sz="4" w:space="0" w:color="auto"/>
              <w:bottom w:val="single" w:sz="4" w:space="0" w:color="auto"/>
            </w:tcBorders>
          </w:tcPr>
          <w:p w14:paraId="03B737AF" w14:textId="77777777" w:rsidR="006E0833" w:rsidRPr="006E0833" w:rsidRDefault="006E0833" w:rsidP="006E0833">
            <w:pPr>
              <w:rPr>
                <w:rFonts w:ascii="Times New Roman" w:eastAsia="Calibri" w:hAnsi="Times New Roman"/>
              </w:rPr>
            </w:pPr>
            <w:r w:rsidRPr="006E0833">
              <w:rPr>
                <w:rFonts w:ascii="Times New Roman" w:eastAsia="Calibri" w:hAnsi="Times New Roman"/>
              </w:rPr>
              <w:t>Unit</w:t>
            </w:r>
          </w:p>
        </w:tc>
        <w:tc>
          <w:tcPr>
            <w:tcW w:w="426" w:type="dxa"/>
            <w:tcBorders>
              <w:top w:val="single" w:sz="4" w:space="0" w:color="auto"/>
              <w:bottom w:val="single" w:sz="4" w:space="0" w:color="auto"/>
            </w:tcBorders>
          </w:tcPr>
          <w:p w14:paraId="26DFD5EB" w14:textId="77777777" w:rsidR="006E0833" w:rsidRPr="006E0833" w:rsidRDefault="006E0833" w:rsidP="006E0833">
            <w:pPr>
              <w:rPr>
                <w:rFonts w:ascii="Times New Roman" w:eastAsia="Calibri" w:hAnsi="Times New Roman"/>
              </w:rPr>
            </w:pPr>
          </w:p>
        </w:tc>
        <w:tc>
          <w:tcPr>
            <w:tcW w:w="1417" w:type="dxa"/>
            <w:tcBorders>
              <w:top w:val="single" w:sz="4" w:space="0" w:color="auto"/>
              <w:bottom w:val="single" w:sz="4" w:space="0" w:color="auto"/>
            </w:tcBorders>
          </w:tcPr>
          <w:p w14:paraId="741E6BB0"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w:t>
            </w:r>
          </w:p>
        </w:tc>
        <w:tc>
          <w:tcPr>
            <w:tcW w:w="1701" w:type="dxa"/>
            <w:tcBorders>
              <w:top w:val="single" w:sz="4" w:space="0" w:color="auto"/>
              <w:bottom w:val="single" w:sz="4" w:space="0" w:color="auto"/>
            </w:tcBorders>
          </w:tcPr>
          <w:p w14:paraId="4E163E8A" w14:textId="77777777" w:rsidR="006E0833" w:rsidRPr="006E0833" w:rsidRDefault="006E0833" w:rsidP="006E0833">
            <w:pPr>
              <w:rPr>
                <w:rFonts w:ascii="Times New Roman" w:eastAsia="Calibri" w:hAnsi="Times New Roman"/>
              </w:rPr>
            </w:pPr>
            <w:r w:rsidRPr="006E0833">
              <w:rPr>
                <w:rFonts w:ascii="Times New Roman" w:eastAsia="Calibri" w:hAnsi="Times New Roman"/>
              </w:rPr>
              <w:t>Windthrow</w:t>
            </w:r>
          </w:p>
        </w:tc>
        <w:tc>
          <w:tcPr>
            <w:tcW w:w="1843" w:type="dxa"/>
            <w:tcBorders>
              <w:top w:val="single" w:sz="4" w:space="0" w:color="auto"/>
              <w:bottom w:val="single" w:sz="4" w:space="0" w:color="auto"/>
            </w:tcBorders>
          </w:tcPr>
          <w:p w14:paraId="466A1ADC" w14:textId="77777777" w:rsidR="006E0833" w:rsidRPr="006E0833" w:rsidRDefault="006E0833" w:rsidP="006E0833">
            <w:pPr>
              <w:rPr>
                <w:rFonts w:ascii="Times New Roman" w:eastAsia="Calibri" w:hAnsi="Times New Roman"/>
              </w:rPr>
            </w:pPr>
            <w:r w:rsidRPr="006E0833">
              <w:rPr>
                <w:rFonts w:ascii="Times New Roman" w:eastAsia="Calibri" w:hAnsi="Times New Roman"/>
              </w:rPr>
              <w:t>Salvaged</w:t>
            </w:r>
          </w:p>
        </w:tc>
        <w:tc>
          <w:tcPr>
            <w:tcW w:w="1559" w:type="dxa"/>
            <w:tcBorders>
              <w:top w:val="single" w:sz="4" w:space="0" w:color="auto"/>
              <w:bottom w:val="single" w:sz="4" w:space="0" w:color="auto"/>
            </w:tcBorders>
            <w:noWrap/>
          </w:tcPr>
          <w:p w14:paraId="6F9544E2" w14:textId="77777777" w:rsidR="006E0833" w:rsidRPr="006E0833" w:rsidRDefault="006E0833" w:rsidP="006E0833">
            <w:pPr>
              <w:rPr>
                <w:rFonts w:ascii="Times New Roman" w:eastAsia="Calibri" w:hAnsi="Times New Roman"/>
              </w:rPr>
            </w:pPr>
            <w:r w:rsidRPr="006E0833">
              <w:rPr>
                <w:rFonts w:ascii="Times New Roman" w:eastAsia="Calibri" w:hAnsi="Times New Roman"/>
              </w:rPr>
              <w:t>Forest</w:t>
            </w:r>
          </w:p>
        </w:tc>
      </w:tr>
      <w:tr w:rsidR="006E0833" w:rsidRPr="006E0833" w14:paraId="55554BB5" w14:textId="77777777" w:rsidTr="00A3077D">
        <w:trPr>
          <w:trHeight w:val="290"/>
        </w:trPr>
        <w:tc>
          <w:tcPr>
            <w:tcW w:w="2568" w:type="dxa"/>
            <w:tcBorders>
              <w:top w:val="single" w:sz="4" w:space="0" w:color="auto"/>
            </w:tcBorders>
            <w:noWrap/>
            <w:hideMark/>
          </w:tcPr>
          <w:p w14:paraId="78AAEC69" w14:textId="77777777" w:rsidR="006E0833" w:rsidRPr="006E0833" w:rsidRDefault="006E0833" w:rsidP="006E0833">
            <w:pPr>
              <w:rPr>
                <w:rFonts w:ascii="Times New Roman" w:eastAsia="Calibri" w:hAnsi="Times New Roman"/>
              </w:rPr>
            </w:pPr>
            <w:r w:rsidRPr="006E0833">
              <w:rPr>
                <w:rFonts w:ascii="Times New Roman" w:eastAsia="Calibri" w:hAnsi="Times New Roman"/>
              </w:rPr>
              <w:t>Functional alpha-</w:t>
            </w:r>
          </w:p>
        </w:tc>
        <w:tc>
          <w:tcPr>
            <w:tcW w:w="651" w:type="dxa"/>
            <w:tcBorders>
              <w:top w:val="single" w:sz="4" w:space="0" w:color="auto"/>
            </w:tcBorders>
          </w:tcPr>
          <w:p w14:paraId="503C7952" w14:textId="77777777" w:rsidR="006E0833" w:rsidRPr="006E0833" w:rsidRDefault="006E0833" w:rsidP="006E0833">
            <w:pPr>
              <w:rPr>
                <w:rFonts w:ascii="Times New Roman" w:eastAsia="Calibri" w:hAnsi="Times New Roman"/>
              </w:rPr>
            </w:pPr>
          </w:p>
        </w:tc>
        <w:tc>
          <w:tcPr>
            <w:tcW w:w="3018" w:type="dxa"/>
            <w:tcBorders>
              <w:top w:val="single" w:sz="4" w:space="0" w:color="auto"/>
            </w:tcBorders>
          </w:tcPr>
          <w:p w14:paraId="3B071E53"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Within-plot mean pairwise </w:t>
            </w:r>
          </w:p>
        </w:tc>
        <w:tc>
          <w:tcPr>
            <w:tcW w:w="426" w:type="dxa"/>
            <w:tcBorders>
              <w:top w:val="single" w:sz="4" w:space="0" w:color="auto"/>
            </w:tcBorders>
          </w:tcPr>
          <w:p w14:paraId="1B232055" w14:textId="77777777" w:rsidR="006E0833" w:rsidRPr="006E0833" w:rsidRDefault="006E0833" w:rsidP="006E0833">
            <w:pPr>
              <w:rPr>
                <w:rFonts w:ascii="Times New Roman" w:eastAsia="Calibri" w:hAnsi="Times New Roman"/>
              </w:rPr>
            </w:pPr>
          </w:p>
        </w:tc>
        <w:tc>
          <w:tcPr>
            <w:tcW w:w="1417" w:type="dxa"/>
            <w:tcBorders>
              <w:top w:val="single" w:sz="4" w:space="0" w:color="auto"/>
            </w:tcBorders>
          </w:tcPr>
          <w:p w14:paraId="2D9C2FFA"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Borders>
              <w:top w:val="single" w:sz="4" w:space="0" w:color="auto"/>
            </w:tcBorders>
          </w:tcPr>
          <w:p w14:paraId="5BE94E2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0.16 ± 0.02</w:t>
            </w:r>
          </w:p>
        </w:tc>
        <w:tc>
          <w:tcPr>
            <w:tcW w:w="1843" w:type="dxa"/>
            <w:tcBorders>
              <w:top w:val="single" w:sz="4" w:space="0" w:color="auto"/>
            </w:tcBorders>
          </w:tcPr>
          <w:p w14:paraId="2068212F"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0.18 ± 0.01</w:t>
            </w:r>
          </w:p>
        </w:tc>
        <w:tc>
          <w:tcPr>
            <w:tcW w:w="1559" w:type="dxa"/>
            <w:tcBorders>
              <w:top w:val="single" w:sz="4" w:space="0" w:color="auto"/>
            </w:tcBorders>
            <w:noWrap/>
            <w:hideMark/>
          </w:tcPr>
          <w:p w14:paraId="55CDDAF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0.15 ± 0.01</w:t>
            </w:r>
          </w:p>
        </w:tc>
      </w:tr>
      <w:tr w:rsidR="006E0833" w:rsidRPr="006E0833" w14:paraId="15152623" w14:textId="77777777" w:rsidTr="00A3077D">
        <w:trPr>
          <w:trHeight w:val="290"/>
        </w:trPr>
        <w:tc>
          <w:tcPr>
            <w:tcW w:w="2568" w:type="dxa"/>
            <w:noWrap/>
          </w:tcPr>
          <w:p w14:paraId="444637C5" w14:textId="77777777" w:rsidR="006E0833" w:rsidRPr="006E0833" w:rsidRDefault="006E0833" w:rsidP="006E0833">
            <w:pPr>
              <w:rPr>
                <w:rFonts w:ascii="Times New Roman" w:eastAsia="Calibri" w:hAnsi="Times New Roman"/>
              </w:rPr>
            </w:pPr>
            <w:r w:rsidRPr="006E0833">
              <w:rPr>
                <w:rFonts w:ascii="Times New Roman" w:eastAsia="Calibri" w:hAnsi="Times New Roman"/>
              </w:rPr>
              <w:t>diversity</w:t>
            </w:r>
          </w:p>
        </w:tc>
        <w:tc>
          <w:tcPr>
            <w:tcW w:w="651" w:type="dxa"/>
          </w:tcPr>
          <w:p w14:paraId="54D65250" w14:textId="77777777" w:rsidR="006E0833" w:rsidRPr="006E0833" w:rsidRDefault="006E0833" w:rsidP="006E0833">
            <w:pPr>
              <w:rPr>
                <w:rFonts w:ascii="Times New Roman" w:eastAsia="Calibri" w:hAnsi="Times New Roman"/>
              </w:rPr>
            </w:pPr>
          </w:p>
        </w:tc>
        <w:tc>
          <w:tcPr>
            <w:tcW w:w="3018" w:type="dxa"/>
          </w:tcPr>
          <w:p w14:paraId="3D20A76C" w14:textId="77777777" w:rsidR="006E0833" w:rsidRPr="006E0833" w:rsidRDefault="006E0833" w:rsidP="006E0833">
            <w:pPr>
              <w:rPr>
                <w:rFonts w:ascii="Times New Roman" w:eastAsia="Calibri" w:hAnsi="Times New Roman"/>
              </w:rPr>
            </w:pPr>
            <w:r w:rsidRPr="006E0833">
              <w:rPr>
                <w:rFonts w:ascii="Times New Roman" w:eastAsia="Calibri" w:hAnsi="Times New Roman"/>
              </w:rPr>
              <w:t>distance in trait space</w:t>
            </w:r>
          </w:p>
        </w:tc>
        <w:tc>
          <w:tcPr>
            <w:tcW w:w="426" w:type="dxa"/>
          </w:tcPr>
          <w:p w14:paraId="28C3A457" w14:textId="77777777" w:rsidR="006E0833" w:rsidRPr="006E0833" w:rsidRDefault="006E0833" w:rsidP="006E0833">
            <w:pPr>
              <w:rPr>
                <w:rFonts w:ascii="Times New Roman" w:eastAsia="Calibri" w:hAnsi="Times New Roman"/>
              </w:rPr>
            </w:pPr>
          </w:p>
        </w:tc>
        <w:tc>
          <w:tcPr>
            <w:tcW w:w="1417" w:type="dxa"/>
          </w:tcPr>
          <w:p w14:paraId="748469BB"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16D919C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0.17 ± 0.01</w:t>
            </w:r>
          </w:p>
        </w:tc>
        <w:tc>
          <w:tcPr>
            <w:tcW w:w="1843" w:type="dxa"/>
          </w:tcPr>
          <w:p w14:paraId="21BDCD78"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0.16 ± 0.01</w:t>
            </w:r>
          </w:p>
        </w:tc>
        <w:tc>
          <w:tcPr>
            <w:tcW w:w="1559" w:type="dxa"/>
            <w:noWrap/>
          </w:tcPr>
          <w:p w14:paraId="09802B98"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0.17 ± 0.01</w:t>
            </w:r>
          </w:p>
        </w:tc>
      </w:tr>
      <w:tr w:rsidR="006E0833" w:rsidRPr="006E0833" w14:paraId="31A09166" w14:textId="77777777" w:rsidTr="00A3077D">
        <w:trPr>
          <w:trHeight w:val="290"/>
        </w:trPr>
        <w:tc>
          <w:tcPr>
            <w:tcW w:w="2568" w:type="dxa"/>
            <w:noWrap/>
          </w:tcPr>
          <w:p w14:paraId="6764BDDE" w14:textId="77777777" w:rsidR="006E0833" w:rsidRPr="006E0833" w:rsidRDefault="006E0833" w:rsidP="006E0833">
            <w:pPr>
              <w:rPr>
                <w:rFonts w:ascii="Times New Roman" w:eastAsia="Calibri" w:hAnsi="Times New Roman"/>
              </w:rPr>
            </w:pPr>
          </w:p>
        </w:tc>
        <w:tc>
          <w:tcPr>
            <w:tcW w:w="651" w:type="dxa"/>
          </w:tcPr>
          <w:p w14:paraId="1ED4CD7C" w14:textId="77777777" w:rsidR="006E0833" w:rsidRPr="006E0833" w:rsidRDefault="006E0833" w:rsidP="006E0833">
            <w:pPr>
              <w:rPr>
                <w:rFonts w:ascii="Times New Roman" w:eastAsia="Calibri" w:hAnsi="Times New Roman"/>
              </w:rPr>
            </w:pPr>
          </w:p>
        </w:tc>
        <w:tc>
          <w:tcPr>
            <w:tcW w:w="3018" w:type="dxa"/>
          </w:tcPr>
          <w:p w14:paraId="64DBCDBC" w14:textId="77777777" w:rsidR="006E0833" w:rsidRPr="006E0833" w:rsidRDefault="006E0833" w:rsidP="006E0833">
            <w:pPr>
              <w:rPr>
                <w:rFonts w:ascii="Times New Roman" w:eastAsia="Calibri" w:hAnsi="Times New Roman"/>
              </w:rPr>
            </w:pPr>
          </w:p>
        </w:tc>
        <w:tc>
          <w:tcPr>
            <w:tcW w:w="426" w:type="dxa"/>
          </w:tcPr>
          <w:p w14:paraId="5F708E45" w14:textId="77777777" w:rsidR="006E0833" w:rsidRPr="006E0833" w:rsidRDefault="006E0833" w:rsidP="006E0833">
            <w:pPr>
              <w:rPr>
                <w:rFonts w:ascii="Times New Roman" w:eastAsia="Calibri" w:hAnsi="Times New Roman"/>
              </w:rPr>
            </w:pPr>
          </w:p>
        </w:tc>
        <w:tc>
          <w:tcPr>
            <w:tcW w:w="1417" w:type="dxa"/>
          </w:tcPr>
          <w:p w14:paraId="7C0ED942" w14:textId="77777777" w:rsidR="006E0833" w:rsidRPr="006E0833" w:rsidRDefault="006E0833" w:rsidP="006E0833">
            <w:pPr>
              <w:rPr>
                <w:rFonts w:ascii="Times New Roman" w:eastAsia="Calibri" w:hAnsi="Times New Roman"/>
              </w:rPr>
            </w:pPr>
          </w:p>
        </w:tc>
        <w:tc>
          <w:tcPr>
            <w:tcW w:w="1701" w:type="dxa"/>
          </w:tcPr>
          <w:p w14:paraId="60B1C444" w14:textId="77777777" w:rsidR="006E0833" w:rsidRPr="006E0833" w:rsidRDefault="006E0833" w:rsidP="006E0833">
            <w:pPr>
              <w:rPr>
                <w:rFonts w:ascii="Times New Roman" w:eastAsia="Calibri" w:hAnsi="Times New Roman"/>
              </w:rPr>
            </w:pPr>
          </w:p>
        </w:tc>
        <w:tc>
          <w:tcPr>
            <w:tcW w:w="1843" w:type="dxa"/>
          </w:tcPr>
          <w:p w14:paraId="1EC35852" w14:textId="77777777" w:rsidR="006E0833" w:rsidRPr="006E0833" w:rsidRDefault="006E0833" w:rsidP="006E0833">
            <w:pPr>
              <w:rPr>
                <w:rFonts w:ascii="Times New Roman" w:eastAsia="Calibri" w:hAnsi="Times New Roman"/>
              </w:rPr>
            </w:pPr>
          </w:p>
        </w:tc>
        <w:tc>
          <w:tcPr>
            <w:tcW w:w="1559" w:type="dxa"/>
            <w:noWrap/>
          </w:tcPr>
          <w:p w14:paraId="471FFFAE" w14:textId="77777777" w:rsidR="006E0833" w:rsidRPr="006E0833" w:rsidRDefault="006E0833" w:rsidP="006E0833">
            <w:pPr>
              <w:rPr>
                <w:rFonts w:ascii="Times New Roman" w:eastAsia="Calibri" w:hAnsi="Times New Roman"/>
              </w:rPr>
            </w:pPr>
          </w:p>
        </w:tc>
      </w:tr>
      <w:tr w:rsidR="006E0833" w:rsidRPr="006E0833" w14:paraId="098BCDC7" w14:textId="77777777" w:rsidTr="00A3077D">
        <w:trPr>
          <w:trHeight w:val="290"/>
        </w:trPr>
        <w:tc>
          <w:tcPr>
            <w:tcW w:w="2568" w:type="dxa"/>
            <w:noWrap/>
            <w:hideMark/>
          </w:tcPr>
          <w:p w14:paraId="77F6D210"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Body length</w:t>
            </w:r>
          </w:p>
          <w:p w14:paraId="52E5B21D" w14:textId="77777777" w:rsidR="006E0833" w:rsidRPr="006E0833" w:rsidRDefault="006E0833" w:rsidP="006E0833">
            <w:pPr>
              <w:rPr>
                <w:rFonts w:ascii="Times New Roman" w:eastAsia="Calibri" w:hAnsi="Times New Roman"/>
              </w:rPr>
            </w:pPr>
          </w:p>
        </w:tc>
        <w:tc>
          <w:tcPr>
            <w:tcW w:w="651" w:type="dxa"/>
          </w:tcPr>
          <w:p w14:paraId="50EED794" w14:textId="77777777" w:rsidR="006E0833" w:rsidRPr="006E0833" w:rsidRDefault="006E0833" w:rsidP="006E0833">
            <w:pPr>
              <w:rPr>
                <w:rFonts w:ascii="Times New Roman" w:eastAsia="Calibri" w:hAnsi="Times New Roman"/>
              </w:rPr>
            </w:pPr>
          </w:p>
        </w:tc>
        <w:tc>
          <w:tcPr>
            <w:tcW w:w="3018" w:type="dxa"/>
          </w:tcPr>
          <w:p w14:paraId="75D128D2" w14:textId="77777777" w:rsidR="006E0833" w:rsidRPr="006E0833" w:rsidRDefault="006E0833" w:rsidP="006E0833">
            <w:pPr>
              <w:rPr>
                <w:rFonts w:ascii="Times New Roman" w:eastAsia="Calibri" w:hAnsi="Times New Roman"/>
              </w:rPr>
            </w:pPr>
            <w:r w:rsidRPr="006E0833">
              <w:rPr>
                <w:rFonts w:ascii="Times New Roman" w:eastAsia="Calibri" w:hAnsi="Times New Roman"/>
              </w:rPr>
              <w:t>mm</w:t>
            </w:r>
          </w:p>
        </w:tc>
        <w:tc>
          <w:tcPr>
            <w:tcW w:w="426" w:type="dxa"/>
          </w:tcPr>
          <w:p w14:paraId="7417FB3E" w14:textId="77777777" w:rsidR="006E0833" w:rsidRPr="006E0833" w:rsidRDefault="006E0833" w:rsidP="006E0833">
            <w:pPr>
              <w:rPr>
                <w:rFonts w:ascii="Times New Roman" w:eastAsia="Calibri" w:hAnsi="Times New Roman"/>
              </w:rPr>
            </w:pPr>
          </w:p>
        </w:tc>
        <w:tc>
          <w:tcPr>
            <w:tcW w:w="1417" w:type="dxa"/>
          </w:tcPr>
          <w:p w14:paraId="570E7C92"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61CDE167" w14:textId="77777777" w:rsidR="006E0833" w:rsidRPr="006E0833" w:rsidRDefault="006E0833" w:rsidP="006E0833">
            <w:pPr>
              <w:rPr>
                <w:rFonts w:ascii="Times New Roman" w:eastAsia="Calibri" w:hAnsi="Times New Roman"/>
              </w:rPr>
            </w:pPr>
            <w:r w:rsidRPr="006E0833">
              <w:rPr>
                <w:rFonts w:ascii="Times New Roman" w:eastAsia="Calibri" w:hAnsi="Times New Roman"/>
              </w:rPr>
              <w:t>16.09 ± 0.50</w:t>
            </w:r>
          </w:p>
        </w:tc>
        <w:tc>
          <w:tcPr>
            <w:tcW w:w="1843" w:type="dxa"/>
          </w:tcPr>
          <w:p w14:paraId="324D09A1" w14:textId="77777777" w:rsidR="006E0833" w:rsidRPr="006E0833" w:rsidRDefault="006E0833" w:rsidP="006E0833">
            <w:pPr>
              <w:rPr>
                <w:rFonts w:ascii="Times New Roman" w:eastAsia="Calibri" w:hAnsi="Times New Roman"/>
              </w:rPr>
            </w:pPr>
            <w:r w:rsidRPr="006E0833">
              <w:rPr>
                <w:rFonts w:ascii="Times New Roman" w:eastAsia="Calibri" w:hAnsi="Times New Roman"/>
              </w:rPr>
              <w:t>15.61 ± 0.53</w:t>
            </w:r>
          </w:p>
        </w:tc>
        <w:tc>
          <w:tcPr>
            <w:tcW w:w="1559" w:type="dxa"/>
            <w:noWrap/>
            <w:hideMark/>
          </w:tcPr>
          <w:p w14:paraId="50773DD4" w14:textId="77777777" w:rsidR="006E0833" w:rsidRPr="006E0833" w:rsidRDefault="006E0833" w:rsidP="006E0833">
            <w:pPr>
              <w:rPr>
                <w:rFonts w:ascii="Times New Roman" w:eastAsia="Calibri" w:hAnsi="Times New Roman"/>
              </w:rPr>
            </w:pPr>
            <w:r w:rsidRPr="006E0833">
              <w:rPr>
                <w:rFonts w:ascii="Times New Roman" w:eastAsia="Calibri" w:hAnsi="Times New Roman"/>
              </w:rPr>
              <w:t>17.32 ± 0.47</w:t>
            </w:r>
          </w:p>
        </w:tc>
      </w:tr>
      <w:tr w:rsidR="006E0833" w:rsidRPr="006E0833" w14:paraId="6CEC4F25" w14:textId="77777777" w:rsidTr="00A3077D">
        <w:trPr>
          <w:trHeight w:val="290"/>
        </w:trPr>
        <w:tc>
          <w:tcPr>
            <w:tcW w:w="2568" w:type="dxa"/>
            <w:noWrap/>
          </w:tcPr>
          <w:p w14:paraId="53620403" w14:textId="77777777" w:rsidR="006E0833" w:rsidRPr="006E0833" w:rsidRDefault="006E0833" w:rsidP="006E0833">
            <w:pPr>
              <w:rPr>
                <w:rFonts w:ascii="Times New Roman" w:eastAsia="Calibri" w:hAnsi="Times New Roman"/>
              </w:rPr>
            </w:pPr>
          </w:p>
        </w:tc>
        <w:tc>
          <w:tcPr>
            <w:tcW w:w="651" w:type="dxa"/>
          </w:tcPr>
          <w:p w14:paraId="7240D42F" w14:textId="77777777" w:rsidR="006E0833" w:rsidRPr="006E0833" w:rsidRDefault="006E0833" w:rsidP="006E0833">
            <w:pPr>
              <w:rPr>
                <w:rFonts w:ascii="Times New Roman" w:eastAsia="Calibri" w:hAnsi="Times New Roman"/>
              </w:rPr>
            </w:pPr>
          </w:p>
        </w:tc>
        <w:tc>
          <w:tcPr>
            <w:tcW w:w="3018" w:type="dxa"/>
          </w:tcPr>
          <w:p w14:paraId="3C18FAE6" w14:textId="77777777" w:rsidR="006E0833" w:rsidRPr="006E0833" w:rsidRDefault="006E0833" w:rsidP="006E0833">
            <w:pPr>
              <w:rPr>
                <w:rFonts w:ascii="Times New Roman" w:eastAsia="Calibri" w:hAnsi="Times New Roman"/>
              </w:rPr>
            </w:pPr>
          </w:p>
        </w:tc>
        <w:tc>
          <w:tcPr>
            <w:tcW w:w="426" w:type="dxa"/>
          </w:tcPr>
          <w:p w14:paraId="255E0BB8" w14:textId="77777777" w:rsidR="006E0833" w:rsidRPr="006E0833" w:rsidRDefault="006E0833" w:rsidP="006E0833">
            <w:pPr>
              <w:rPr>
                <w:rFonts w:ascii="Times New Roman" w:eastAsia="Calibri" w:hAnsi="Times New Roman"/>
              </w:rPr>
            </w:pPr>
          </w:p>
        </w:tc>
        <w:tc>
          <w:tcPr>
            <w:tcW w:w="1417" w:type="dxa"/>
          </w:tcPr>
          <w:p w14:paraId="23F4543B"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6F5032B9" w14:textId="77777777" w:rsidR="006E0833" w:rsidRPr="006E0833" w:rsidRDefault="006E0833" w:rsidP="006E0833">
            <w:pPr>
              <w:rPr>
                <w:rFonts w:ascii="Times New Roman" w:eastAsia="Calibri" w:hAnsi="Times New Roman"/>
              </w:rPr>
            </w:pPr>
            <w:r w:rsidRPr="006E0833">
              <w:rPr>
                <w:rFonts w:ascii="Times New Roman" w:eastAsia="Calibri" w:hAnsi="Times New Roman"/>
              </w:rPr>
              <w:t>15.74 ± 0.15</w:t>
            </w:r>
          </w:p>
        </w:tc>
        <w:tc>
          <w:tcPr>
            <w:tcW w:w="1843" w:type="dxa"/>
          </w:tcPr>
          <w:p w14:paraId="72B6D47F" w14:textId="77777777" w:rsidR="006E0833" w:rsidRPr="006E0833" w:rsidRDefault="006E0833" w:rsidP="006E0833">
            <w:pPr>
              <w:rPr>
                <w:rFonts w:ascii="Times New Roman" w:eastAsia="Calibri" w:hAnsi="Times New Roman"/>
              </w:rPr>
            </w:pPr>
            <w:r w:rsidRPr="006E0833">
              <w:rPr>
                <w:rFonts w:ascii="Times New Roman" w:eastAsia="Calibri" w:hAnsi="Times New Roman"/>
              </w:rPr>
              <w:t>15.29 ± 0.37</w:t>
            </w:r>
          </w:p>
        </w:tc>
        <w:tc>
          <w:tcPr>
            <w:tcW w:w="1559" w:type="dxa"/>
            <w:noWrap/>
          </w:tcPr>
          <w:p w14:paraId="6B02FE8D" w14:textId="77777777" w:rsidR="006E0833" w:rsidRPr="006E0833" w:rsidRDefault="006E0833" w:rsidP="006E0833">
            <w:pPr>
              <w:rPr>
                <w:rFonts w:ascii="Times New Roman" w:eastAsia="Calibri" w:hAnsi="Times New Roman"/>
              </w:rPr>
            </w:pPr>
            <w:r w:rsidRPr="006E0833">
              <w:rPr>
                <w:rFonts w:ascii="Times New Roman" w:eastAsia="Calibri" w:hAnsi="Times New Roman"/>
              </w:rPr>
              <w:t>16.46 ± 0.38</w:t>
            </w:r>
          </w:p>
        </w:tc>
      </w:tr>
      <w:tr w:rsidR="006E0833" w:rsidRPr="006E0833" w14:paraId="04A25597" w14:textId="77777777" w:rsidTr="00A3077D">
        <w:trPr>
          <w:trHeight w:val="290"/>
        </w:trPr>
        <w:tc>
          <w:tcPr>
            <w:tcW w:w="2568" w:type="dxa"/>
            <w:noWrap/>
          </w:tcPr>
          <w:p w14:paraId="40A53C3F" w14:textId="77777777" w:rsidR="006E0833" w:rsidRPr="006E0833" w:rsidRDefault="006E0833" w:rsidP="006E0833">
            <w:pPr>
              <w:rPr>
                <w:rFonts w:ascii="Times New Roman" w:eastAsia="Calibri" w:hAnsi="Times New Roman"/>
              </w:rPr>
            </w:pPr>
          </w:p>
        </w:tc>
        <w:tc>
          <w:tcPr>
            <w:tcW w:w="651" w:type="dxa"/>
          </w:tcPr>
          <w:p w14:paraId="1E0515D4" w14:textId="77777777" w:rsidR="006E0833" w:rsidRPr="006E0833" w:rsidRDefault="006E0833" w:rsidP="006E0833">
            <w:pPr>
              <w:rPr>
                <w:rFonts w:ascii="Times New Roman" w:eastAsia="Calibri" w:hAnsi="Times New Roman"/>
              </w:rPr>
            </w:pPr>
          </w:p>
        </w:tc>
        <w:tc>
          <w:tcPr>
            <w:tcW w:w="3018" w:type="dxa"/>
          </w:tcPr>
          <w:p w14:paraId="442330CB" w14:textId="77777777" w:rsidR="006E0833" w:rsidRPr="006E0833" w:rsidRDefault="006E0833" w:rsidP="006E0833">
            <w:pPr>
              <w:rPr>
                <w:rFonts w:ascii="Times New Roman" w:eastAsia="Calibri" w:hAnsi="Times New Roman"/>
              </w:rPr>
            </w:pPr>
          </w:p>
        </w:tc>
        <w:tc>
          <w:tcPr>
            <w:tcW w:w="426" w:type="dxa"/>
          </w:tcPr>
          <w:p w14:paraId="1513C03A" w14:textId="77777777" w:rsidR="006E0833" w:rsidRPr="006E0833" w:rsidRDefault="006E0833" w:rsidP="006E0833">
            <w:pPr>
              <w:rPr>
                <w:rFonts w:ascii="Times New Roman" w:eastAsia="Calibri" w:hAnsi="Times New Roman"/>
              </w:rPr>
            </w:pPr>
          </w:p>
        </w:tc>
        <w:tc>
          <w:tcPr>
            <w:tcW w:w="1417" w:type="dxa"/>
          </w:tcPr>
          <w:p w14:paraId="31C23ACD" w14:textId="77777777" w:rsidR="006E0833" w:rsidRPr="006E0833" w:rsidRDefault="006E0833" w:rsidP="006E0833">
            <w:pPr>
              <w:rPr>
                <w:rFonts w:ascii="Times New Roman" w:eastAsia="Calibri" w:hAnsi="Times New Roman"/>
              </w:rPr>
            </w:pPr>
          </w:p>
        </w:tc>
        <w:tc>
          <w:tcPr>
            <w:tcW w:w="1701" w:type="dxa"/>
          </w:tcPr>
          <w:p w14:paraId="03569A20" w14:textId="77777777" w:rsidR="006E0833" w:rsidRPr="006E0833" w:rsidRDefault="006E0833" w:rsidP="006E0833">
            <w:pPr>
              <w:rPr>
                <w:rFonts w:ascii="Times New Roman" w:eastAsia="Calibri" w:hAnsi="Times New Roman"/>
              </w:rPr>
            </w:pPr>
          </w:p>
        </w:tc>
        <w:tc>
          <w:tcPr>
            <w:tcW w:w="1843" w:type="dxa"/>
          </w:tcPr>
          <w:p w14:paraId="2C637453" w14:textId="77777777" w:rsidR="006E0833" w:rsidRPr="006E0833" w:rsidRDefault="006E0833" w:rsidP="006E0833">
            <w:pPr>
              <w:rPr>
                <w:rFonts w:ascii="Times New Roman" w:eastAsia="Calibri" w:hAnsi="Times New Roman"/>
              </w:rPr>
            </w:pPr>
          </w:p>
        </w:tc>
        <w:tc>
          <w:tcPr>
            <w:tcW w:w="1559" w:type="dxa"/>
            <w:noWrap/>
          </w:tcPr>
          <w:p w14:paraId="7E725E8D" w14:textId="77777777" w:rsidR="006E0833" w:rsidRPr="006E0833" w:rsidRDefault="006E0833" w:rsidP="006E0833">
            <w:pPr>
              <w:rPr>
                <w:rFonts w:ascii="Times New Roman" w:eastAsia="Calibri" w:hAnsi="Times New Roman"/>
              </w:rPr>
            </w:pPr>
          </w:p>
        </w:tc>
      </w:tr>
      <w:tr w:rsidR="006E0833" w:rsidRPr="006E0833" w14:paraId="327CFF2B" w14:textId="77777777" w:rsidTr="00A3077D">
        <w:trPr>
          <w:trHeight w:val="290"/>
        </w:trPr>
        <w:tc>
          <w:tcPr>
            <w:tcW w:w="2568" w:type="dxa"/>
            <w:noWrap/>
            <w:hideMark/>
          </w:tcPr>
          <w:p w14:paraId="62BA39D3" w14:textId="10A04B04" w:rsidR="006E0833" w:rsidRPr="006E0833" w:rsidRDefault="006E0833" w:rsidP="006E0833">
            <w:pPr>
              <w:rPr>
                <w:rFonts w:ascii="Times New Roman" w:eastAsia="Calibri" w:hAnsi="Times New Roman"/>
              </w:rPr>
            </w:pPr>
            <w:r w:rsidRPr="006E0833">
              <w:rPr>
                <w:rFonts w:ascii="Times New Roman" w:eastAsia="Calibri" w:hAnsi="Times New Roman"/>
              </w:rPr>
              <w:t>CWM</w:t>
            </w:r>
          </w:p>
        </w:tc>
        <w:tc>
          <w:tcPr>
            <w:tcW w:w="651" w:type="dxa"/>
          </w:tcPr>
          <w:p w14:paraId="1D4947CB" w14:textId="77777777" w:rsidR="006E0833" w:rsidRPr="006E0833" w:rsidRDefault="006E0833" w:rsidP="006E0833">
            <w:pPr>
              <w:rPr>
                <w:rFonts w:ascii="Times New Roman" w:eastAsia="Calibri" w:hAnsi="Times New Roman"/>
              </w:rPr>
            </w:pPr>
          </w:p>
        </w:tc>
        <w:tc>
          <w:tcPr>
            <w:tcW w:w="3018" w:type="dxa"/>
          </w:tcPr>
          <w:p w14:paraId="1F53FF0E"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Pr>
          <w:p w14:paraId="746C7A6C" w14:textId="77777777" w:rsidR="006E0833" w:rsidRPr="006E0833" w:rsidRDefault="006E0833" w:rsidP="006E0833">
            <w:pPr>
              <w:rPr>
                <w:rFonts w:ascii="Times New Roman" w:eastAsia="Calibri" w:hAnsi="Times New Roman"/>
              </w:rPr>
            </w:pPr>
          </w:p>
        </w:tc>
        <w:tc>
          <w:tcPr>
            <w:tcW w:w="1417" w:type="dxa"/>
          </w:tcPr>
          <w:p w14:paraId="00A1863C"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4FA76F28" w14:textId="77777777" w:rsidR="006E0833" w:rsidRPr="006E0833" w:rsidRDefault="006E0833" w:rsidP="006E0833">
            <w:pPr>
              <w:rPr>
                <w:rFonts w:ascii="Times New Roman" w:eastAsia="Calibri" w:hAnsi="Times New Roman"/>
              </w:rPr>
            </w:pPr>
            <w:r w:rsidRPr="006E0833">
              <w:rPr>
                <w:rFonts w:ascii="Times New Roman" w:eastAsia="Calibri" w:hAnsi="Times New Roman"/>
              </w:rPr>
              <w:t>0.444 ± 0.013</w:t>
            </w:r>
          </w:p>
        </w:tc>
        <w:tc>
          <w:tcPr>
            <w:tcW w:w="1843" w:type="dxa"/>
          </w:tcPr>
          <w:p w14:paraId="656036AF" w14:textId="77777777" w:rsidR="006E0833" w:rsidRPr="006E0833" w:rsidRDefault="006E0833" w:rsidP="006E0833">
            <w:pPr>
              <w:rPr>
                <w:rFonts w:ascii="Times New Roman" w:eastAsia="Calibri" w:hAnsi="Times New Roman"/>
              </w:rPr>
            </w:pPr>
            <w:r w:rsidRPr="006E0833">
              <w:rPr>
                <w:rFonts w:ascii="Times New Roman" w:eastAsia="Calibri" w:hAnsi="Times New Roman"/>
              </w:rPr>
              <w:t>0.458 ± 0.011</w:t>
            </w:r>
          </w:p>
        </w:tc>
        <w:tc>
          <w:tcPr>
            <w:tcW w:w="1559" w:type="dxa"/>
            <w:noWrap/>
            <w:hideMark/>
          </w:tcPr>
          <w:p w14:paraId="371EC51F" w14:textId="77777777" w:rsidR="006E0833" w:rsidRPr="006E0833" w:rsidRDefault="006E0833" w:rsidP="006E0833">
            <w:pPr>
              <w:rPr>
                <w:rFonts w:ascii="Times New Roman" w:eastAsia="Calibri" w:hAnsi="Times New Roman"/>
              </w:rPr>
            </w:pPr>
            <w:r w:rsidRPr="006E0833">
              <w:rPr>
                <w:rFonts w:ascii="Times New Roman" w:eastAsia="Calibri" w:hAnsi="Times New Roman"/>
              </w:rPr>
              <w:t>0.453 ± 0.007</w:t>
            </w:r>
          </w:p>
        </w:tc>
      </w:tr>
      <w:tr w:rsidR="006E0833" w:rsidRPr="006E0833" w14:paraId="4A044BF8" w14:textId="77777777" w:rsidTr="00A3077D">
        <w:trPr>
          <w:trHeight w:val="290"/>
        </w:trPr>
        <w:tc>
          <w:tcPr>
            <w:tcW w:w="2568" w:type="dxa"/>
            <w:noWrap/>
          </w:tcPr>
          <w:p w14:paraId="0055E459" w14:textId="77777777" w:rsidR="006E0833" w:rsidRPr="006E0833" w:rsidRDefault="006E0833" w:rsidP="006E0833">
            <w:pPr>
              <w:rPr>
                <w:rFonts w:ascii="Times New Roman" w:eastAsia="Calibri" w:hAnsi="Times New Roman"/>
              </w:rPr>
            </w:pPr>
            <w:r w:rsidRPr="006E0833">
              <w:rPr>
                <w:rFonts w:ascii="Times New Roman" w:eastAsia="Calibri" w:hAnsi="Times New Roman"/>
              </w:rPr>
              <w:t>antenna length</w:t>
            </w:r>
          </w:p>
        </w:tc>
        <w:tc>
          <w:tcPr>
            <w:tcW w:w="651" w:type="dxa"/>
          </w:tcPr>
          <w:p w14:paraId="7A25E7FF" w14:textId="77777777" w:rsidR="006E0833" w:rsidRPr="006E0833" w:rsidRDefault="006E0833" w:rsidP="006E0833">
            <w:pPr>
              <w:rPr>
                <w:rFonts w:ascii="Times New Roman" w:eastAsia="Calibri" w:hAnsi="Times New Roman"/>
              </w:rPr>
            </w:pPr>
          </w:p>
        </w:tc>
        <w:tc>
          <w:tcPr>
            <w:tcW w:w="3018" w:type="dxa"/>
          </w:tcPr>
          <w:p w14:paraId="1B420E49" w14:textId="77777777" w:rsidR="006E0833" w:rsidRPr="006E0833" w:rsidRDefault="006E0833" w:rsidP="006E0833">
            <w:pPr>
              <w:rPr>
                <w:rFonts w:ascii="Times New Roman" w:eastAsia="Calibri" w:hAnsi="Times New Roman"/>
              </w:rPr>
            </w:pPr>
          </w:p>
        </w:tc>
        <w:tc>
          <w:tcPr>
            <w:tcW w:w="426" w:type="dxa"/>
          </w:tcPr>
          <w:p w14:paraId="502AD6EB" w14:textId="77777777" w:rsidR="006E0833" w:rsidRPr="006E0833" w:rsidRDefault="006E0833" w:rsidP="006E0833">
            <w:pPr>
              <w:rPr>
                <w:rFonts w:ascii="Times New Roman" w:eastAsia="Calibri" w:hAnsi="Times New Roman"/>
              </w:rPr>
            </w:pPr>
          </w:p>
        </w:tc>
        <w:tc>
          <w:tcPr>
            <w:tcW w:w="1417" w:type="dxa"/>
          </w:tcPr>
          <w:p w14:paraId="1683CB64"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591E82E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0.446 ± 0.006</w:t>
            </w:r>
          </w:p>
        </w:tc>
        <w:tc>
          <w:tcPr>
            <w:tcW w:w="1843" w:type="dxa"/>
          </w:tcPr>
          <w:p w14:paraId="029003DA" w14:textId="77777777" w:rsidR="006E0833" w:rsidRPr="006E0833" w:rsidRDefault="006E0833" w:rsidP="006E0833">
            <w:pPr>
              <w:rPr>
                <w:rFonts w:ascii="Times New Roman" w:eastAsia="Calibri" w:hAnsi="Times New Roman"/>
              </w:rPr>
            </w:pPr>
            <w:r w:rsidRPr="006E0833">
              <w:rPr>
                <w:rFonts w:ascii="Times New Roman" w:eastAsia="Calibri" w:hAnsi="Times New Roman"/>
              </w:rPr>
              <w:t>0.423 ± 0.005</w:t>
            </w:r>
          </w:p>
        </w:tc>
        <w:tc>
          <w:tcPr>
            <w:tcW w:w="1559" w:type="dxa"/>
            <w:noWrap/>
          </w:tcPr>
          <w:p w14:paraId="69F07D50" w14:textId="77777777" w:rsidR="006E0833" w:rsidRPr="006E0833" w:rsidRDefault="006E0833" w:rsidP="006E0833">
            <w:pPr>
              <w:rPr>
                <w:rFonts w:ascii="Times New Roman" w:eastAsia="Calibri" w:hAnsi="Times New Roman"/>
              </w:rPr>
            </w:pPr>
            <w:r w:rsidRPr="006E0833">
              <w:rPr>
                <w:rFonts w:ascii="Times New Roman" w:eastAsia="Calibri" w:hAnsi="Times New Roman"/>
              </w:rPr>
              <w:t>0.445 ± 0.008</w:t>
            </w:r>
          </w:p>
        </w:tc>
      </w:tr>
      <w:tr w:rsidR="006E0833" w:rsidRPr="006E0833" w14:paraId="41E00497" w14:textId="77777777" w:rsidTr="00A3077D">
        <w:trPr>
          <w:trHeight w:val="290"/>
        </w:trPr>
        <w:tc>
          <w:tcPr>
            <w:tcW w:w="2568" w:type="dxa"/>
            <w:noWrap/>
          </w:tcPr>
          <w:p w14:paraId="21E334C6" w14:textId="77777777" w:rsidR="006E0833" w:rsidRPr="006E0833" w:rsidRDefault="006E0833" w:rsidP="006E0833">
            <w:pPr>
              <w:rPr>
                <w:rFonts w:ascii="Times New Roman" w:eastAsia="Calibri" w:hAnsi="Times New Roman"/>
              </w:rPr>
            </w:pPr>
          </w:p>
        </w:tc>
        <w:tc>
          <w:tcPr>
            <w:tcW w:w="651" w:type="dxa"/>
          </w:tcPr>
          <w:p w14:paraId="246C54F1" w14:textId="77777777" w:rsidR="006E0833" w:rsidRPr="006E0833" w:rsidRDefault="006E0833" w:rsidP="006E0833">
            <w:pPr>
              <w:rPr>
                <w:rFonts w:ascii="Times New Roman" w:eastAsia="Calibri" w:hAnsi="Times New Roman"/>
              </w:rPr>
            </w:pPr>
          </w:p>
        </w:tc>
        <w:tc>
          <w:tcPr>
            <w:tcW w:w="3018" w:type="dxa"/>
          </w:tcPr>
          <w:p w14:paraId="6B036030" w14:textId="77777777" w:rsidR="006E0833" w:rsidRPr="006E0833" w:rsidRDefault="006E0833" w:rsidP="006E0833">
            <w:pPr>
              <w:rPr>
                <w:rFonts w:ascii="Times New Roman" w:eastAsia="Calibri" w:hAnsi="Times New Roman"/>
              </w:rPr>
            </w:pPr>
          </w:p>
        </w:tc>
        <w:tc>
          <w:tcPr>
            <w:tcW w:w="426" w:type="dxa"/>
          </w:tcPr>
          <w:p w14:paraId="7B8E0BF1" w14:textId="77777777" w:rsidR="006E0833" w:rsidRPr="006E0833" w:rsidRDefault="006E0833" w:rsidP="006E0833">
            <w:pPr>
              <w:rPr>
                <w:rFonts w:ascii="Times New Roman" w:eastAsia="Calibri" w:hAnsi="Times New Roman"/>
              </w:rPr>
            </w:pPr>
          </w:p>
        </w:tc>
        <w:tc>
          <w:tcPr>
            <w:tcW w:w="1417" w:type="dxa"/>
          </w:tcPr>
          <w:p w14:paraId="136D1C28" w14:textId="77777777" w:rsidR="006E0833" w:rsidRPr="006E0833" w:rsidRDefault="006E0833" w:rsidP="006E0833">
            <w:pPr>
              <w:rPr>
                <w:rFonts w:ascii="Times New Roman" w:eastAsia="Calibri" w:hAnsi="Times New Roman"/>
              </w:rPr>
            </w:pPr>
          </w:p>
        </w:tc>
        <w:tc>
          <w:tcPr>
            <w:tcW w:w="1701" w:type="dxa"/>
          </w:tcPr>
          <w:p w14:paraId="5BDDEAE5" w14:textId="77777777" w:rsidR="006E0833" w:rsidRPr="006E0833" w:rsidRDefault="006E0833" w:rsidP="006E0833">
            <w:pPr>
              <w:rPr>
                <w:rFonts w:ascii="Times New Roman" w:eastAsia="Calibri" w:hAnsi="Times New Roman"/>
              </w:rPr>
            </w:pPr>
          </w:p>
        </w:tc>
        <w:tc>
          <w:tcPr>
            <w:tcW w:w="1843" w:type="dxa"/>
          </w:tcPr>
          <w:p w14:paraId="6B892E27" w14:textId="77777777" w:rsidR="006E0833" w:rsidRPr="006E0833" w:rsidRDefault="006E0833" w:rsidP="006E0833">
            <w:pPr>
              <w:rPr>
                <w:rFonts w:ascii="Times New Roman" w:eastAsia="Calibri" w:hAnsi="Times New Roman"/>
              </w:rPr>
            </w:pPr>
          </w:p>
        </w:tc>
        <w:tc>
          <w:tcPr>
            <w:tcW w:w="1559" w:type="dxa"/>
            <w:noWrap/>
          </w:tcPr>
          <w:p w14:paraId="08BC7BA4" w14:textId="77777777" w:rsidR="006E0833" w:rsidRPr="006E0833" w:rsidRDefault="006E0833" w:rsidP="006E0833">
            <w:pPr>
              <w:rPr>
                <w:rFonts w:ascii="Times New Roman" w:eastAsia="Calibri" w:hAnsi="Times New Roman"/>
              </w:rPr>
            </w:pPr>
          </w:p>
        </w:tc>
      </w:tr>
      <w:tr w:rsidR="006E0833" w:rsidRPr="006E0833" w14:paraId="288327A2" w14:textId="77777777" w:rsidTr="00A3077D">
        <w:trPr>
          <w:trHeight w:val="290"/>
        </w:trPr>
        <w:tc>
          <w:tcPr>
            <w:tcW w:w="2568" w:type="dxa"/>
            <w:noWrap/>
            <w:hideMark/>
          </w:tcPr>
          <w:p w14:paraId="4A1CEFAB" w14:textId="1CEEEA33" w:rsidR="006E0833" w:rsidRPr="006E0833" w:rsidRDefault="006E0833" w:rsidP="006E0833">
            <w:pPr>
              <w:rPr>
                <w:rFonts w:ascii="Times New Roman" w:eastAsia="Calibri" w:hAnsi="Times New Roman"/>
              </w:rPr>
            </w:pPr>
            <w:r w:rsidRPr="006E0833">
              <w:rPr>
                <w:rFonts w:ascii="Times New Roman" w:eastAsia="Calibri" w:hAnsi="Times New Roman"/>
              </w:rPr>
              <w:t xml:space="preserve">CWM </w:t>
            </w:r>
          </w:p>
        </w:tc>
        <w:tc>
          <w:tcPr>
            <w:tcW w:w="651" w:type="dxa"/>
          </w:tcPr>
          <w:p w14:paraId="532352A7" w14:textId="77777777" w:rsidR="006E0833" w:rsidRPr="006E0833" w:rsidRDefault="006E0833" w:rsidP="006E0833">
            <w:pPr>
              <w:rPr>
                <w:rFonts w:ascii="Times New Roman" w:eastAsia="Calibri" w:hAnsi="Times New Roman"/>
              </w:rPr>
            </w:pPr>
          </w:p>
        </w:tc>
        <w:tc>
          <w:tcPr>
            <w:tcW w:w="3018" w:type="dxa"/>
          </w:tcPr>
          <w:p w14:paraId="0D26C137"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Pr>
          <w:p w14:paraId="22CF07B7" w14:textId="77777777" w:rsidR="006E0833" w:rsidRPr="006E0833" w:rsidRDefault="006E0833" w:rsidP="006E0833">
            <w:pPr>
              <w:rPr>
                <w:rFonts w:ascii="Times New Roman" w:eastAsia="Calibri" w:hAnsi="Times New Roman"/>
              </w:rPr>
            </w:pPr>
          </w:p>
        </w:tc>
        <w:tc>
          <w:tcPr>
            <w:tcW w:w="1417" w:type="dxa"/>
          </w:tcPr>
          <w:p w14:paraId="7B67BBD0"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559D0D9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0.731 ± 0.014</w:t>
            </w:r>
          </w:p>
        </w:tc>
        <w:tc>
          <w:tcPr>
            <w:tcW w:w="1843" w:type="dxa"/>
          </w:tcPr>
          <w:p w14:paraId="051EB9B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0.752 ± 0.013</w:t>
            </w:r>
          </w:p>
        </w:tc>
        <w:tc>
          <w:tcPr>
            <w:tcW w:w="1559" w:type="dxa"/>
            <w:noWrap/>
            <w:hideMark/>
          </w:tcPr>
          <w:p w14:paraId="06C757E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0.744 ± 0.013</w:t>
            </w:r>
          </w:p>
        </w:tc>
      </w:tr>
      <w:tr w:rsidR="006E0833" w:rsidRPr="006E0833" w14:paraId="560A6234" w14:textId="77777777" w:rsidTr="00A3077D">
        <w:trPr>
          <w:trHeight w:val="290"/>
        </w:trPr>
        <w:tc>
          <w:tcPr>
            <w:tcW w:w="2568" w:type="dxa"/>
            <w:noWrap/>
          </w:tcPr>
          <w:p w14:paraId="4A9443F9" w14:textId="77777777" w:rsidR="006E0833" w:rsidRPr="006E0833" w:rsidRDefault="006E0833" w:rsidP="006E0833">
            <w:pPr>
              <w:rPr>
                <w:rFonts w:ascii="Times New Roman" w:eastAsia="Calibri" w:hAnsi="Times New Roman"/>
              </w:rPr>
            </w:pPr>
            <w:r w:rsidRPr="006E0833">
              <w:rPr>
                <w:rFonts w:ascii="Times New Roman" w:eastAsia="Calibri" w:hAnsi="Times New Roman"/>
              </w:rPr>
              <w:t>rear leg length</w:t>
            </w:r>
          </w:p>
        </w:tc>
        <w:tc>
          <w:tcPr>
            <w:tcW w:w="651" w:type="dxa"/>
          </w:tcPr>
          <w:p w14:paraId="3500844B" w14:textId="77777777" w:rsidR="006E0833" w:rsidRPr="006E0833" w:rsidRDefault="006E0833" w:rsidP="006E0833">
            <w:pPr>
              <w:rPr>
                <w:rFonts w:ascii="Times New Roman" w:eastAsia="Calibri" w:hAnsi="Times New Roman"/>
              </w:rPr>
            </w:pPr>
          </w:p>
        </w:tc>
        <w:tc>
          <w:tcPr>
            <w:tcW w:w="3018" w:type="dxa"/>
          </w:tcPr>
          <w:p w14:paraId="6FE00D1B" w14:textId="77777777" w:rsidR="006E0833" w:rsidRPr="006E0833" w:rsidRDefault="006E0833" w:rsidP="006E0833">
            <w:pPr>
              <w:rPr>
                <w:rFonts w:ascii="Times New Roman" w:eastAsia="Calibri" w:hAnsi="Times New Roman"/>
              </w:rPr>
            </w:pPr>
          </w:p>
        </w:tc>
        <w:tc>
          <w:tcPr>
            <w:tcW w:w="426" w:type="dxa"/>
          </w:tcPr>
          <w:p w14:paraId="0163B92D" w14:textId="77777777" w:rsidR="006E0833" w:rsidRPr="006E0833" w:rsidRDefault="006E0833" w:rsidP="006E0833">
            <w:pPr>
              <w:rPr>
                <w:rFonts w:ascii="Times New Roman" w:eastAsia="Calibri" w:hAnsi="Times New Roman"/>
              </w:rPr>
            </w:pPr>
          </w:p>
        </w:tc>
        <w:tc>
          <w:tcPr>
            <w:tcW w:w="1417" w:type="dxa"/>
          </w:tcPr>
          <w:p w14:paraId="69C3AA45"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1267F86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0.740 ± 0.006</w:t>
            </w:r>
          </w:p>
        </w:tc>
        <w:tc>
          <w:tcPr>
            <w:tcW w:w="1843" w:type="dxa"/>
          </w:tcPr>
          <w:p w14:paraId="39B061FA"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0.712 ± 0.008</w:t>
            </w:r>
          </w:p>
        </w:tc>
        <w:tc>
          <w:tcPr>
            <w:tcW w:w="1559" w:type="dxa"/>
            <w:noWrap/>
          </w:tcPr>
          <w:p w14:paraId="3EAB8B43"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0.739 ± 0.009</w:t>
            </w:r>
          </w:p>
        </w:tc>
      </w:tr>
      <w:tr w:rsidR="006E0833" w:rsidRPr="006E0833" w14:paraId="2BDB6C22" w14:textId="77777777" w:rsidTr="00A3077D">
        <w:trPr>
          <w:trHeight w:val="290"/>
        </w:trPr>
        <w:tc>
          <w:tcPr>
            <w:tcW w:w="2568" w:type="dxa"/>
            <w:noWrap/>
          </w:tcPr>
          <w:p w14:paraId="67664F10" w14:textId="77777777" w:rsidR="006E0833" w:rsidRPr="006E0833" w:rsidRDefault="006E0833" w:rsidP="006E0833">
            <w:pPr>
              <w:rPr>
                <w:rFonts w:ascii="Times New Roman" w:eastAsia="Calibri" w:hAnsi="Times New Roman"/>
              </w:rPr>
            </w:pPr>
          </w:p>
        </w:tc>
        <w:tc>
          <w:tcPr>
            <w:tcW w:w="651" w:type="dxa"/>
          </w:tcPr>
          <w:p w14:paraId="5AF40169" w14:textId="77777777" w:rsidR="006E0833" w:rsidRPr="006E0833" w:rsidRDefault="006E0833" w:rsidP="006E0833">
            <w:pPr>
              <w:rPr>
                <w:rFonts w:ascii="Times New Roman" w:eastAsia="Calibri" w:hAnsi="Times New Roman"/>
              </w:rPr>
            </w:pPr>
          </w:p>
        </w:tc>
        <w:tc>
          <w:tcPr>
            <w:tcW w:w="3018" w:type="dxa"/>
          </w:tcPr>
          <w:p w14:paraId="5DE708DC" w14:textId="77777777" w:rsidR="006E0833" w:rsidRPr="006E0833" w:rsidRDefault="006E0833" w:rsidP="006E0833">
            <w:pPr>
              <w:rPr>
                <w:rFonts w:ascii="Times New Roman" w:eastAsia="Calibri" w:hAnsi="Times New Roman"/>
              </w:rPr>
            </w:pPr>
          </w:p>
        </w:tc>
        <w:tc>
          <w:tcPr>
            <w:tcW w:w="426" w:type="dxa"/>
          </w:tcPr>
          <w:p w14:paraId="034BD976" w14:textId="77777777" w:rsidR="006E0833" w:rsidRPr="006E0833" w:rsidRDefault="006E0833" w:rsidP="006E0833">
            <w:pPr>
              <w:rPr>
                <w:rFonts w:ascii="Times New Roman" w:eastAsia="Calibri" w:hAnsi="Times New Roman"/>
              </w:rPr>
            </w:pPr>
          </w:p>
        </w:tc>
        <w:tc>
          <w:tcPr>
            <w:tcW w:w="1417" w:type="dxa"/>
          </w:tcPr>
          <w:p w14:paraId="0FE228CF" w14:textId="77777777" w:rsidR="006E0833" w:rsidRPr="006E0833" w:rsidRDefault="006E0833" w:rsidP="006E0833">
            <w:pPr>
              <w:rPr>
                <w:rFonts w:ascii="Times New Roman" w:eastAsia="Calibri" w:hAnsi="Times New Roman"/>
              </w:rPr>
            </w:pPr>
          </w:p>
        </w:tc>
        <w:tc>
          <w:tcPr>
            <w:tcW w:w="1701" w:type="dxa"/>
          </w:tcPr>
          <w:p w14:paraId="724455BB" w14:textId="77777777" w:rsidR="006E0833" w:rsidRPr="006E0833" w:rsidRDefault="006E0833" w:rsidP="006E0833">
            <w:pPr>
              <w:rPr>
                <w:rFonts w:ascii="Times New Roman" w:eastAsia="Calibri" w:hAnsi="Times New Roman"/>
              </w:rPr>
            </w:pPr>
          </w:p>
        </w:tc>
        <w:tc>
          <w:tcPr>
            <w:tcW w:w="1843" w:type="dxa"/>
          </w:tcPr>
          <w:p w14:paraId="4299D12F" w14:textId="77777777" w:rsidR="006E0833" w:rsidRPr="006E0833" w:rsidRDefault="006E0833" w:rsidP="006E0833">
            <w:pPr>
              <w:rPr>
                <w:rFonts w:ascii="Times New Roman" w:eastAsia="Calibri" w:hAnsi="Times New Roman"/>
              </w:rPr>
            </w:pPr>
          </w:p>
        </w:tc>
        <w:tc>
          <w:tcPr>
            <w:tcW w:w="1559" w:type="dxa"/>
            <w:noWrap/>
          </w:tcPr>
          <w:p w14:paraId="21FAC16E" w14:textId="77777777" w:rsidR="006E0833" w:rsidRPr="006E0833" w:rsidRDefault="006E0833" w:rsidP="006E0833">
            <w:pPr>
              <w:rPr>
                <w:rFonts w:ascii="Times New Roman" w:eastAsia="Calibri" w:hAnsi="Times New Roman"/>
              </w:rPr>
            </w:pPr>
          </w:p>
        </w:tc>
      </w:tr>
      <w:tr w:rsidR="006E0833" w:rsidRPr="006E0833" w14:paraId="1A96E456" w14:textId="77777777" w:rsidTr="00A3077D">
        <w:trPr>
          <w:trHeight w:val="290"/>
        </w:trPr>
        <w:tc>
          <w:tcPr>
            <w:tcW w:w="2568" w:type="dxa"/>
            <w:noWrap/>
            <w:hideMark/>
          </w:tcPr>
          <w:p w14:paraId="1BD01FA8" w14:textId="2EB22560" w:rsidR="006E0833" w:rsidRPr="006E0833" w:rsidRDefault="006E0833" w:rsidP="006E0833">
            <w:pPr>
              <w:rPr>
                <w:rFonts w:ascii="Times New Roman" w:eastAsia="Calibri" w:hAnsi="Times New Roman"/>
              </w:rPr>
            </w:pPr>
            <w:r w:rsidRPr="006E0833">
              <w:rPr>
                <w:rFonts w:ascii="Times New Roman" w:eastAsia="Calibri" w:hAnsi="Times New Roman"/>
              </w:rPr>
              <w:t xml:space="preserve">CWM eye </w:t>
            </w:r>
          </w:p>
        </w:tc>
        <w:tc>
          <w:tcPr>
            <w:tcW w:w="651" w:type="dxa"/>
          </w:tcPr>
          <w:p w14:paraId="1A5B3891" w14:textId="77777777" w:rsidR="006E0833" w:rsidRPr="006E0833" w:rsidRDefault="006E0833" w:rsidP="006E0833">
            <w:pPr>
              <w:rPr>
                <w:rFonts w:ascii="Times New Roman" w:eastAsia="Calibri" w:hAnsi="Times New Roman"/>
              </w:rPr>
            </w:pPr>
          </w:p>
        </w:tc>
        <w:tc>
          <w:tcPr>
            <w:tcW w:w="3018" w:type="dxa"/>
          </w:tcPr>
          <w:p w14:paraId="3895BF8F"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Pr>
          <w:p w14:paraId="63E2A338" w14:textId="77777777" w:rsidR="006E0833" w:rsidRPr="006E0833" w:rsidRDefault="006E0833" w:rsidP="006E0833">
            <w:pPr>
              <w:rPr>
                <w:rFonts w:ascii="Times New Roman" w:eastAsia="Calibri" w:hAnsi="Times New Roman"/>
              </w:rPr>
            </w:pPr>
          </w:p>
        </w:tc>
        <w:tc>
          <w:tcPr>
            <w:tcW w:w="1417" w:type="dxa"/>
          </w:tcPr>
          <w:p w14:paraId="089C861F"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77D2008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0.046 ± 0.001</w:t>
            </w:r>
          </w:p>
        </w:tc>
        <w:tc>
          <w:tcPr>
            <w:tcW w:w="1843" w:type="dxa"/>
          </w:tcPr>
          <w:p w14:paraId="4E6ABD1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 ± 0.001</w:t>
            </w:r>
          </w:p>
        </w:tc>
        <w:tc>
          <w:tcPr>
            <w:tcW w:w="1559" w:type="dxa"/>
            <w:noWrap/>
            <w:hideMark/>
          </w:tcPr>
          <w:p w14:paraId="6FE40B6A"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0.045 ± 0.001</w:t>
            </w:r>
          </w:p>
        </w:tc>
      </w:tr>
      <w:tr w:rsidR="006E0833" w:rsidRPr="006E0833" w14:paraId="58E75AC7" w14:textId="77777777" w:rsidTr="00A3077D">
        <w:trPr>
          <w:trHeight w:val="290"/>
        </w:trPr>
        <w:tc>
          <w:tcPr>
            <w:tcW w:w="2568" w:type="dxa"/>
            <w:noWrap/>
          </w:tcPr>
          <w:p w14:paraId="29C2706A" w14:textId="77777777" w:rsidR="006E0833" w:rsidRPr="006E0833" w:rsidRDefault="006E0833" w:rsidP="006E0833">
            <w:pPr>
              <w:rPr>
                <w:rFonts w:ascii="Times New Roman" w:eastAsia="Calibri" w:hAnsi="Times New Roman"/>
              </w:rPr>
            </w:pPr>
            <w:r w:rsidRPr="006E0833">
              <w:rPr>
                <w:rFonts w:ascii="Times New Roman" w:eastAsia="Calibri" w:hAnsi="Times New Roman"/>
              </w:rPr>
              <w:t>length</w:t>
            </w:r>
          </w:p>
        </w:tc>
        <w:tc>
          <w:tcPr>
            <w:tcW w:w="651" w:type="dxa"/>
          </w:tcPr>
          <w:p w14:paraId="235F5CB0" w14:textId="77777777" w:rsidR="006E0833" w:rsidRPr="006E0833" w:rsidRDefault="006E0833" w:rsidP="006E0833">
            <w:pPr>
              <w:rPr>
                <w:rFonts w:ascii="Times New Roman" w:eastAsia="Calibri" w:hAnsi="Times New Roman"/>
              </w:rPr>
            </w:pPr>
          </w:p>
        </w:tc>
        <w:tc>
          <w:tcPr>
            <w:tcW w:w="3018" w:type="dxa"/>
          </w:tcPr>
          <w:p w14:paraId="1C739F09" w14:textId="77777777" w:rsidR="006E0833" w:rsidRPr="006E0833" w:rsidRDefault="006E0833" w:rsidP="006E0833">
            <w:pPr>
              <w:rPr>
                <w:rFonts w:ascii="Times New Roman" w:eastAsia="Calibri" w:hAnsi="Times New Roman"/>
              </w:rPr>
            </w:pPr>
          </w:p>
        </w:tc>
        <w:tc>
          <w:tcPr>
            <w:tcW w:w="426" w:type="dxa"/>
          </w:tcPr>
          <w:p w14:paraId="1AA8E09B" w14:textId="77777777" w:rsidR="006E0833" w:rsidRPr="006E0833" w:rsidRDefault="006E0833" w:rsidP="006E0833">
            <w:pPr>
              <w:rPr>
                <w:rFonts w:ascii="Times New Roman" w:eastAsia="Calibri" w:hAnsi="Times New Roman"/>
              </w:rPr>
            </w:pPr>
          </w:p>
        </w:tc>
        <w:tc>
          <w:tcPr>
            <w:tcW w:w="1417" w:type="dxa"/>
          </w:tcPr>
          <w:p w14:paraId="5BBD66F5"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0C23BE3E"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0.047 ± 0.001</w:t>
            </w:r>
          </w:p>
        </w:tc>
        <w:tc>
          <w:tcPr>
            <w:tcW w:w="1843" w:type="dxa"/>
          </w:tcPr>
          <w:p w14:paraId="5245FFF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0.049 ± 0.001</w:t>
            </w:r>
          </w:p>
        </w:tc>
        <w:tc>
          <w:tcPr>
            <w:tcW w:w="1559" w:type="dxa"/>
            <w:noWrap/>
          </w:tcPr>
          <w:p w14:paraId="62790CA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0.046 ± 0.001</w:t>
            </w:r>
          </w:p>
        </w:tc>
      </w:tr>
      <w:tr w:rsidR="006E0833" w:rsidRPr="006E0833" w14:paraId="66E8C037" w14:textId="77777777" w:rsidTr="00A3077D">
        <w:trPr>
          <w:trHeight w:val="290"/>
        </w:trPr>
        <w:tc>
          <w:tcPr>
            <w:tcW w:w="2568" w:type="dxa"/>
            <w:noWrap/>
          </w:tcPr>
          <w:p w14:paraId="3E9264A7" w14:textId="77777777" w:rsidR="006E0833" w:rsidRPr="006E0833" w:rsidRDefault="006E0833" w:rsidP="006E0833">
            <w:pPr>
              <w:rPr>
                <w:rFonts w:ascii="Times New Roman" w:eastAsia="Calibri" w:hAnsi="Times New Roman"/>
              </w:rPr>
            </w:pPr>
          </w:p>
        </w:tc>
        <w:tc>
          <w:tcPr>
            <w:tcW w:w="651" w:type="dxa"/>
          </w:tcPr>
          <w:p w14:paraId="112C24C6" w14:textId="77777777" w:rsidR="006E0833" w:rsidRPr="006E0833" w:rsidRDefault="006E0833" w:rsidP="006E0833">
            <w:pPr>
              <w:rPr>
                <w:rFonts w:ascii="Times New Roman" w:eastAsia="Calibri" w:hAnsi="Times New Roman"/>
              </w:rPr>
            </w:pPr>
          </w:p>
        </w:tc>
        <w:tc>
          <w:tcPr>
            <w:tcW w:w="3018" w:type="dxa"/>
          </w:tcPr>
          <w:p w14:paraId="658B8C0E" w14:textId="77777777" w:rsidR="006E0833" w:rsidRPr="006E0833" w:rsidRDefault="006E0833" w:rsidP="006E0833">
            <w:pPr>
              <w:rPr>
                <w:rFonts w:ascii="Times New Roman" w:eastAsia="Calibri" w:hAnsi="Times New Roman"/>
              </w:rPr>
            </w:pPr>
          </w:p>
        </w:tc>
        <w:tc>
          <w:tcPr>
            <w:tcW w:w="426" w:type="dxa"/>
          </w:tcPr>
          <w:p w14:paraId="3588E3E8" w14:textId="77777777" w:rsidR="006E0833" w:rsidRPr="006E0833" w:rsidRDefault="006E0833" w:rsidP="006E0833">
            <w:pPr>
              <w:rPr>
                <w:rFonts w:ascii="Times New Roman" w:eastAsia="Calibri" w:hAnsi="Times New Roman"/>
              </w:rPr>
            </w:pPr>
          </w:p>
        </w:tc>
        <w:tc>
          <w:tcPr>
            <w:tcW w:w="1417" w:type="dxa"/>
          </w:tcPr>
          <w:p w14:paraId="5F9C078F" w14:textId="77777777" w:rsidR="006E0833" w:rsidRPr="006E0833" w:rsidRDefault="006E0833" w:rsidP="006E0833">
            <w:pPr>
              <w:rPr>
                <w:rFonts w:ascii="Times New Roman" w:eastAsia="Calibri" w:hAnsi="Times New Roman"/>
              </w:rPr>
            </w:pPr>
          </w:p>
        </w:tc>
        <w:tc>
          <w:tcPr>
            <w:tcW w:w="1701" w:type="dxa"/>
          </w:tcPr>
          <w:p w14:paraId="7FDACF57" w14:textId="77777777" w:rsidR="006E0833" w:rsidRPr="006E0833" w:rsidRDefault="006E0833" w:rsidP="006E0833">
            <w:pPr>
              <w:rPr>
                <w:rFonts w:ascii="Times New Roman" w:eastAsia="Calibri" w:hAnsi="Times New Roman"/>
              </w:rPr>
            </w:pPr>
          </w:p>
        </w:tc>
        <w:tc>
          <w:tcPr>
            <w:tcW w:w="1843" w:type="dxa"/>
          </w:tcPr>
          <w:p w14:paraId="08512702" w14:textId="77777777" w:rsidR="006E0833" w:rsidRPr="006E0833" w:rsidRDefault="006E0833" w:rsidP="006E0833">
            <w:pPr>
              <w:rPr>
                <w:rFonts w:ascii="Times New Roman" w:eastAsia="Calibri" w:hAnsi="Times New Roman"/>
              </w:rPr>
            </w:pPr>
          </w:p>
        </w:tc>
        <w:tc>
          <w:tcPr>
            <w:tcW w:w="1559" w:type="dxa"/>
            <w:noWrap/>
          </w:tcPr>
          <w:p w14:paraId="2C522882" w14:textId="77777777" w:rsidR="006E0833" w:rsidRPr="006E0833" w:rsidRDefault="006E0833" w:rsidP="006E0833">
            <w:pPr>
              <w:rPr>
                <w:rFonts w:ascii="Times New Roman" w:eastAsia="Calibri" w:hAnsi="Times New Roman"/>
              </w:rPr>
            </w:pPr>
          </w:p>
        </w:tc>
      </w:tr>
      <w:tr w:rsidR="006E0833" w:rsidRPr="006E0833" w14:paraId="21671DDA" w14:textId="77777777" w:rsidTr="00A3077D">
        <w:trPr>
          <w:trHeight w:val="290"/>
        </w:trPr>
        <w:tc>
          <w:tcPr>
            <w:tcW w:w="2568" w:type="dxa"/>
            <w:noWrap/>
            <w:hideMark/>
          </w:tcPr>
          <w:p w14:paraId="0A22F8A4" w14:textId="0350AFAB" w:rsidR="006E0833" w:rsidRPr="006E0833" w:rsidRDefault="006E0833" w:rsidP="006E0833">
            <w:pPr>
              <w:rPr>
                <w:rFonts w:ascii="Times New Roman" w:eastAsia="Calibri" w:hAnsi="Times New Roman"/>
              </w:rPr>
            </w:pPr>
            <w:r w:rsidRPr="006E0833">
              <w:rPr>
                <w:rFonts w:ascii="Times New Roman" w:eastAsia="Calibri" w:hAnsi="Times New Roman"/>
              </w:rPr>
              <w:t xml:space="preserve">CWM eye </w:t>
            </w:r>
          </w:p>
        </w:tc>
        <w:tc>
          <w:tcPr>
            <w:tcW w:w="651" w:type="dxa"/>
          </w:tcPr>
          <w:p w14:paraId="7AA96C50" w14:textId="77777777" w:rsidR="006E0833" w:rsidRPr="006E0833" w:rsidRDefault="006E0833" w:rsidP="006E0833">
            <w:pPr>
              <w:rPr>
                <w:rFonts w:ascii="Times New Roman" w:eastAsia="Calibri" w:hAnsi="Times New Roman"/>
              </w:rPr>
            </w:pPr>
          </w:p>
        </w:tc>
        <w:tc>
          <w:tcPr>
            <w:tcW w:w="3018" w:type="dxa"/>
          </w:tcPr>
          <w:p w14:paraId="50AD36DE"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Pr>
          <w:p w14:paraId="201EBB97" w14:textId="77777777" w:rsidR="006E0833" w:rsidRPr="006E0833" w:rsidRDefault="006E0833" w:rsidP="006E0833">
            <w:pPr>
              <w:rPr>
                <w:rFonts w:ascii="Times New Roman" w:eastAsia="Calibri" w:hAnsi="Times New Roman"/>
              </w:rPr>
            </w:pPr>
          </w:p>
        </w:tc>
        <w:tc>
          <w:tcPr>
            <w:tcW w:w="1417" w:type="dxa"/>
          </w:tcPr>
          <w:p w14:paraId="560F5AA2"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2614DD55"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0.052 ± 0.001</w:t>
            </w:r>
          </w:p>
        </w:tc>
        <w:tc>
          <w:tcPr>
            <w:tcW w:w="1843" w:type="dxa"/>
          </w:tcPr>
          <w:p w14:paraId="097BCF9D"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0.054 ± 0.001</w:t>
            </w:r>
          </w:p>
        </w:tc>
        <w:tc>
          <w:tcPr>
            <w:tcW w:w="1559" w:type="dxa"/>
            <w:noWrap/>
            <w:hideMark/>
          </w:tcPr>
          <w:p w14:paraId="6DD8635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0.051 ± 0.001</w:t>
            </w:r>
          </w:p>
        </w:tc>
      </w:tr>
      <w:tr w:rsidR="006E0833" w:rsidRPr="006E0833" w14:paraId="62961153" w14:textId="77777777" w:rsidTr="00A3077D">
        <w:trPr>
          <w:trHeight w:val="290"/>
        </w:trPr>
        <w:tc>
          <w:tcPr>
            <w:tcW w:w="2568" w:type="dxa"/>
            <w:noWrap/>
          </w:tcPr>
          <w:p w14:paraId="0BF0FEC1" w14:textId="77777777" w:rsidR="006E0833" w:rsidRPr="006E0833" w:rsidRDefault="006E0833" w:rsidP="006E0833">
            <w:pPr>
              <w:rPr>
                <w:rFonts w:ascii="Times New Roman" w:eastAsia="Calibri" w:hAnsi="Times New Roman"/>
              </w:rPr>
            </w:pPr>
            <w:r w:rsidRPr="006E0833">
              <w:rPr>
                <w:rFonts w:ascii="Times New Roman" w:eastAsia="Calibri" w:hAnsi="Times New Roman"/>
              </w:rPr>
              <w:t>protrusion</w:t>
            </w:r>
          </w:p>
        </w:tc>
        <w:tc>
          <w:tcPr>
            <w:tcW w:w="651" w:type="dxa"/>
          </w:tcPr>
          <w:p w14:paraId="3769DB53" w14:textId="77777777" w:rsidR="006E0833" w:rsidRPr="006E0833" w:rsidRDefault="006E0833" w:rsidP="006E0833">
            <w:pPr>
              <w:rPr>
                <w:rFonts w:ascii="Times New Roman" w:eastAsia="Calibri" w:hAnsi="Times New Roman"/>
              </w:rPr>
            </w:pPr>
          </w:p>
        </w:tc>
        <w:tc>
          <w:tcPr>
            <w:tcW w:w="3018" w:type="dxa"/>
          </w:tcPr>
          <w:p w14:paraId="730FD53E" w14:textId="77777777" w:rsidR="006E0833" w:rsidRPr="006E0833" w:rsidRDefault="006E0833" w:rsidP="006E0833">
            <w:pPr>
              <w:rPr>
                <w:rFonts w:ascii="Times New Roman" w:eastAsia="Calibri" w:hAnsi="Times New Roman"/>
              </w:rPr>
            </w:pPr>
          </w:p>
        </w:tc>
        <w:tc>
          <w:tcPr>
            <w:tcW w:w="426" w:type="dxa"/>
          </w:tcPr>
          <w:p w14:paraId="4174A069" w14:textId="77777777" w:rsidR="006E0833" w:rsidRPr="006E0833" w:rsidRDefault="006E0833" w:rsidP="006E0833">
            <w:pPr>
              <w:rPr>
                <w:rFonts w:ascii="Times New Roman" w:eastAsia="Calibri" w:hAnsi="Times New Roman"/>
              </w:rPr>
            </w:pPr>
          </w:p>
        </w:tc>
        <w:tc>
          <w:tcPr>
            <w:tcW w:w="1417" w:type="dxa"/>
          </w:tcPr>
          <w:p w14:paraId="323AC3C6"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13753E6D"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0.052 ± 0.000</w:t>
            </w:r>
          </w:p>
        </w:tc>
        <w:tc>
          <w:tcPr>
            <w:tcW w:w="1843" w:type="dxa"/>
          </w:tcPr>
          <w:p w14:paraId="13E8979E"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0.053 ± 0.001</w:t>
            </w:r>
          </w:p>
        </w:tc>
        <w:tc>
          <w:tcPr>
            <w:tcW w:w="1559" w:type="dxa"/>
            <w:noWrap/>
          </w:tcPr>
          <w:p w14:paraId="5D0D4ED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0.052 ± 0.001</w:t>
            </w:r>
          </w:p>
        </w:tc>
      </w:tr>
      <w:tr w:rsidR="006E0833" w:rsidRPr="006E0833" w14:paraId="01A57045" w14:textId="77777777" w:rsidTr="00A3077D">
        <w:trPr>
          <w:trHeight w:val="290"/>
        </w:trPr>
        <w:tc>
          <w:tcPr>
            <w:tcW w:w="2568" w:type="dxa"/>
            <w:noWrap/>
          </w:tcPr>
          <w:p w14:paraId="32239616" w14:textId="77777777" w:rsidR="006E0833" w:rsidRPr="006E0833" w:rsidRDefault="006E0833" w:rsidP="006E0833">
            <w:pPr>
              <w:rPr>
                <w:rFonts w:ascii="Times New Roman" w:eastAsia="Calibri" w:hAnsi="Times New Roman"/>
              </w:rPr>
            </w:pPr>
          </w:p>
        </w:tc>
        <w:tc>
          <w:tcPr>
            <w:tcW w:w="651" w:type="dxa"/>
          </w:tcPr>
          <w:p w14:paraId="1A41AA47" w14:textId="77777777" w:rsidR="006E0833" w:rsidRPr="006E0833" w:rsidRDefault="006E0833" w:rsidP="006E0833">
            <w:pPr>
              <w:rPr>
                <w:rFonts w:ascii="Times New Roman" w:eastAsia="Calibri" w:hAnsi="Times New Roman"/>
              </w:rPr>
            </w:pPr>
          </w:p>
        </w:tc>
        <w:tc>
          <w:tcPr>
            <w:tcW w:w="3018" w:type="dxa"/>
          </w:tcPr>
          <w:p w14:paraId="642E28ED" w14:textId="77777777" w:rsidR="006E0833" w:rsidRPr="006E0833" w:rsidRDefault="006E0833" w:rsidP="006E0833">
            <w:pPr>
              <w:rPr>
                <w:rFonts w:ascii="Times New Roman" w:eastAsia="Calibri" w:hAnsi="Times New Roman"/>
              </w:rPr>
            </w:pPr>
          </w:p>
        </w:tc>
        <w:tc>
          <w:tcPr>
            <w:tcW w:w="426" w:type="dxa"/>
          </w:tcPr>
          <w:p w14:paraId="59E502B5" w14:textId="77777777" w:rsidR="006E0833" w:rsidRPr="006E0833" w:rsidRDefault="006E0833" w:rsidP="006E0833">
            <w:pPr>
              <w:rPr>
                <w:rFonts w:ascii="Times New Roman" w:eastAsia="Calibri" w:hAnsi="Times New Roman"/>
              </w:rPr>
            </w:pPr>
          </w:p>
        </w:tc>
        <w:tc>
          <w:tcPr>
            <w:tcW w:w="1417" w:type="dxa"/>
          </w:tcPr>
          <w:p w14:paraId="41A5C833" w14:textId="77777777" w:rsidR="006E0833" w:rsidRPr="006E0833" w:rsidRDefault="006E0833" w:rsidP="006E0833">
            <w:pPr>
              <w:rPr>
                <w:rFonts w:ascii="Times New Roman" w:eastAsia="Calibri" w:hAnsi="Times New Roman"/>
              </w:rPr>
            </w:pPr>
          </w:p>
        </w:tc>
        <w:tc>
          <w:tcPr>
            <w:tcW w:w="1701" w:type="dxa"/>
          </w:tcPr>
          <w:p w14:paraId="0FFE1C54" w14:textId="77777777" w:rsidR="006E0833" w:rsidRPr="006E0833" w:rsidRDefault="006E0833" w:rsidP="006E0833">
            <w:pPr>
              <w:rPr>
                <w:rFonts w:ascii="Times New Roman" w:eastAsia="Calibri" w:hAnsi="Times New Roman"/>
              </w:rPr>
            </w:pPr>
          </w:p>
        </w:tc>
        <w:tc>
          <w:tcPr>
            <w:tcW w:w="1843" w:type="dxa"/>
          </w:tcPr>
          <w:p w14:paraId="22918727" w14:textId="77777777" w:rsidR="006E0833" w:rsidRPr="006E0833" w:rsidRDefault="006E0833" w:rsidP="006E0833">
            <w:pPr>
              <w:rPr>
                <w:rFonts w:ascii="Times New Roman" w:eastAsia="Calibri" w:hAnsi="Times New Roman"/>
              </w:rPr>
            </w:pPr>
          </w:p>
        </w:tc>
        <w:tc>
          <w:tcPr>
            <w:tcW w:w="1559" w:type="dxa"/>
            <w:noWrap/>
          </w:tcPr>
          <w:p w14:paraId="43FAA554" w14:textId="77777777" w:rsidR="006E0833" w:rsidRPr="006E0833" w:rsidRDefault="006E0833" w:rsidP="006E0833">
            <w:pPr>
              <w:rPr>
                <w:rFonts w:ascii="Times New Roman" w:eastAsia="Calibri" w:hAnsi="Times New Roman"/>
              </w:rPr>
            </w:pPr>
          </w:p>
        </w:tc>
      </w:tr>
      <w:tr w:rsidR="006E0833" w:rsidRPr="006E0833" w14:paraId="1318B05A" w14:textId="77777777" w:rsidTr="00A3077D">
        <w:trPr>
          <w:trHeight w:val="290"/>
        </w:trPr>
        <w:tc>
          <w:tcPr>
            <w:tcW w:w="2568" w:type="dxa"/>
            <w:noWrap/>
            <w:hideMark/>
          </w:tcPr>
          <w:p w14:paraId="42D0B7FF" w14:textId="3A3112BD" w:rsidR="006E0833" w:rsidRPr="006E0833" w:rsidRDefault="006E0833" w:rsidP="006E0833">
            <w:pPr>
              <w:rPr>
                <w:rFonts w:ascii="Times New Roman" w:eastAsia="Calibri" w:hAnsi="Times New Roman"/>
              </w:rPr>
            </w:pPr>
            <w:r w:rsidRPr="006E0833">
              <w:rPr>
                <w:rFonts w:ascii="Times New Roman" w:eastAsia="Calibri" w:hAnsi="Times New Roman"/>
              </w:rPr>
              <w:t xml:space="preserve">CWM </w:t>
            </w:r>
          </w:p>
        </w:tc>
        <w:tc>
          <w:tcPr>
            <w:tcW w:w="651" w:type="dxa"/>
          </w:tcPr>
          <w:p w14:paraId="5C2F7C91" w14:textId="77777777" w:rsidR="006E0833" w:rsidRPr="006E0833" w:rsidRDefault="006E0833" w:rsidP="006E0833">
            <w:pPr>
              <w:rPr>
                <w:rFonts w:ascii="Times New Roman" w:eastAsia="Calibri" w:hAnsi="Times New Roman"/>
              </w:rPr>
            </w:pPr>
          </w:p>
        </w:tc>
        <w:tc>
          <w:tcPr>
            <w:tcW w:w="3018" w:type="dxa"/>
          </w:tcPr>
          <w:p w14:paraId="24CA9E32"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Pr>
          <w:p w14:paraId="0C239DA3" w14:textId="77777777" w:rsidR="006E0833" w:rsidRPr="006E0833" w:rsidRDefault="006E0833" w:rsidP="006E0833">
            <w:pPr>
              <w:rPr>
                <w:rFonts w:ascii="Times New Roman" w:eastAsia="Calibri" w:hAnsi="Times New Roman"/>
              </w:rPr>
            </w:pPr>
          </w:p>
        </w:tc>
        <w:tc>
          <w:tcPr>
            <w:tcW w:w="1417" w:type="dxa"/>
          </w:tcPr>
          <w:p w14:paraId="4D6335E7"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7217C7E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0.263 ± 0.002</w:t>
            </w:r>
          </w:p>
        </w:tc>
        <w:tc>
          <w:tcPr>
            <w:tcW w:w="1843" w:type="dxa"/>
          </w:tcPr>
          <w:p w14:paraId="155C620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0.265 ± 0.002</w:t>
            </w:r>
          </w:p>
        </w:tc>
        <w:tc>
          <w:tcPr>
            <w:tcW w:w="1559" w:type="dxa"/>
            <w:noWrap/>
            <w:hideMark/>
          </w:tcPr>
          <w:p w14:paraId="1429651C"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0.262 ± 0.003</w:t>
            </w:r>
          </w:p>
        </w:tc>
      </w:tr>
      <w:tr w:rsidR="006E0833" w:rsidRPr="006E0833" w14:paraId="11B64ABF" w14:textId="77777777" w:rsidTr="00A3077D">
        <w:trPr>
          <w:trHeight w:val="290"/>
        </w:trPr>
        <w:tc>
          <w:tcPr>
            <w:tcW w:w="2568" w:type="dxa"/>
            <w:tcBorders>
              <w:bottom w:val="single" w:sz="4" w:space="0" w:color="auto"/>
            </w:tcBorders>
            <w:noWrap/>
          </w:tcPr>
          <w:p w14:paraId="3532239E" w14:textId="77777777" w:rsidR="006E0833" w:rsidRPr="006E0833" w:rsidRDefault="006E0833" w:rsidP="006E0833">
            <w:pPr>
              <w:rPr>
                <w:rFonts w:ascii="Times New Roman" w:eastAsia="Calibri" w:hAnsi="Times New Roman"/>
              </w:rPr>
            </w:pPr>
            <w:r w:rsidRPr="006E0833">
              <w:rPr>
                <w:rFonts w:ascii="Times New Roman" w:eastAsia="Calibri" w:hAnsi="Times New Roman"/>
              </w:rPr>
              <w:t>pronotum width</w:t>
            </w:r>
          </w:p>
        </w:tc>
        <w:tc>
          <w:tcPr>
            <w:tcW w:w="651" w:type="dxa"/>
            <w:tcBorders>
              <w:bottom w:val="single" w:sz="4" w:space="0" w:color="auto"/>
            </w:tcBorders>
          </w:tcPr>
          <w:p w14:paraId="5F8D43B5" w14:textId="77777777" w:rsidR="006E0833" w:rsidRPr="006E0833" w:rsidRDefault="006E0833" w:rsidP="006E0833">
            <w:pPr>
              <w:rPr>
                <w:rFonts w:ascii="Times New Roman" w:eastAsia="Calibri" w:hAnsi="Times New Roman"/>
              </w:rPr>
            </w:pPr>
          </w:p>
        </w:tc>
        <w:tc>
          <w:tcPr>
            <w:tcW w:w="3018" w:type="dxa"/>
            <w:tcBorders>
              <w:bottom w:val="single" w:sz="4" w:space="0" w:color="auto"/>
            </w:tcBorders>
          </w:tcPr>
          <w:p w14:paraId="496B5264" w14:textId="77777777" w:rsidR="006E0833" w:rsidRPr="006E0833" w:rsidRDefault="006E0833" w:rsidP="006E0833">
            <w:pPr>
              <w:rPr>
                <w:rFonts w:ascii="Times New Roman" w:eastAsia="Calibri" w:hAnsi="Times New Roman"/>
              </w:rPr>
            </w:pPr>
          </w:p>
        </w:tc>
        <w:tc>
          <w:tcPr>
            <w:tcW w:w="426" w:type="dxa"/>
            <w:tcBorders>
              <w:bottom w:val="single" w:sz="4" w:space="0" w:color="auto"/>
            </w:tcBorders>
          </w:tcPr>
          <w:p w14:paraId="3544A5CA" w14:textId="77777777" w:rsidR="006E0833" w:rsidRPr="006E0833" w:rsidRDefault="006E0833" w:rsidP="006E0833">
            <w:pPr>
              <w:rPr>
                <w:rFonts w:ascii="Times New Roman" w:eastAsia="Calibri" w:hAnsi="Times New Roman"/>
              </w:rPr>
            </w:pPr>
          </w:p>
        </w:tc>
        <w:tc>
          <w:tcPr>
            <w:tcW w:w="1417" w:type="dxa"/>
            <w:tcBorders>
              <w:bottom w:val="single" w:sz="4" w:space="0" w:color="auto"/>
            </w:tcBorders>
          </w:tcPr>
          <w:p w14:paraId="2598F998"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Borders>
              <w:bottom w:val="single" w:sz="4" w:space="0" w:color="auto"/>
            </w:tcBorders>
          </w:tcPr>
          <w:p w14:paraId="78AC136F"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0.265 ± 0.001</w:t>
            </w:r>
          </w:p>
        </w:tc>
        <w:tc>
          <w:tcPr>
            <w:tcW w:w="1843" w:type="dxa"/>
            <w:tcBorders>
              <w:bottom w:val="single" w:sz="4" w:space="0" w:color="auto"/>
            </w:tcBorders>
          </w:tcPr>
          <w:p w14:paraId="7C7273A5"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0.268 ± 0.002</w:t>
            </w:r>
          </w:p>
        </w:tc>
        <w:tc>
          <w:tcPr>
            <w:tcW w:w="1559" w:type="dxa"/>
            <w:tcBorders>
              <w:bottom w:val="single" w:sz="4" w:space="0" w:color="auto"/>
            </w:tcBorders>
            <w:noWrap/>
          </w:tcPr>
          <w:p w14:paraId="4DCB778D"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0.264 ± 0.001</w:t>
            </w:r>
          </w:p>
        </w:tc>
      </w:tr>
    </w:tbl>
    <w:p w14:paraId="195E31CB" w14:textId="77777777" w:rsidR="006E0833" w:rsidRPr="006E0833" w:rsidRDefault="006E0833" w:rsidP="006E0833">
      <w:pPr>
        <w:ind w:left="10080" w:firstLine="720"/>
        <w:rPr>
          <w:rFonts w:eastAsia="Calibri"/>
          <w:kern w:val="0"/>
          <w:sz w:val="24"/>
          <w:szCs w:val="24"/>
          <w14:ligatures w14:val="none"/>
        </w:rPr>
      </w:pPr>
    </w:p>
    <w:p w14:paraId="4DA8F942" w14:textId="77777777" w:rsidR="006E0833" w:rsidRPr="006E0833" w:rsidRDefault="006E0833" w:rsidP="006E0833">
      <w:pPr>
        <w:ind w:left="10800" w:firstLine="720"/>
        <w:rPr>
          <w:rFonts w:eastAsia="Calibri"/>
          <w:kern w:val="0"/>
          <w:sz w:val="24"/>
          <w:szCs w:val="24"/>
          <w14:ligatures w14:val="none"/>
        </w:rPr>
      </w:pPr>
      <w:r w:rsidRPr="006E0833">
        <w:rPr>
          <w:rFonts w:eastAsia="Calibri"/>
          <w:kern w:val="0"/>
          <w:sz w:val="24"/>
          <w:szCs w:val="24"/>
          <w14:ligatures w14:val="none"/>
        </w:rPr>
        <w:t>Continued</w:t>
      </w:r>
    </w:p>
    <w:p w14:paraId="666F41E0" w14:textId="77777777" w:rsidR="006E0833" w:rsidRPr="006E0833" w:rsidRDefault="006E0833" w:rsidP="006E0833">
      <w:pPr>
        <w:rPr>
          <w:rFonts w:eastAsia="Calibri"/>
          <w:kern w:val="0"/>
          <w:sz w:val="24"/>
          <w:szCs w:val="24"/>
          <w14:ligatures w14:val="none"/>
        </w:rPr>
      </w:pPr>
    </w:p>
    <w:p w14:paraId="553F139A" w14:textId="77777777" w:rsidR="006E0833" w:rsidRDefault="006E0833" w:rsidP="006E0833">
      <w:pPr>
        <w:rPr>
          <w:rFonts w:eastAsia="Calibri"/>
          <w:kern w:val="0"/>
          <w:sz w:val="24"/>
          <w:szCs w:val="24"/>
          <w14:ligatures w14:val="none"/>
        </w:rPr>
      </w:pPr>
    </w:p>
    <w:p w14:paraId="4FB4DD14" w14:textId="77777777" w:rsidR="00B26412" w:rsidRDefault="00B26412" w:rsidP="006E0833">
      <w:pPr>
        <w:rPr>
          <w:rFonts w:eastAsia="Calibri"/>
          <w:kern w:val="0"/>
          <w:sz w:val="24"/>
          <w:szCs w:val="24"/>
          <w14:ligatures w14:val="none"/>
        </w:rPr>
      </w:pPr>
    </w:p>
    <w:p w14:paraId="47A0C996" w14:textId="77777777" w:rsidR="00B26412" w:rsidRPr="006E0833" w:rsidRDefault="00B26412" w:rsidP="006E0833">
      <w:pPr>
        <w:rPr>
          <w:rFonts w:eastAsia="Calibri"/>
          <w:kern w:val="0"/>
          <w:sz w:val="24"/>
          <w:szCs w:val="24"/>
          <w14:ligatures w14:val="none"/>
        </w:rPr>
      </w:pPr>
    </w:p>
    <w:p w14:paraId="35749C29" w14:textId="77777777" w:rsidR="00E92AAE" w:rsidRPr="00543B05" w:rsidRDefault="00E92AAE" w:rsidP="006E0833">
      <w:pPr>
        <w:rPr>
          <w:rFonts w:eastAsia="Calibri"/>
          <w:kern w:val="0"/>
          <w:sz w:val="24"/>
          <w:szCs w:val="24"/>
          <w14:ligatures w14:val="none"/>
        </w:rPr>
      </w:pPr>
    </w:p>
    <w:p w14:paraId="6FDFE3FE" w14:textId="6AD62C76"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t xml:space="preserve">Table 2.4 Continued </w:t>
      </w:r>
    </w:p>
    <w:p w14:paraId="7B3A7A6F" w14:textId="77777777" w:rsidR="006E0833" w:rsidRPr="006E0833" w:rsidRDefault="006E0833" w:rsidP="006E0833">
      <w:pPr>
        <w:rPr>
          <w:rFonts w:eastAsia="Calibri"/>
          <w:kern w:val="0"/>
          <w:sz w:val="24"/>
          <w:szCs w:val="24"/>
          <w14:ligatures w14:val="none"/>
        </w:rPr>
      </w:pPr>
    </w:p>
    <w:tbl>
      <w:tblPr>
        <w:tblStyle w:val="Aaronsinsectlabels1"/>
        <w:tblW w:w="131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8"/>
        <w:gridCol w:w="651"/>
        <w:gridCol w:w="3018"/>
        <w:gridCol w:w="426"/>
        <w:gridCol w:w="1417"/>
        <w:gridCol w:w="1701"/>
        <w:gridCol w:w="1843"/>
        <w:gridCol w:w="1559"/>
      </w:tblGrid>
      <w:tr w:rsidR="006E0833" w:rsidRPr="006E0833" w14:paraId="35E8833F" w14:textId="77777777" w:rsidTr="00A3077D">
        <w:trPr>
          <w:trHeight w:val="290"/>
        </w:trPr>
        <w:tc>
          <w:tcPr>
            <w:tcW w:w="2568" w:type="dxa"/>
            <w:tcBorders>
              <w:top w:val="single" w:sz="4" w:space="0" w:color="auto"/>
              <w:bottom w:val="single" w:sz="4" w:space="0" w:color="auto"/>
            </w:tcBorders>
            <w:noWrap/>
          </w:tcPr>
          <w:p w14:paraId="0D77FB93" w14:textId="77777777" w:rsidR="006E0833" w:rsidRPr="006E0833" w:rsidRDefault="006E0833" w:rsidP="006E0833">
            <w:pPr>
              <w:rPr>
                <w:rFonts w:ascii="Times New Roman" w:eastAsia="Calibri" w:hAnsi="Times New Roman"/>
              </w:rPr>
            </w:pPr>
          </w:p>
        </w:tc>
        <w:tc>
          <w:tcPr>
            <w:tcW w:w="651" w:type="dxa"/>
            <w:tcBorders>
              <w:top w:val="single" w:sz="4" w:space="0" w:color="auto"/>
              <w:bottom w:val="single" w:sz="4" w:space="0" w:color="auto"/>
            </w:tcBorders>
          </w:tcPr>
          <w:p w14:paraId="4EFAE4A2" w14:textId="77777777" w:rsidR="006E0833" w:rsidRPr="006E0833" w:rsidRDefault="006E0833" w:rsidP="006E0833">
            <w:pPr>
              <w:rPr>
                <w:rFonts w:ascii="Times New Roman" w:eastAsia="Calibri" w:hAnsi="Times New Roman"/>
              </w:rPr>
            </w:pPr>
          </w:p>
        </w:tc>
        <w:tc>
          <w:tcPr>
            <w:tcW w:w="3018" w:type="dxa"/>
            <w:tcBorders>
              <w:top w:val="single" w:sz="4" w:space="0" w:color="auto"/>
              <w:bottom w:val="single" w:sz="4" w:space="0" w:color="auto"/>
            </w:tcBorders>
          </w:tcPr>
          <w:p w14:paraId="0A21F777" w14:textId="77777777" w:rsidR="006E0833" w:rsidRPr="006E0833" w:rsidRDefault="006E0833" w:rsidP="006E0833">
            <w:pPr>
              <w:rPr>
                <w:rFonts w:ascii="Times New Roman" w:eastAsia="Calibri" w:hAnsi="Times New Roman"/>
              </w:rPr>
            </w:pPr>
            <w:r w:rsidRPr="006E0833">
              <w:rPr>
                <w:rFonts w:ascii="Times New Roman" w:eastAsia="Calibri" w:hAnsi="Times New Roman"/>
              </w:rPr>
              <w:t>Unit</w:t>
            </w:r>
          </w:p>
        </w:tc>
        <w:tc>
          <w:tcPr>
            <w:tcW w:w="426" w:type="dxa"/>
            <w:tcBorders>
              <w:top w:val="single" w:sz="4" w:space="0" w:color="auto"/>
              <w:bottom w:val="single" w:sz="4" w:space="0" w:color="auto"/>
            </w:tcBorders>
          </w:tcPr>
          <w:p w14:paraId="541F5730" w14:textId="77777777" w:rsidR="006E0833" w:rsidRPr="006E0833" w:rsidRDefault="006E0833" w:rsidP="006E0833">
            <w:pPr>
              <w:rPr>
                <w:rFonts w:ascii="Times New Roman" w:eastAsia="Calibri" w:hAnsi="Times New Roman"/>
              </w:rPr>
            </w:pPr>
          </w:p>
        </w:tc>
        <w:tc>
          <w:tcPr>
            <w:tcW w:w="1417" w:type="dxa"/>
            <w:tcBorders>
              <w:top w:val="single" w:sz="4" w:space="0" w:color="auto"/>
              <w:bottom w:val="single" w:sz="4" w:space="0" w:color="auto"/>
            </w:tcBorders>
          </w:tcPr>
          <w:p w14:paraId="5160A6CD"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w:t>
            </w:r>
          </w:p>
        </w:tc>
        <w:tc>
          <w:tcPr>
            <w:tcW w:w="1701" w:type="dxa"/>
            <w:tcBorders>
              <w:top w:val="single" w:sz="4" w:space="0" w:color="auto"/>
              <w:bottom w:val="single" w:sz="4" w:space="0" w:color="auto"/>
            </w:tcBorders>
          </w:tcPr>
          <w:p w14:paraId="03EBE290" w14:textId="77777777" w:rsidR="006E0833" w:rsidRPr="006E0833" w:rsidRDefault="006E0833" w:rsidP="006E0833">
            <w:pPr>
              <w:rPr>
                <w:rFonts w:ascii="Times New Roman" w:eastAsia="Calibri" w:hAnsi="Times New Roman"/>
              </w:rPr>
            </w:pPr>
            <w:r w:rsidRPr="006E0833">
              <w:rPr>
                <w:rFonts w:ascii="Times New Roman" w:eastAsia="Calibri" w:hAnsi="Times New Roman"/>
              </w:rPr>
              <w:t>Windthrow</w:t>
            </w:r>
          </w:p>
        </w:tc>
        <w:tc>
          <w:tcPr>
            <w:tcW w:w="1843" w:type="dxa"/>
            <w:tcBorders>
              <w:top w:val="single" w:sz="4" w:space="0" w:color="auto"/>
              <w:bottom w:val="single" w:sz="4" w:space="0" w:color="auto"/>
            </w:tcBorders>
          </w:tcPr>
          <w:p w14:paraId="0B5F6ADC" w14:textId="77777777" w:rsidR="006E0833" w:rsidRPr="006E0833" w:rsidRDefault="006E0833" w:rsidP="006E0833">
            <w:pPr>
              <w:rPr>
                <w:rFonts w:ascii="Times New Roman" w:eastAsia="Calibri" w:hAnsi="Times New Roman"/>
              </w:rPr>
            </w:pPr>
            <w:r w:rsidRPr="006E0833">
              <w:rPr>
                <w:rFonts w:ascii="Times New Roman" w:eastAsia="Calibri" w:hAnsi="Times New Roman"/>
              </w:rPr>
              <w:t>Salvaged</w:t>
            </w:r>
          </w:p>
        </w:tc>
        <w:tc>
          <w:tcPr>
            <w:tcW w:w="1559" w:type="dxa"/>
            <w:tcBorders>
              <w:top w:val="single" w:sz="4" w:space="0" w:color="auto"/>
              <w:bottom w:val="single" w:sz="4" w:space="0" w:color="auto"/>
            </w:tcBorders>
            <w:noWrap/>
          </w:tcPr>
          <w:p w14:paraId="66932467" w14:textId="77777777" w:rsidR="006E0833" w:rsidRPr="006E0833" w:rsidRDefault="006E0833" w:rsidP="006E0833">
            <w:pPr>
              <w:rPr>
                <w:rFonts w:ascii="Times New Roman" w:eastAsia="Calibri" w:hAnsi="Times New Roman"/>
              </w:rPr>
            </w:pPr>
            <w:r w:rsidRPr="006E0833">
              <w:rPr>
                <w:rFonts w:ascii="Times New Roman" w:eastAsia="Calibri" w:hAnsi="Times New Roman"/>
              </w:rPr>
              <w:t>Forest</w:t>
            </w:r>
          </w:p>
        </w:tc>
      </w:tr>
      <w:tr w:rsidR="006E0833" w:rsidRPr="006E0833" w14:paraId="58468F9A" w14:textId="77777777" w:rsidTr="00A3077D">
        <w:trPr>
          <w:trHeight w:val="290"/>
        </w:trPr>
        <w:tc>
          <w:tcPr>
            <w:tcW w:w="2568" w:type="dxa"/>
            <w:tcBorders>
              <w:top w:val="single" w:sz="4" w:space="0" w:color="auto"/>
            </w:tcBorders>
            <w:noWrap/>
          </w:tcPr>
          <w:p w14:paraId="33FFDD15" w14:textId="0717E95F" w:rsidR="006E0833" w:rsidRPr="006E0833" w:rsidRDefault="006E0833" w:rsidP="006E0833">
            <w:pPr>
              <w:rPr>
                <w:rFonts w:ascii="Times New Roman" w:eastAsia="Calibri" w:hAnsi="Times New Roman"/>
              </w:rPr>
            </w:pPr>
            <w:r w:rsidRPr="006E0833">
              <w:rPr>
                <w:rFonts w:ascii="Times New Roman" w:eastAsia="Calibri" w:hAnsi="Times New Roman"/>
              </w:rPr>
              <w:t xml:space="preserve">CWM  </w:t>
            </w:r>
          </w:p>
        </w:tc>
        <w:tc>
          <w:tcPr>
            <w:tcW w:w="651" w:type="dxa"/>
            <w:tcBorders>
              <w:top w:val="single" w:sz="4" w:space="0" w:color="auto"/>
            </w:tcBorders>
          </w:tcPr>
          <w:p w14:paraId="79D13642" w14:textId="77777777" w:rsidR="006E0833" w:rsidRPr="006E0833" w:rsidRDefault="006E0833" w:rsidP="006E0833">
            <w:pPr>
              <w:rPr>
                <w:rFonts w:ascii="Times New Roman" w:eastAsia="Calibri" w:hAnsi="Times New Roman"/>
              </w:rPr>
            </w:pPr>
          </w:p>
        </w:tc>
        <w:tc>
          <w:tcPr>
            <w:tcW w:w="3018" w:type="dxa"/>
            <w:tcBorders>
              <w:top w:val="single" w:sz="4" w:space="0" w:color="auto"/>
            </w:tcBorders>
          </w:tcPr>
          <w:p w14:paraId="6A1B74B1"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Borders>
              <w:top w:val="single" w:sz="4" w:space="0" w:color="auto"/>
            </w:tcBorders>
          </w:tcPr>
          <w:p w14:paraId="3A5887BD" w14:textId="77777777" w:rsidR="006E0833" w:rsidRPr="006E0833" w:rsidRDefault="006E0833" w:rsidP="006E0833">
            <w:pPr>
              <w:rPr>
                <w:rFonts w:ascii="Times New Roman" w:eastAsia="Calibri" w:hAnsi="Times New Roman"/>
              </w:rPr>
            </w:pPr>
          </w:p>
        </w:tc>
        <w:tc>
          <w:tcPr>
            <w:tcW w:w="1417" w:type="dxa"/>
            <w:tcBorders>
              <w:top w:val="single" w:sz="4" w:space="0" w:color="auto"/>
            </w:tcBorders>
          </w:tcPr>
          <w:p w14:paraId="715C248A"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Borders>
              <w:top w:val="single" w:sz="4" w:space="0" w:color="auto"/>
            </w:tcBorders>
          </w:tcPr>
          <w:p w14:paraId="76F2BBE3"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0.349 ± 0.006</w:t>
            </w:r>
          </w:p>
        </w:tc>
        <w:tc>
          <w:tcPr>
            <w:tcW w:w="1843" w:type="dxa"/>
            <w:tcBorders>
              <w:top w:val="single" w:sz="4" w:space="0" w:color="auto"/>
            </w:tcBorders>
          </w:tcPr>
          <w:p w14:paraId="591EFA1C"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0.351 ± 0.005</w:t>
            </w:r>
          </w:p>
        </w:tc>
        <w:tc>
          <w:tcPr>
            <w:tcW w:w="1559" w:type="dxa"/>
            <w:tcBorders>
              <w:top w:val="single" w:sz="4" w:space="0" w:color="auto"/>
            </w:tcBorders>
            <w:noWrap/>
          </w:tcPr>
          <w:p w14:paraId="146DEDC0"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0.353 ± 0.004</w:t>
            </w:r>
          </w:p>
        </w:tc>
      </w:tr>
      <w:tr w:rsidR="006E0833" w:rsidRPr="006E0833" w14:paraId="64C832CA" w14:textId="77777777" w:rsidTr="00A3077D">
        <w:trPr>
          <w:trHeight w:val="290"/>
        </w:trPr>
        <w:tc>
          <w:tcPr>
            <w:tcW w:w="2568" w:type="dxa"/>
            <w:noWrap/>
          </w:tcPr>
          <w:p w14:paraId="25FFF145" w14:textId="77777777" w:rsidR="006E0833" w:rsidRPr="006E0833" w:rsidRDefault="006E0833" w:rsidP="006E0833">
            <w:pPr>
              <w:rPr>
                <w:rFonts w:ascii="Times New Roman" w:eastAsia="Calibri" w:hAnsi="Times New Roman"/>
              </w:rPr>
            </w:pPr>
            <w:r w:rsidRPr="006E0833">
              <w:rPr>
                <w:rFonts w:ascii="Times New Roman" w:eastAsia="Calibri" w:hAnsi="Times New Roman"/>
              </w:rPr>
              <w:t>abdomen width</w:t>
            </w:r>
          </w:p>
        </w:tc>
        <w:tc>
          <w:tcPr>
            <w:tcW w:w="651" w:type="dxa"/>
          </w:tcPr>
          <w:p w14:paraId="66D7B43D" w14:textId="77777777" w:rsidR="006E0833" w:rsidRPr="006E0833" w:rsidRDefault="006E0833" w:rsidP="006E0833">
            <w:pPr>
              <w:rPr>
                <w:rFonts w:ascii="Times New Roman" w:eastAsia="Calibri" w:hAnsi="Times New Roman"/>
              </w:rPr>
            </w:pPr>
          </w:p>
        </w:tc>
        <w:tc>
          <w:tcPr>
            <w:tcW w:w="3018" w:type="dxa"/>
          </w:tcPr>
          <w:p w14:paraId="7C2A6FA2" w14:textId="77777777" w:rsidR="006E0833" w:rsidRPr="006E0833" w:rsidRDefault="006E0833" w:rsidP="006E0833">
            <w:pPr>
              <w:rPr>
                <w:rFonts w:ascii="Times New Roman" w:eastAsia="Calibri" w:hAnsi="Times New Roman"/>
              </w:rPr>
            </w:pPr>
          </w:p>
        </w:tc>
        <w:tc>
          <w:tcPr>
            <w:tcW w:w="426" w:type="dxa"/>
          </w:tcPr>
          <w:p w14:paraId="03099423" w14:textId="77777777" w:rsidR="006E0833" w:rsidRPr="006E0833" w:rsidRDefault="006E0833" w:rsidP="006E0833">
            <w:pPr>
              <w:rPr>
                <w:rFonts w:ascii="Times New Roman" w:eastAsia="Calibri" w:hAnsi="Times New Roman"/>
              </w:rPr>
            </w:pPr>
          </w:p>
        </w:tc>
        <w:tc>
          <w:tcPr>
            <w:tcW w:w="1417" w:type="dxa"/>
          </w:tcPr>
          <w:p w14:paraId="2184C6FA"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7DD22A8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0.357 ± 0.003</w:t>
            </w:r>
          </w:p>
        </w:tc>
        <w:tc>
          <w:tcPr>
            <w:tcW w:w="1843" w:type="dxa"/>
          </w:tcPr>
          <w:p w14:paraId="02B584DD"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0.349 ± 0.003</w:t>
            </w:r>
          </w:p>
        </w:tc>
        <w:tc>
          <w:tcPr>
            <w:tcW w:w="1559" w:type="dxa"/>
            <w:noWrap/>
          </w:tcPr>
          <w:p w14:paraId="08B6B84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0.354 ± 0.003</w:t>
            </w:r>
          </w:p>
        </w:tc>
      </w:tr>
      <w:tr w:rsidR="006E0833" w:rsidRPr="006E0833" w14:paraId="514AC23A" w14:textId="77777777" w:rsidTr="00A3077D">
        <w:trPr>
          <w:trHeight w:val="290"/>
        </w:trPr>
        <w:tc>
          <w:tcPr>
            <w:tcW w:w="2568" w:type="dxa"/>
            <w:noWrap/>
          </w:tcPr>
          <w:p w14:paraId="6F516CA7" w14:textId="77777777" w:rsidR="006E0833" w:rsidRPr="006E0833" w:rsidRDefault="006E0833" w:rsidP="006E0833">
            <w:pPr>
              <w:rPr>
                <w:rFonts w:ascii="Times New Roman" w:eastAsia="Calibri" w:hAnsi="Times New Roman"/>
              </w:rPr>
            </w:pPr>
          </w:p>
        </w:tc>
        <w:tc>
          <w:tcPr>
            <w:tcW w:w="651" w:type="dxa"/>
          </w:tcPr>
          <w:p w14:paraId="21C22833" w14:textId="77777777" w:rsidR="006E0833" w:rsidRPr="006E0833" w:rsidRDefault="006E0833" w:rsidP="006E0833">
            <w:pPr>
              <w:rPr>
                <w:rFonts w:ascii="Times New Roman" w:eastAsia="Calibri" w:hAnsi="Times New Roman"/>
              </w:rPr>
            </w:pPr>
          </w:p>
        </w:tc>
        <w:tc>
          <w:tcPr>
            <w:tcW w:w="3018" w:type="dxa"/>
          </w:tcPr>
          <w:p w14:paraId="308CE4CD" w14:textId="77777777" w:rsidR="006E0833" w:rsidRPr="006E0833" w:rsidRDefault="006E0833" w:rsidP="006E0833">
            <w:pPr>
              <w:rPr>
                <w:rFonts w:ascii="Times New Roman" w:eastAsia="Calibri" w:hAnsi="Times New Roman"/>
              </w:rPr>
            </w:pPr>
          </w:p>
        </w:tc>
        <w:tc>
          <w:tcPr>
            <w:tcW w:w="426" w:type="dxa"/>
          </w:tcPr>
          <w:p w14:paraId="28324FC3" w14:textId="77777777" w:rsidR="006E0833" w:rsidRPr="006E0833" w:rsidRDefault="006E0833" w:rsidP="006E0833">
            <w:pPr>
              <w:rPr>
                <w:rFonts w:ascii="Times New Roman" w:eastAsia="Calibri" w:hAnsi="Times New Roman"/>
              </w:rPr>
            </w:pPr>
          </w:p>
        </w:tc>
        <w:tc>
          <w:tcPr>
            <w:tcW w:w="1417" w:type="dxa"/>
          </w:tcPr>
          <w:p w14:paraId="2D2AA3AA" w14:textId="77777777" w:rsidR="006E0833" w:rsidRPr="006E0833" w:rsidRDefault="006E0833" w:rsidP="006E0833">
            <w:pPr>
              <w:rPr>
                <w:rFonts w:ascii="Times New Roman" w:eastAsia="Calibri" w:hAnsi="Times New Roman"/>
              </w:rPr>
            </w:pPr>
          </w:p>
        </w:tc>
        <w:tc>
          <w:tcPr>
            <w:tcW w:w="1701" w:type="dxa"/>
          </w:tcPr>
          <w:p w14:paraId="57D57098" w14:textId="77777777" w:rsidR="006E0833" w:rsidRPr="006E0833" w:rsidRDefault="006E0833" w:rsidP="006E0833">
            <w:pPr>
              <w:rPr>
                <w:rFonts w:ascii="Times New Roman" w:eastAsia="Calibri" w:hAnsi="Times New Roman"/>
              </w:rPr>
            </w:pPr>
          </w:p>
        </w:tc>
        <w:tc>
          <w:tcPr>
            <w:tcW w:w="1843" w:type="dxa"/>
          </w:tcPr>
          <w:p w14:paraId="324D6E22" w14:textId="77777777" w:rsidR="006E0833" w:rsidRPr="006E0833" w:rsidRDefault="006E0833" w:rsidP="006E0833">
            <w:pPr>
              <w:rPr>
                <w:rFonts w:ascii="Times New Roman" w:eastAsia="Calibri" w:hAnsi="Times New Roman"/>
              </w:rPr>
            </w:pPr>
          </w:p>
        </w:tc>
        <w:tc>
          <w:tcPr>
            <w:tcW w:w="1559" w:type="dxa"/>
            <w:noWrap/>
          </w:tcPr>
          <w:p w14:paraId="5F86CBF1" w14:textId="77777777" w:rsidR="006E0833" w:rsidRPr="006E0833" w:rsidRDefault="006E0833" w:rsidP="006E0833">
            <w:pPr>
              <w:rPr>
                <w:rFonts w:ascii="Times New Roman" w:eastAsia="Calibri" w:hAnsi="Times New Roman"/>
              </w:rPr>
            </w:pPr>
          </w:p>
        </w:tc>
      </w:tr>
      <w:tr w:rsidR="006E0833" w:rsidRPr="006E0833" w14:paraId="42D8F69E" w14:textId="77777777" w:rsidTr="00A3077D">
        <w:trPr>
          <w:trHeight w:val="290"/>
        </w:trPr>
        <w:tc>
          <w:tcPr>
            <w:tcW w:w="2568" w:type="dxa"/>
            <w:noWrap/>
            <w:hideMark/>
          </w:tcPr>
          <w:p w14:paraId="3C0A1791" w14:textId="04C99FB3" w:rsidR="006E0833" w:rsidRPr="006E0833" w:rsidRDefault="006E0833" w:rsidP="006E0833">
            <w:pPr>
              <w:rPr>
                <w:rFonts w:ascii="Times New Roman" w:eastAsia="Calibri" w:hAnsi="Times New Roman"/>
              </w:rPr>
            </w:pPr>
            <w:r w:rsidRPr="006E0833">
              <w:rPr>
                <w:rFonts w:ascii="Times New Roman" w:eastAsia="Calibri" w:hAnsi="Times New Roman"/>
              </w:rPr>
              <w:t xml:space="preserve">CWM rear </w:t>
            </w:r>
          </w:p>
        </w:tc>
        <w:tc>
          <w:tcPr>
            <w:tcW w:w="651" w:type="dxa"/>
          </w:tcPr>
          <w:p w14:paraId="6A36F01D" w14:textId="77777777" w:rsidR="006E0833" w:rsidRPr="006E0833" w:rsidRDefault="006E0833" w:rsidP="006E0833">
            <w:pPr>
              <w:rPr>
                <w:rFonts w:ascii="Times New Roman" w:eastAsia="Calibri" w:hAnsi="Times New Roman"/>
              </w:rPr>
            </w:pPr>
          </w:p>
        </w:tc>
        <w:tc>
          <w:tcPr>
            <w:tcW w:w="3018" w:type="dxa"/>
          </w:tcPr>
          <w:p w14:paraId="58A66B97"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Pr>
          <w:p w14:paraId="037A5EA5" w14:textId="77777777" w:rsidR="006E0833" w:rsidRPr="006E0833" w:rsidRDefault="006E0833" w:rsidP="006E0833">
            <w:pPr>
              <w:rPr>
                <w:rFonts w:ascii="Times New Roman" w:eastAsia="Calibri" w:hAnsi="Times New Roman"/>
              </w:rPr>
            </w:pPr>
          </w:p>
        </w:tc>
        <w:tc>
          <w:tcPr>
            <w:tcW w:w="1417" w:type="dxa"/>
          </w:tcPr>
          <w:p w14:paraId="088D8ACE"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3912B06B"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0.103 ± 0.003</w:t>
            </w:r>
          </w:p>
        </w:tc>
        <w:tc>
          <w:tcPr>
            <w:tcW w:w="1843" w:type="dxa"/>
          </w:tcPr>
          <w:p w14:paraId="1D06B976"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0.113 ± 0.003</w:t>
            </w:r>
          </w:p>
        </w:tc>
        <w:tc>
          <w:tcPr>
            <w:tcW w:w="1559" w:type="dxa"/>
            <w:noWrap/>
            <w:hideMark/>
          </w:tcPr>
          <w:p w14:paraId="2605AD60"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0.098 ± 0.002</w:t>
            </w:r>
          </w:p>
        </w:tc>
      </w:tr>
      <w:tr w:rsidR="006E0833" w:rsidRPr="006E0833" w14:paraId="0CCF1DBD" w14:textId="77777777" w:rsidTr="00A3077D">
        <w:trPr>
          <w:trHeight w:val="290"/>
        </w:trPr>
        <w:tc>
          <w:tcPr>
            <w:tcW w:w="2568" w:type="dxa"/>
            <w:noWrap/>
          </w:tcPr>
          <w:p w14:paraId="1879F4D3" w14:textId="77777777" w:rsidR="006E0833" w:rsidRPr="006E0833" w:rsidRDefault="006E0833" w:rsidP="006E0833">
            <w:pPr>
              <w:rPr>
                <w:rFonts w:ascii="Times New Roman" w:eastAsia="Calibri" w:hAnsi="Times New Roman"/>
              </w:rPr>
            </w:pPr>
            <w:r w:rsidRPr="006E0833">
              <w:rPr>
                <w:rFonts w:ascii="Times New Roman" w:eastAsia="Calibri" w:hAnsi="Times New Roman"/>
              </w:rPr>
              <w:t>trochanter length</w:t>
            </w:r>
          </w:p>
        </w:tc>
        <w:tc>
          <w:tcPr>
            <w:tcW w:w="651" w:type="dxa"/>
          </w:tcPr>
          <w:p w14:paraId="19B20BEF" w14:textId="77777777" w:rsidR="006E0833" w:rsidRPr="006E0833" w:rsidRDefault="006E0833" w:rsidP="006E0833">
            <w:pPr>
              <w:rPr>
                <w:rFonts w:ascii="Times New Roman" w:eastAsia="Calibri" w:hAnsi="Times New Roman"/>
              </w:rPr>
            </w:pPr>
          </w:p>
        </w:tc>
        <w:tc>
          <w:tcPr>
            <w:tcW w:w="3018" w:type="dxa"/>
          </w:tcPr>
          <w:p w14:paraId="5E809C06" w14:textId="77777777" w:rsidR="006E0833" w:rsidRPr="006E0833" w:rsidRDefault="006E0833" w:rsidP="006E0833">
            <w:pPr>
              <w:rPr>
                <w:rFonts w:ascii="Times New Roman" w:eastAsia="Calibri" w:hAnsi="Times New Roman"/>
              </w:rPr>
            </w:pPr>
          </w:p>
        </w:tc>
        <w:tc>
          <w:tcPr>
            <w:tcW w:w="426" w:type="dxa"/>
          </w:tcPr>
          <w:p w14:paraId="06EE87F9" w14:textId="77777777" w:rsidR="006E0833" w:rsidRPr="006E0833" w:rsidRDefault="006E0833" w:rsidP="006E0833">
            <w:pPr>
              <w:rPr>
                <w:rFonts w:ascii="Times New Roman" w:eastAsia="Calibri" w:hAnsi="Times New Roman"/>
              </w:rPr>
            </w:pPr>
          </w:p>
        </w:tc>
        <w:tc>
          <w:tcPr>
            <w:tcW w:w="1417" w:type="dxa"/>
          </w:tcPr>
          <w:p w14:paraId="07E2FD41"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2A1A5705"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0.103 ± 0.002</w:t>
            </w:r>
          </w:p>
        </w:tc>
        <w:tc>
          <w:tcPr>
            <w:tcW w:w="1843" w:type="dxa"/>
          </w:tcPr>
          <w:p w14:paraId="4F891B5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0.109 ± 0.003</w:t>
            </w:r>
          </w:p>
        </w:tc>
        <w:tc>
          <w:tcPr>
            <w:tcW w:w="1559" w:type="dxa"/>
            <w:noWrap/>
          </w:tcPr>
          <w:p w14:paraId="59EA4E6A"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0.102 ± 0.002</w:t>
            </w:r>
          </w:p>
        </w:tc>
      </w:tr>
      <w:tr w:rsidR="006E0833" w:rsidRPr="006E0833" w14:paraId="2AA7DD7B" w14:textId="77777777" w:rsidTr="00A3077D">
        <w:trPr>
          <w:trHeight w:val="290"/>
        </w:trPr>
        <w:tc>
          <w:tcPr>
            <w:tcW w:w="2568" w:type="dxa"/>
            <w:noWrap/>
          </w:tcPr>
          <w:p w14:paraId="00B49E5A" w14:textId="77777777" w:rsidR="006E0833" w:rsidRPr="006E0833" w:rsidRDefault="006E0833" w:rsidP="006E0833">
            <w:pPr>
              <w:rPr>
                <w:rFonts w:ascii="Times New Roman" w:eastAsia="Calibri" w:hAnsi="Times New Roman"/>
              </w:rPr>
            </w:pPr>
          </w:p>
        </w:tc>
        <w:tc>
          <w:tcPr>
            <w:tcW w:w="651" w:type="dxa"/>
          </w:tcPr>
          <w:p w14:paraId="2C2B8923" w14:textId="77777777" w:rsidR="006E0833" w:rsidRPr="006E0833" w:rsidRDefault="006E0833" w:rsidP="006E0833">
            <w:pPr>
              <w:rPr>
                <w:rFonts w:ascii="Times New Roman" w:eastAsia="Calibri" w:hAnsi="Times New Roman"/>
              </w:rPr>
            </w:pPr>
          </w:p>
        </w:tc>
        <w:tc>
          <w:tcPr>
            <w:tcW w:w="3018" w:type="dxa"/>
          </w:tcPr>
          <w:p w14:paraId="1D38BE2A" w14:textId="77777777" w:rsidR="006E0833" w:rsidRPr="006E0833" w:rsidRDefault="006E0833" w:rsidP="006E0833">
            <w:pPr>
              <w:rPr>
                <w:rFonts w:ascii="Times New Roman" w:eastAsia="Calibri" w:hAnsi="Times New Roman"/>
              </w:rPr>
            </w:pPr>
          </w:p>
        </w:tc>
        <w:tc>
          <w:tcPr>
            <w:tcW w:w="426" w:type="dxa"/>
          </w:tcPr>
          <w:p w14:paraId="24E403F3" w14:textId="77777777" w:rsidR="006E0833" w:rsidRPr="006E0833" w:rsidRDefault="006E0833" w:rsidP="006E0833">
            <w:pPr>
              <w:rPr>
                <w:rFonts w:ascii="Times New Roman" w:eastAsia="Calibri" w:hAnsi="Times New Roman"/>
              </w:rPr>
            </w:pPr>
          </w:p>
        </w:tc>
        <w:tc>
          <w:tcPr>
            <w:tcW w:w="1417" w:type="dxa"/>
          </w:tcPr>
          <w:p w14:paraId="5A784353" w14:textId="77777777" w:rsidR="006E0833" w:rsidRPr="006E0833" w:rsidRDefault="006E0833" w:rsidP="006E0833">
            <w:pPr>
              <w:rPr>
                <w:rFonts w:ascii="Times New Roman" w:eastAsia="Calibri" w:hAnsi="Times New Roman"/>
              </w:rPr>
            </w:pPr>
          </w:p>
        </w:tc>
        <w:tc>
          <w:tcPr>
            <w:tcW w:w="1701" w:type="dxa"/>
          </w:tcPr>
          <w:p w14:paraId="52BBB8A1" w14:textId="77777777" w:rsidR="006E0833" w:rsidRPr="006E0833" w:rsidRDefault="006E0833" w:rsidP="006E0833">
            <w:pPr>
              <w:rPr>
                <w:rFonts w:ascii="Times New Roman" w:eastAsia="Calibri" w:hAnsi="Times New Roman"/>
              </w:rPr>
            </w:pPr>
          </w:p>
        </w:tc>
        <w:tc>
          <w:tcPr>
            <w:tcW w:w="1843" w:type="dxa"/>
          </w:tcPr>
          <w:p w14:paraId="06A6E92F" w14:textId="77777777" w:rsidR="006E0833" w:rsidRPr="006E0833" w:rsidRDefault="006E0833" w:rsidP="006E0833">
            <w:pPr>
              <w:rPr>
                <w:rFonts w:ascii="Times New Roman" w:eastAsia="Calibri" w:hAnsi="Times New Roman"/>
              </w:rPr>
            </w:pPr>
          </w:p>
        </w:tc>
        <w:tc>
          <w:tcPr>
            <w:tcW w:w="1559" w:type="dxa"/>
            <w:noWrap/>
          </w:tcPr>
          <w:p w14:paraId="4C4C6ABE" w14:textId="77777777" w:rsidR="006E0833" w:rsidRPr="006E0833" w:rsidRDefault="006E0833" w:rsidP="006E0833">
            <w:pPr>
              <w:rPr>
                <w:rFonts w:ascii="Times New Roman" w:eastAsia="Calibri" w:hAnsi="Times New Roman"/>
              </w:rPr>
            </w:pPr>
          </w:p>
        </w:tc>
      </w:tr>
      <w:tr w:rsidR="006E0833" w:rsidRPr="006E0833" w14:paraId="24D05C30" w14:textId="77777777" w:rsidTr="00A3077D">
        <w:trPr>
          <w:trHeight w:val="290"/>
        </w:trPr>
        <w:tc>
          <w:tcPr>
            <w:tcW w:w="2568" w:type="dxa"/>
            <w:noWrap/>
            <w:hideMark/>
          </w:tcPr>
          <w:p w14:paraId="04E88517"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Water affinity</w:t>
            </w:r>
          </w:p>
          <w:p w14:paraId="674668D1" w14:textId="77777777" w:rsidR="006E0833" w:rsidRPr="006E0833" w:rsidRDefault="006E0833" w:rsidP="006E0833">
            <w:pPr>
              <w:rPr>
                <w:rFonts w:ascii="Times New Roman" w:eastAsia="Calibri" w:hAnsi="Times New Roman"/>
              </w:rPr>
            </w:pPr>
          </w:p>
        </w:tc>
        <w:tc>
          <w:tcPr>
            <w:tcW w:w="651" w:type="dxa"/>
          </w:tcPr>
          <w:p w14:paraId="1330133D" w14:textId="77777777" w:rsidR="006E0833" w:rsidRPr="006E0833" w:rsidRDefault="006E0833" w:rsidP="006E0833">
            <w:pPr>
              <w:rPr>
                <w:rFonts w:ascii="Times New Roman" w:eastAsia="Calibri" w:hAnsi="Times New Roman"/>
              </w:rPr>
            </w:pPr>
          </w:p>
        </w:tc>
        <w:tc>
          <w:tcPr>
            <w:tcW w:w="3018" w:type="dxa"/>
          </w:tcPr>
          <w:p w14:paraId="365EC18F" w14:textId="77777777" w:rsidR="006E0833" w:rsidRPr="006E0833" w:rsidRDefault="006E0833" w:rsidP="006E0833">
            <w:pPr>
              <w:rPr>
                <w:rFonts w:ascii="Times New Roman" w:eastAsia="Calibri" w:hAnsi="Times New Roman"/>
              </w:rPr>
            </w:pPr>
            <w:r w:rsidRPr="006E0833">
              <w:rPr>
                <w:rFonts w:ascii="Times New Roman" w:eastAsia="Calibri" w:hAnsi="Times New Roman"/>
              </w:rPr>
              <w:t>0, 0.5, or 1</w:t>
            </w:r>
          </w:p>
        </w:tc>
        <w:tc>
          <w:tcPr>
            <w:tcW w:w="426" w:type="dxa"/>
          </w:tcPr>
          <w:p w14:paraId="6C345FD7" w14:textId="77777777" w:rsidR="006E0833" w:rsidRPr="006E0833" w:rsidRDefault="006E0833" w:rsidP="006E0833">
            <w:pPr>
              <w:rPr>
                <w:rFonts w:ascii="Times New Roman" w:eastAsia="Calibri" w:hAnsi="Times New Roman"/>
              </w:rPr>
            </w:pPr>
          </w:p>
        </w:tc>
        <w:tc>
          <w:tcPr>
            <w:tcW w:w="1417" w:type="dxa"/>
          </w:tcPr>
          <w:p w14:paraId="304DB397"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2FEF84B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0.71 ± 0.03</w:t>
            </w:r>
          </w:p>
        </w:tc>
        <w:tc>
          <w:tcPr>
            <w:tcW w:w="1843" w:type="dxa"/>
          </w:tcPr>
          <w:p w14:paraId="12C2562A" w14:textId="77777777" w:rsidR="006E0833" w:rsidRPr="006E0833" w:rsidRDefault="006E0833" w:rsidP="006E0833">
            <w:pPr>
              <w:rPr>
                <w:rFonts w:ascii="Times New Roman" w:eastAsia="Calibri" w:hAnsi="Times New Roman"/>
              </w:rPr>
            </w:pPr>
            <w:r w:rsidRPr="006E0833">
              <w:rPr>
                <w:rFonts w:ascii="Times New Roman" w:eastAsia="Calibri" w:hAnsi="Times New Roman"/>
              </w:rPr>
              <w:t>0.80 ± 0.05</w:t>
            </w:r>
          </w:p>
        </w:tc>
        <w:tc>
          <w:tcPr>
            <w:tcW w:w="1559" w:type="dxa"/>
            <w:noWrap/>
            <w:hideMark/>
          </w:tcPr>
          <w:p w14:paraId="4470574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0.79 ± 0.03</w:t>
            </w:r>
          </w:p>
        </w:tc>
      </w:tr>
      <w:tr w:rsidR="006E0833" w:rsidRPr="006E0833" w14:paraId="20F3BC1F" w14:textId="77777777" w:rsidTr="00A3077D">
        <w:trPr>
          <w:trHeight w:val="290"/>
        </w:trPr>
        <w:tc>
          <w:tcPr>
            <w:tcW w:w="2568" w:type="dxa"/>
            <w:noWrap/>
          </w:tcPr>
          <w:p w14:paraId="686D75C7" w14:textId="77777777" w:rsidR="006E0833" w:rsidRPr="006E0833" w:rsidRDefault="006E0833" w:rsidP="006E0833">
            <w:pPr>
              <w:rPr>
                <w:rFonts w:ascii="Times New Roman" w:eastAsia="Calibri" w:hAnsi="Times New Roman"/>
              </w:rPr>
            </w:pPr>
          </w:p>
        </w:tc>
        <w:tc>
          <w:tcPr>
            <w:tcW w:w="651" w:type="dxa"/>
          </w:tcPr>
          <w:p w14:paraId="4A4C330D" w14:textId="77777777" w:rsidR="006E0833" w:rsidRPr="006E0833" w:rsidRDefault="006E0833" w:rsidP="006E0833">
            <w:pPr>
              <w:rPr>
                <w:rFonts w:ascii="Times New Roman" w:eastAsia="Calibri" w:hAnsi="Times New Roman"/>
              </w:rPr>
            </w:pPr>
          </w:p>
        </w:tc>
        <w:tc>
          <w:tcPr>
            <w:tcW w:w="3018" w:type="dxa"/>
          </w:tcPr>
          <w:p w14:paraId="684F58CE" w14:textId="77777777" w:rsidR="006E0833" w:rsidRPr="006E0833" w:rsidRDefault="006E0833" w:rsidP="006E0833">
            <w:pPr>
              <w:rPr>
                <w:rFonts w:ascii="Times New Roman" w:eastAsia="Calibri" w:hAnsi="Times New Roman"/>
              </w:rPr>
            </w:pPr>
          </w:p>
        </w:tc>
        <w:tc>
          <w:tcPr>
            <w:tcW w:w="426" w:type="dxa"/>
          </w:tcPr>
          <w:p w14:paraId="470EC3EE" w14:textId="77777777" w:rsidR="006E0833" w:rsidRPr="006E0833" w:rsidRDefault="006E0833" w:rsidP="006E0833">
            <w:pPr>
              <w:rPr>
                <w:rFonts w:ascii="Times New Roman" w:eastAsia="Calibri" w:hAnsi="Times New Roman"/>
              </w:rPr>
            </w:pPr>
          </w:p>
        </w:tc>
        <w:tc>
          <w:tcPr>
            <w:tcW w:w="1417" w:type="dxa"/>
          </w:tcPr>
          <w:p w14:paraId="1C7F6D49"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5F904B9B" w14:textId="77777777" w:rsidR="006E0833" w:rsidRPr="006E0833" w:rsidRDefault="006E0833" w:rsidP="006E0833">
            <w:pPr>
              <w:rPr>
                <w:rFonts w:ascii="Times New Roman" w:eastAsia="Calibri" w:hAnsi="Times New Roman"/>
              </w:rPr>
            </w:pPr>
            <w:r w:rsidRPr="006E0833">
              <w:rPr>
                <w:rFonts w:ascii="Times New Roman" w:eastAsia="Calibri" w:hAnsi="Times New Roman"/>
              </w:rPr>
              <w:t>0.81 ± 0.03</w:t>
            </w:r>
          </w:p>
        </w:tc>
        <w:tc>
          <w:tcPr>
            <w:tcW w:w="1843" w:type="dxa"/>
          </w:tcPr>
          <w:p w14:paraId="3DB15B1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0.76 ± 0.03</w:t>
            </w:r>
          </w:p>
        </w:tc>
        <w:tc>
          <w:tcPr>
            <w:tcW w:w="1559" w:type="dxa"/>
            <w:noWrap/>
          </w:tcPr>
          <w:p w14:paraId="58005CC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0.74 ± 0.03</w:t>
            </w:r>
          </w:p>
        </w:tc>
      </w:tr>
      <w:tr w:rsidR="006E0833" w:rsidRPr="006E0833" w14:paraId="663F7579" w14:textId="77777777" w:rsidTr="00A3077D">
        <w:trPr>
          <w:trHeight w:val="290"/>
        </w:trPr>
        <w:tc>
          <w:tcPr>
            <w:tcW w:w="2568" w:type="dxa"/>
            <w:noWrap/>
          </w:tcPr>
          <w:p w14:paraId="4184C0D6" w14:textId="77777777" w:rsidR="006E0833" w:rsidRPr="006E0833" w:rsidRDefault="006E0833" w:rsidP="006E0833">
            <w:pPr>
              <w:rPr>
                <w:rFonts w:ascii="Times New Roman" w:eastAsia="Calibri" w:hAnsi="Times New Roman"/>
              </w:rPr>
            </w:pPr>
          </w:p>
        </w:tc>
        <w:tc>
          <w:tcPr>
            <w:tcW w:w="651" w:type="dxa"/>
          </w:tcPr>
          <w:p w14:paraId="1CE6A7D6" w14:textId="77777777" w:rsidR="006E0833" w:rsidRPr="006E0833" w:rsidRDefault="006E0833" w:rsidP="006E0833">
            <w:pPr>
              <w:rPr>
                <w:rFonts w:ascii="Times New Roman" w:eastAsia="Calibri" w:hAnsi="Times New Roman"/>
              </w:rPr>
            </w:pPr>
          </w:p>
        </w:tc>
        <w:tc>
          <w:tcPr>
            <w:tcW w:w="3018" w:type="dxa"/>
          </w:tcPr>
          <w:p w14:paraId="57C18B44" w14:textId="77777777" w:rsidR="006E0833" w:rsidRPr="006E0833" w:rsidRDefault="006E0833" w:rsidP="006E0833">
            <w:pPr>
              <w:rPr>
                <w:rFonts w:ascii="Times New Roman" w:eastAsia="Calibri" w:hAnsi="Times New Roman"/>
              </w:rPr>
            </w:pPr>
          </w:p>
        </w:tc>
        <w:tc>
          <w:tcPr>
            <w:tcW w:w="426" w:type="dxa"/>
          </w:tcPr>
          <w:p w14:paraId="37089754" w14:textId="77777777" w:rsidR="006E0833" w:rsidRPr="006E0833" w:rsidRDefault="006E0833" w:rsidP="006E0833">
            <w:pPr>
              <w:rPr>
                <w:rFonts w:ascii="Times New Roman" w:eastAsia="Calibri" w:hAnsi="Times New Roman"/>
              </w:rPr>
            </w:pPr>
          </w:p>
        </w:tc>
        <w:tc>
          <w:tcPr>
            <w:tcW w:w="1417" w:type="dxa"/>
          </w:tcPr>
          <w:p w14:paraId="5FA2535F" w14:textId="77777777" w:rsidR="006E0833" w:rsidRPr="006E0833" w:rsidRDefault="006E0833" w:rsidP="006E0833">
            <w:pPr>
              <w:rPr>
                <w:rFonts w:ascii="Times New Roman" w:eastAsia="Calibri" w:hAnsi="Times New Roman"/>
              </w:rPr>
            </w:pPr>
          </w:p>
        </w:tc>
        <w:tc>
          <w:tcPr>
            <w:tcW w:w="1701" w:type="dxa"/>
          </w:tcPr>
          <w:p w14:paraId="716545E4" w14:textId="77777777" w:rsidR="006E0833" w:rsidRPr="006E0833" w:rsidRDefault="006E0833" w:rsidP="006E0833">
            <w:pPr>
              <w:rPr>
                <w:rFonts w:ascii="Times New Roman" w:eastAsia="Calibri" w:hAnsi="Times New Roman"/>
              </w:rPr>
            </w:pPr>
          </w:p>
        </w:tc>
        <w:tc>
          <w:tcPr>
            <w:tcW w:w="1843" w:type="dxa"/>
          </w:tcPr>
          <w:p w14:paraId="5537289F" w14:textId="77777777" w:rsidR="006E0833" w:rsidRPr="006E0833" w:rsidRDefault="006E0833" w:rsidP="006E0833">
            <w:pPr>
              <w:rPr>
                <w:rFonts w:ascii="Times New Roman" w:eastAsia="Calibri" w:hAnsi="Times New Roman"/>
              </w:rPr>
            </w:pPr>
          </w:p>
        </w:tc>
        <w:tc>
          <w:tcPr>
            <w:tcW w:w="1559" w:type="dxa"/>
            <w:noWrap/>
          </w:tcPr>
          <w:p w14:paraId="401E5213" w14:textId="77777777" w:rsidR="006E0833" w:rsidRPr="006E0833" w:rsidRDefault="006E0833" w:rsidP="006E0833">
            <w:pPr>
              <w:rPr>
                <w:rFonts w:ascii="Times New Roman" w:eastAsia="Calibri" w:hAnsi="Times New Roman"/>
              </w:rPr>
            </w:pPr>
          </w:p>
        </w:tc>
      </w:tr>
      <w:tr w:rsidR="006E0833" w:rsidRPr="006E0833" w14:paraId="1385D57A" w14:textId="77777777" w:rsidTr="00A3077D">
        <w:trPr>
          <w:trHeight w:val="290"/>
        </w:trPr>
        <w:tc>
          <w:tcPr>
            <w:tcW w:w="2568" w:type="dxa"/>
            <w:noWrap/>
            <w:hideMark/>
          </w:tcPr>
          <w:p w14:paraId="2B8A833E"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Flight capability</w:t>
            </w:r>
          </w:p>
          <w:p w14:paraId="7BD9A4A8" w14:textId="77777777" w:rsidR="006E0833" w:rsidRPr="006E0833" w:rsidRDefault="006E0833" w:rsidP="006E0833">
            <w:pPr>
              <w:rPr>
                <w:rFonts w:ascii="Times New Roman" w:eastAsia="Calibri" w:hAnsi="Times New Roman"/>
              </w:rPr>
            </w:pPr>
          </w:p>
        </w:tc>
        <w:tc>
          <w:tcPr>
            <w:tcW w:w="651" w:type="dxa"/>
          </w:tcPr>
          <w:p w14:paraId="678EB7A4" w14:textId="77777777" w:rsidR="006E0833" w:rsidRPr="006E0833" w:rsidRDefault="006E0833" w:rsidP="006E0833">
            <w:pPr>
              <w:rPr>
                <w:rFonts w:ascii="Times New Roman" w:eastAsia="Calibri" w:hAnsi="Times New Roman"/>
              </w:rPr>
            </w:pPr>
          </w:p>
        </w:tc>
        <w:tc>
          <w:tcPr>
            <w:tcW w:w="3018" w:type="dxa"/>
          </w:tcPr>
          <w:p w14:paraId="6927FD18" w14:textId="77777777" w:rsidR="006E0833" w:rsidRPr="006E0833" w:rsidRDefault="006E0833" w:rsidP="006E0833">
            <w:pPr>
              <w:rPr>
                <w:rFonts w:ascii="Times New Roman" w:eastAsia="Calibri" w:hAnsi="Times New Roman"/>
              </w:rPr>
            </w:pPr>
            <w:r w:rsidRPr="006E0833">
              <w:rPr>
                <w:rFonts w:ascii="Times New Roman" w:eastAsia="Calibri" w:hAnsi="Times New Roman"/>
              </w:rPr>
              <w:t>0, 0.5, or 1</w:t>
            </w:r>
          </w:p>
        </w:tc>
        <w:tc>
          <w:tcPr>
            <w:tcW w:w="426" w:type="dxa"/>
          </w:tcPr>
          <w:p w14:paraId="3E257ED9" w14:textId="77777777" w:rsidR="006E0833" w:rsidRPr="006E0833" w:rsidRDefault="006E0833" w:rsidP="006E0833">
            <w:pPr>
              <w:rPr>
                <w:rFonts w:ascii="Times New Roman" w:eastAsia="Calibri" w:hAnsi="Times New Roman"/>
              </w:rPr>
            </w:pPr>
          </w:p>
        </w:tc>
        <w:tc>
          <w:tcPr>
            <w:tcW w:w="1417" w:type="dxa"/>
          </w:tcPr>
          <w:p w14:paraId="3F8031B5"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33FFD5A8"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0.08 ± 0.04</w:t>
            </w:r>
          </w:p>
        </w:tc>
        <w:tc>
          <w:tcPr>
            <w:tcW w:w="1843" w:type="dxa"/>
          </w:tcPr>
          <w:p w14:paraId="78B44CE5"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0.30 ± 0.07</w:t>
            </w:r>
          </w:p>
        </w:tc>
        <w:tc>
          <w:tcPr>
            <w:tcW w:w="1559" w:type="dxa"/>
            <w:noWrap/>
            <w:hideMark/>
          </w:tcPr>
          <w:p w14:paraId="37F6D63E"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0.08 ± 0.04</w:t>
            </w:r>
          </w:p>
        </w:tc>
      </w:tr>
      <w:tr w:rsidR="006E0833" w:rsidRPr="006E0833" w14:paraId="51F6B251" w14:textId="77777777" w:rsidTr="00A3077D">
        <w:trPr>
          <w:trHeight w:val="290"/>
        </w:trPr>
        <w:tc>
          <w:tcPr>
            <w:tcW w:w="2568" w:type="dxa"/>
            <w:tcBorders>
              <w:bottom w:val="single" w:sz="4" w:space="0" w:color="auto"/>
            </w:tcBorders>
            <w:noWrap/>
          </w:tcPr>
          <w:p w14:paraId="105B71B4" w14:textId="77777777" w:rsidR="006E0833" w:rsidRPr="006E0833" w:rsidRDefault="006E0833" w:rsidP="006E0833">
            <w:pPr>
              <w:rPr>
                <w:rFonts w:ascii="Times New Roman" w:eastAsia="Calibri" w:hAnsi="Times New Roman"/>
              </w:rPr>
            </w:pPr>
          </w:p>
        </w:tc>
        <w:tc>
          <w:tcPr>
            <w:tcW w:w="651" w:type="dxa"/>
            <w:tcBorders>
              <w:bottom w:val="single" w:sz="4" w:space="0" w:color="auto"/>
            </w:tcBorders>
          </w:tcPr>
          <w:p w14:paraId="1F25CBB4" w14:textId="77777777" w:rsidR="006E0833" w:rsidRPr="006E0833" w:rsidRDefault="006E0833" w:rsidP="006E0833">
            <w:pPr>
              <w:rPr>
                <w:rFonts w:ascii="Times New Roman" w:eastAsia="Calibri" w:hAnsi="Times New Roman"/>
              </w:rPr>
            </w:pPr>
          </w:p>
        </w:tc>
        <w:tc>
          <w:tcPr>
            <w:tcW w:w="3018" w:type="dxa"/>
            <w:tcBorders>
              <w:bottom w:val="single" w:sz="4" w:space="0" w:color="auto"/>
            </w:tcBorders>
          </w:tcPr>
          <w:p w14:paraId="08046C8B" w14:textId="77777777" w:rsidR="006E0833" w:rsidRPr="006E0833" w:rsidRDefault="006E0833" w:rsidP="006E0833">
            <w:pPr>
              <w:rPr>
                <w:rFonts w:ascii="Times New Roman" w:eastAsia="Calibri" w:hAnsi="Times New Roman"/>
              </w:rPr>
            </w:pPr>
          </w:p>
        </w:tc>
        <w:tc>
          <w:tcPr>
            <w:tcW w:w="426" w:type="dxa"/>
            <w:tcBorders>
              <w:bottom w:val="single" w:sz="4" w:space="0" w:color="auto"/>
            </w:tcBorders>
          </w:tcPr>
          <w:p w14:paraId="2CC4D428" w14:textId="77777777" w:rsidR="006E0833" w:rsidRPr="006E0833" w:rsidRDefault="006E0833" w:rsidP="006E0833">
            <w:pPr>
              <w:rPr>
                <w:rFonts w:ascii="Times New Roman" w:eastAsia="Calibri" w:hAnsi="Times New Roman"/>
              </w:rPr>
            </w:pPr>
          </w:p>
        </w:tc>
        <w:tc>
          <w:tcPr>
            <w:tcW w:w="1417" w:type="dxa"/>
            <w:tcBorders>
              <w:bottom w:val="single" w:sz="4" w:space="0" w:color="auto"/>
            </w:tcBorders>
          </w:tcPr>
          <w:p w14:paraId="160BDD33"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Borders>
              <w:bottom w:val="single" w:sz="4" w:space="0" w:color="auto"/>
            </w:tcBorders>
          </w:tcPr>
          <w:p w14:paraId="603198C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0.09 ± 0.03</w:t>
            </w:r>
          </w:p>
        </w:tc>
        <w:tc>
          <w:tcPr>
            <w:tcW w:w="1843" w:type="dxa"/>
            <w:tcBorders>
              <w:bottom w:val="single" w:sz="4" w:space="0" w:color="auto"/>
            </w:tcBorders>
          </w:tcPr>
          <w:p w14:paraId="69BE434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0.08 ± 0.04</w:t>
            </w:r>
          </w:p>
        </w:tc>
        <w:tc>
          <w:tcPr>
            <w:tcW w:w="1559" w:type="dxa"/>
            <w:tcBorders>
              <w:bottom w:val="single" w:sz="4" w:space="0" w:color="auto"/>
            </w:tcBorders>
            <w:noWrap/>
          </w:tcPr>
          <w:p w14:paraId="432733B0"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 ± 0.01</w:t>
            </w:r>
          </w:p>
        </w:tc>
      </w:tr>
    </w:tbl>
    <w:p w14:paraId="00239CEE" w14:textId="77777777" w:rsidR="006E0833" w:rsidRPr="006E0833" w:rsidRDefault="006E0833" w:rsidP="006E0833">
      <w:pPr>
        <w:rPr>
          <w:rFonts w:eastAsia="Calibri"/>
          <w:kern w:val="0"/>
          <w:sz w:val="24"/>
          <w:szCs w:val="24"/>
          <w14:ligatures w14:val="none"/>
        </w:rPr>
      </w:pPr>
    </w:p>
    <w:p w14:paraId="7147FF38" w14:textId="77777777" w:rsidR="006E0833" w:rsidRPr="006E0833" w:rsidRDefault="006E0833" w:rsidP="006E0833">
      <w:pPr>
        <w:rPr>
          <w:rFonts w:eastAsia="Calibri"/>
          <w:kern w:val="0"/>
          <w:sz w:val="24"/>
          <w:szCs w:val="24"/>
          <w14:ligatures w14:val="none"/>
        </w:rPr>
      </w:pPr>
    </w:p>
    <w:p w14:paraId="7217005A" w14:textId="77777777" w:rsidR="006E0833" w:rsidRPr="006E0833" w:rsidRDefault="006E0833" w:rsidP="006E0833">
      <w:pPr>
        <w:rPr>
          <w:rFonts w:eastAsia="Calibri"/>
          <w:kern w:val="0"/>
          <w:sz w:val="24"/>
          <w:szCs w:val="24"/>
          <w14:ligatures w14:val="none"/>
        </w:rPr>
      </w:pPr>
    </w:p>
    <w:p w14:paraId="77757268" w14:textId="77777777" w:rsidR="006E0833" w:rsidRPr="006E0833" w:rsidRDefault="006E0833" w:rsidP="006E0833">
      <w:pPr>
        <w:rPr>
          <w:rFonts w:eastAsia="Calibri"/>
          <w:kern w:val="0"/>
          <w:sz w:val="24"/>
          <w:szCs w:val="24"/>
          <w14:ligatures w14:val="none"/>
        </w:rPr>
        <w:sectPr w:rsidR="006E0833" w:rsidRPr="006E0833" w:rsidSect="006E0833">
          <w:pgSz w:w="15840" w:h="12240" w:orient="landscape"/>
          <w:pgMar w:top="2160" w:right="1440" w:bottom="1440" w:left="1440" w:header="720" w:footer="1584" w:gutter="0"/>
          <w:cols w:space="720"/>
          <w:docGrid w:linePitch="360"/>
        </w:sectPr>
      </w:pPr>
    </w:p>
    <w:p w14:paraId="6FB2E768" w14:textId="77777777" w:rsidR="006E0833" w:rsidRPr="006E0833" w:rsidRDefault="006E0833" w:rsidP="006E0833">
      <w:pPr>
        <w:rPr>
          <w:rFonts w:eastAsia="Calibri"/>
          <w:kern w:val="0"/>
          <w:sz w:val="24"/>
          <w:szCs w:val="24"/>
          <w14:ligatures w14:val="none"/>
        </w:rPr>
      </w:pPr>
    </w:p>
    <w:p w14:paraId="3D6462B7" w14:textId="6DABF16A"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The taxonomic and functional composition of ground beetle communities differed among forest management treatments. Ground beetle communities in salvaged plots were taxonomically distinct from undisturbed forest, and taxonomic composition changed over time from 2015 to 2022 (</w:t>
      </w:r>
      <w:r w:rsidR="00D9721D">
        <w:rPr>
          <w:rFonts w:eastAsia="Calibri"/>
          <w:kern w:val="0"/>
          <w:sz w:val="24"/>
          <w:szCs w:val="24"/>
          <w14:ligatures w14:val="none"/>
        </w:rPr>
        <w:t>F=3.8</w:t>
      </w:r>
      <w:r w:rsidR="00A243DD">
        <w:rPr>
          <w:rFonts w:eastAsia="Calibri"/>
          <w:kern w:val="0"/>
          <w:sz w:val="24"/>
          <w:szCs w:val="24"/>
          <w14:ligatures w14:val="none"/>
        </w:rPr>
        <w:t xml:space="preserve">, p&lt;0.001; </w:t>
      </w:r>
      <w:r w:rsidRPr="006E0833">
        <w:rPr>
          <w:rFonts w:eastAsia="Calibri"/>
          <w:kern w:val="0"/>
          <w:sz w:val="24"/>
          <w:szCs w:val="24"/>
          <w14:ligatures w14:val="none"/>
        </w:rPr>
        <w:t xml:space="preserve">Fig. </w:t>
      </w:r>
      <w:r w:rsidR="005B6A29">
        <w:rPr>
          <w:rFonts w:eastAsia="Calibri"/>
          <w:kern w:val="0"/>
          <w:sz w:val="24"/>
          <w:szCs w:val="24"/>
          <w14:ligatures w14:val="none"/>
        </w:rPr>
        <w:t>2.5</w:t>
      </w:r>
      <w:r w:rsidRPr="006E0833">
        <w:rPr>
          <w:rFonts w:eastAsia="Calibri"/>
          <w:kern w:val="0"/>
          <w:sz w:val="24"/>
          <w:szCs w:val="24"/>
          <w14:ligatures w14:val="none"/>
        </w:rPr>
        <w:t>A). Functional composition showed an interaction between treatment and year, whereby salvaged plots differed from windthrow and undisturbed forest in 2015, but these differences were not detected in 2022 (</w:t>
      </w:r>
      <w:r w:rsidR="005D388C">
        <w:rPr>
          <w:rFonts w:eastAsia="Calibri"/>
          <w:kern w:val="0"/>
          <w:sz w:val="24"/>
          <w:szCs w:val="24"/>
          <w14:ligatures w14:val="none"/>
        </w:rPr>
        <w:t xml:space="preserve">F=1.3, p=0.046; </w:t>
      </w:r>
      <w:r w:rsidRPr="006E0833">
        <w:rPr>
          <w:rFonts w:eastAsia="Calibri"/>
          <w:kern w:val="0"/>
          <w:sz w:val="24"/>
          <w:szCs w:val="24"/>
          <w14:ligatures w14:val="none"/>
        </w:rPr>
        <w:t xml:space="preserve">Fig. </w:t>
      </w:r>
      <w:r w:rsidR="005B6A29">
        <w:rPr>
          <w:rFonts w:eastAsia="Calibri"/>
          <w:kern w:val="0"/>
          <w:sz w:val="24"/>
          <w:szCs w:val="24"/>
          <w14:ligatures w14:val="none"/>
        </w:rPr>
        <w:t>2.5</w:t>
      </w:r>
      <w:r w:rsidRPr="006E0833">
        <w:rPr>
          <w:rFonts w:eastAsia="Calibri"/>
          <w:kern w:val="0"/>
          <w:sz w:val="24"/>
          <w:szCs w:val="24"/>
          <w14:ligatures w14:val="none"/>
        </w:rPr>
        <w:t>B). Neither treatment groups nor years differed significantly in dispersion from their spatial medians</w:t>
      </w:r>
      <w:r w:rsidR="00A454CD">
        <w:rPr>
          <w:rFonts w:eastAsia="Calibri"/>
          <w:kern w:val="0"/>
          <w:sz w:val="24"/>
          <w:szCs w:val="24"/>
          <w14:ligatures w14:val="none"/>
        </w:rPr>
        <w:t xml:space="preserve"> (</w:t>
      </w:r>
      <w:r w:rsidR="00AB0041">
        <w:rPr>
          <w:rFonts w:eastAsia="Calibri"/>
          <w:kern w:val="0"/>
          <w:sz w:val="24"/>
          <w:szCs w:val="24"/>
          <w14:ligatures w14:val="none"/>
        </w:rPr>
        <w:t>p&gt;0.</w:t>
      </w:r>
      <w:r w:rsidR="003C58DE">
        <w:rPr>
          <w:rFonts w:eastAsia="Calibri"/>
          <w:kern w:val="0"/>
          <w:sz w:val="24"/>
          <w:szCs w:val="24"/>
          <w14:ligatures w14:val="none"/>
        </w:rPr>
        <w:t>10</w:t>
      </w:r>
      <w:r w:rsidR="00AB0041">
        <w:rPr>
          <w:rFonts w:eastAsia="Calibri"/>
          <w:kern w:val="0"/>
          <w:sz w:val="24"/>
          <w:szCs w:val="24"/>
          <w14:ligatures w14:val="none"/>
        </w:rPr>
        <w:t xml:space="preserve"> in all cases)</w:t>
      </w:r>
      <w:r w:rsidRPr="006E0833">
        <w:rPr>
          <w:rFonts w:eastAsia="Calibri"/>
          <w:kern w:val="0"/>
          <w:sz w:val="24"/>
          <w:szCs w:val="24"/>
          <w14:ligatures w14:val="none"/>
        </w:rPr>
        <w:t>.</w:t>
      </w:r>
    </w:p>
    <w:p w14:paraId="4F2BC98A" w14:textId="77777777" w:rsidR="006E0833" w:rsidRPr="006E0833" w:rsidRDefault="006E0833" w:rsidP="006E0833">
      <w:pPr>
        <w:spacing w:line="480" w:lineRule="auto"/>
        <w:rPr>
          <w:rFonts w:eastAsia="Calibri"/>
          <w:kern w:val="0"/>
          <w:sz w:val="24"/>
          <w:szCs w:val="24"/>
          <w14:ligatures w14:val="none"/>
        </w:rPr>
      </w:pPr>
    </w:p>
    <w:p w14:paraId="07EECDD6" w14:textId="77777777" w:rsidR="00CF6624" w:rsidRDefault="00CF6624" w:rsidP="00CF6624">
      <w:pPr>
        <w:spacing w:line="480" w:lineRule="auto"/>
        <w:rPr>
          <w:rFonts w:eastAsia="Calibri"/>
          <w:b/>
          <w:bCs/>
          <w:iCs/>
          <w:kern w:val="0"/>
          <w:sz w:val="24"/>
          <w:szCs w:val="18"/>
          <w14:ligatures w14:val="none"/>
        </w:rPr>
      </w:pPr>
      <w:r w:rsidRPr="00CF6624">
        <w:rPr>
          <w:rFonts w:eastAsia="Calibri"/>
          <w:noProof/>
          <w:kern w:val="0"/>
          <w:sz w:val="24"/>
          <w:szCs w:val="24"/>
          <w14:ligatures w14:val="none"/>
        </w:rPr>
        <w:lastRenderedPageBreak/>
        <w:drawing>
          <wp:inline distT="0" distB="0" distL="0" distR="0" wp14:anchorId="0CD5660A" wp14:editId="0D9B98F1">
            <wp:extent cx="5097101" cy="6806218"/>
            <wp:effectExtent l="0" t="0" r="8890" b="0"/>
            <wp:docPr id="260432449" name="Graphic 1" descr="There are two graphs. Both graphs have &quot;NMDS1&quot; on the x axis and &quot;NMDS2&quot; on the y axis. The top graph shows the forest and windthrow points generally scattered in the same location in taxonomic space. The salvaged points are overlapping with the other groups, but generally cluster more towards the right of the graph. Graph B (functional space) shows that the salvaged plots are a bit more scattered in functional space, especially in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32449" name="Graphic 1" descr="There are two graphs. Both graphs have &quot;NMDS1&quot; on the x axis and &quot;NMDS2&quot; on the y axis. The top graph shows the forest and windthrow points generally scattered in the same location in taxonomic space. The salvaged points are overlapping with the other groups, but generally cluster more towards the right of the graph. Graph B (functional space) shows that the salvaged plots are a bit more scattered in functional space, especially in 2015."/>
                    <pic:cNvPicPr/>
                  </pic:nvPicPr>
                  <pic:blipFill>
                    <a:blip r:embed="rId16">
                      <a:extLst>
                        <a:ext uri="{96DAC541-7B7A-43D3-8B79-37D633B846F1}">
                          <asvg:svgBlip xmlns:asvg="http://schemas.microsoft.com/office/drawing/2016/SVG/main" r:embed="rId17"/>
                        </a:ext>
                      </a:extLst>
                    </a:blip>
                    <a:stretch>
                      <a:fillRect/>
                    </a:stretch>
                  </pic:blipFill>
                  <pic:spPr>
                    <a:xfrm>
                      <a:off x="0" y="0"/>
                      <a:ext cx="5097101" cy="6806218"/>
                    </a:xfrm>
                    <a:prstGeom prst="rect">
                      <a:avLst/>
                    </a:prstGeom>
                  </pic:spPr>
                </pic:pic>
              </a:graphicData>
            </a:graphic>
          </wp:inline>
        </w:drawing>
      </w:r>
      <w:bookmarkStart w:id="37" w:name="_Toc213432491"/>
    </w:p>
    <w:p w14:paraId="6774787E" w14:textId="714BE721" w:rsidR="006E0833" w:rsidRPr="006E0833" w:rsidRDefault="006E0833" w:rsidP="00CF6624">
      <w:pPr>
        <w:rPr>
          <w:rFonts w:eastAsia="Calibri"/>
          <w:iCs/>
          <w:kern w:val="0"/>
          <w:sz w:val="24"/>
          <w:szCs w:val="18"/>
          <w14:ligatures w14:val="none"/>
        </w:rPr>
      </w:pPr>
      <w:r w:rsidRPr="006E0833">
        <w:rPr>
          <w:rFonts w:eastAsia="Calibri"/>
          <w:b/>
          <w:bCs/>
          <w:iCs/>
          <w:kern w:val="0"/>
          <w:sz w:val="24"/>
          <w:szCs w:val="18"/>
          <w14:ligatures w14:val="none"/>
        </w:rPr>
        <w:t xml:space="preserve">Figure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Figure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5</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iCs/>
          <w:kern w:val="0"/>
          <w:sz w:val="24"/>
          <w:szCs w:val="18"/>
          <w14:ligatures w14:val="none"/>
        </w:rPr>
        <w:t xml:space="preserve"> Nonmetric multidimensional scaling (NMDS) ordinations of ground beetle communities in taxonomic space (A) and functional trait space (B). Each point is a plot </w:t>
      </w:r>
      <w:proofErr w:type="gramStart"/>
      <w:r w:rsidRPr="006E0833">
        <w:rPr>
          <w:rFonts w:eastAsia="Calibri"/>
          <w:iCs/>
          <w:kern w:val="0"/>
          <w:sz w:val="24"/>
          <w:szCs w:val="18"/>
          <w14:ligatures w14:val="none"/>
        </w:rPr>
        <w:t>in a given year</w:t>
      </w:r>
      <w:proofErr w:type="gramEnd"/>
      <w:r w:rsidRPr="006E0833">
        <w:rPr>
          <w:rFonts w:eastAsia="Calibri"/>
          <w:iCs/>
          <w:kern w:val="0"/>
          <w:sz w:val="24"/>
          <w:szCs w:val="18"/>
          <w14:ligatures w14:val="none"/>
        </w:rPr>
        <w:t>; shape of the point indicates the year the community was sampled, while color indicates the forest management treatment. The NMDS ordinations resulted in stress values of 0.224 for taxonomic beta-diversity and 0.181 for functional beta-diversity.</w:t>
      </w:r>
      <w:bookmarkEnd w:id="37"/>
    </w:p>
    <w:p w14:paraId="7A3F6F8F" w14:textId="77777777" w:rsidR="006E0833" w:rsidRPr="006E0833" w:rsidRDefault="006E0833" w:rsidP="006E0833">
      <w:pPr>
        <w:rPr>
          <w:rFonts w:eastAsia="Calibri"/>
          <w:b/>
          <w:bCs/>
          <w:kern w:val="0"/>
          <w:sz w:val="24"/>
          <w:szCs w:val="24"/>
          <w14:ligatures w14:val="none"/>
        </w:rPr>
        <w:sectPr w:rsidR="006E0833" w:rsidRPr="006E0833" w:rsidSect="006E0833">
          <w:pgSz w:w="12240" w:h="15840"/>
          <w:pgMar w:top="1440" w:right="1440" w:bottom="1440" w:left="2160" w:header="720" w:footer="1584" w:gutter="0"/>
          <w:cols w:space="720"/>
          <w:docGrid w:linePitch="360"/>
        </w:sectPr>
      </w:pPr>
    </w:p>
    <w:p w14:paraId="25A381F7" w14:textId="3B8FEFBC"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lastRenderedPageBreak/>
        <w:tab/>
        <w:t>The forest floor environment changed among the forest management treatments over time (</w:t>
      </w:r>
      <w:r w:rsidRPr="0035237C">
        <w:rPr>
          <w:rFonts w:eastAsia="Calibri"/>
          <w:kern w:val="0"/>
          <w:sz w:val="24"/>
          <w:szCs w:val="24"/>
          <w14:ligatures w14:val="none"/>
        </w:rPr>
        <w:t>Table</w:t>
      </w:r>
      <w:r w:rsidR="003D60F1" w:rsidRPr="0035237C">
        <w:rPr>
          <w:rFonts w:eastAsia="Calibri"/>
          <w:kern w:val="0"/>
          <w:sz w:val="24"/>
          <w:szCs w:val="24"/>
          <w14:ligatures w14:val="none"/>
        </w:rPr>
        <w:t xml:space="preserve"> </w:t>
      </w:r>
      <w:r w:rsidR="005B6A29" w:rsidRPr="0035237C">
        <w:rPr>
          <w:rFonts w:eastAsia="Calibri"/>
          <w:kern w:val="0"/>
          <w:sz w:val="24"/>
          <w:szCs w:val="24"/>
          <w14:ligatures w14:val="none"/>
        </w:rPr>
        <w:t>2.</w:t>
      </w:r>
      <w:r w:rsidR="003D60F1" w:rsidRPr="0035237C">
        <w:rPr>
          <w:rFonts w:eastAsia="Calibri"/>
          <w:kern w:val="0"/>
          <w:sz w:val="24"/>
          <w:szCs w:val="24"/>
          <w14:ligatures w14:val="none"/>
        </w:rPr>
        <w:t>5</w:t>
      </w:r>
      <w:r w:rsidRPr="006E0833">
        <w:rPr>
          <w:rFonts w:eastAsia="Calibri"/>
          <w:kern w:val="0"/>
          <w:sz w:val="24"/>
          <w:szCs w:val="24"/>
          <w14:ligatures w14:val="none"/>
        </w:rPr>
        <w:t>).</w:t>
      </w:r>
      <w:r w:rsidR="00487904">
        <w:rPr>
          <w:rFonts w:eastAsia="Calibri"/>
          <w:kern w:val="0"/>
          <w:sz w:val="24"/>
          <w:szCs w:val="24"/>
          <w14:ligatures w14:val="none"/>
        </w:rPr>
        <w:t xml:space="preserve"> </w:t>
      </w:r>
      <w:r w:rsidR="00CB3667">
        <w:rPr>
          <w:rFonts w:eastAsia="Calibri"/>
          <w:kern w:val="0"/>
          <w:sz w:val="24"/>
          <w:szCs w:val="24"/>
          <w14:ligatures w14:val="none"/>
        </w:rPr>
        <w:t xml:space="preserve">Canopy openness </w:t>
      </w:r>
      <w:proofErr w:type="gramStart"/>
      <w:r w:rsidR="00CB3667">
        <w:rPr>
          <w:rFonts w:eastAsia="Calibri"/>
          <w:kern w:val="0"/>
          <w:sz w:val="24"/>
          <w:szCs w:val="24"/>
          <w14:ligatures w14:val="none"/>
        </w:rPr>
        <w:t>varied</w:t>
      </w:r>
      <w:proofErr w:type="gramEnd"/>
      <w:r w:rsidR="00CB3667">
        <w:rPr>
          <w:rFonts w:eastAsia="Calibri"/>
          <w:kern w:val="0"/>
          <w:sz w:val="24"/>
          <w:szCs w:val="24"/>
          <w14:ligatures w14:val="none"/>
        </w:rPr>
        <w:t xml:space="preserve"> by treatment (F=47.2, p&lt;0.001), year (F=45.9, p&lt;0.001), and their interaction (F=</w:t>
      </w:r>
      <w:r w:rsidR="00695CA9">
        <w:rPr>
          <w:rFonts w:eastAsia="Calibri"/>
          <w:kern w:val="0"/>
          <w:sz w:val="24"/>
          <w:szCs w:val="24"/>
          <w14:ligatures w14:val="none"/>
        </w:rPr>
        <w:t>19.9, p&lt;0.001)</w:t>
      </w:r>
      <w:r w:rsidR="00CB3667">
        <w:rPr>
          <w:rFonts w:eastAsia="Calibri"/>
          <w:kern w:val="0"/>
          <w:sz w:val="24"/>
          <w:szCs w:val="24"/>
          <w14:ligatures w14:val="none"/>
        </w:rPr>
        <w:t xml:space="preserve">. </w:t>
      </w:r>
      <w:r w:rsidRPr="006E0833">
        <w:rPr>
          <w:rFonts w:eastAsia="Calibri"/>
          <w:kern w:val="0"/>
          <w:sz w:val="24"/>
          <w:szCs w:val="24"/>
          <w14:ligatures w14:val="none"/>
        </w:rPr>
        <w:t>In 2015, canopy openness was higher in salvaged plots than windthrow or undisturbed forest</w:t>
      </w:r>
      <w:r w:rsidR="00695CA9">
        <w:rPr>
          <w:rFonts w:eastAsia="Calibri"/>
          <w:kern w:val="0"/>
          <w:sz w:val="24"/>
          <w:szCs w:val="24"/>
          <w14:ligatures w14:val="none"/>
        </w:rPr>
        <w:t>,</w:t>
      </w:r>
      <w:r w:rsidRPr="006E0833">
        <w:rPr>
          <w:rFonts w:eastAsia="Calibri"/>
          <w:kern w:val="0"/>
          <w:sz w:val="24"/>
          <w:szCs w:val="24"/>
          <w14:ligatures w14:val="none"/>
        </w:rPr>
        <w:t xml:space="preserve"> </w:t>
      </w:r>
      <w:r w:rsidR="00695CA9">
        <w:rPr>
          <w:rFonts w:eastAsia="Calibri"/>
          <w:kern w:val="0"/>
          <w:sz w:val="24"/>
          <w:szCs w:val="24"/>
          <w14:ligatures w14:val="none"/>
        </w:rPr>
        <w:t xml:space="preserve">but the magnitude of these </w:t>
      </w:r>
      <w:r w:rsidR="007C6D15">
        <w:rPr>
          <w:rFonts w:eastAsia="Calibri"/>
          <w:kern w:val="0"/>
          <w:sz w:val="24"/>
          <w:szCs w:val="24"/>
          <w14:ligatures w14:val="none"/>
        </w:rPr>
        <w:t>treatment differences decreased in 2022</w:t>
      </w:r>
      <w:r w:rsidR="006D25B4">
        <w:rPr>
          <w:rFonts w:eastAsia="Calibri"/>
          <w:kern w:val="0"/>
          <w:sz w:val="24"/>
          <w:szCs w:val="24"/>
          <w14:ligatures w14:val="none"/>
        </w:rPr>
        <w:t xml:space="preserve">, </w:t>
      </w:r>
      <w:r w:rsidR="00BC71D0">
        <w:rPr>
          <w:rFonts w:eastAsia="Calibri"/>
          <w:kern w:val="0"/>
          <w:sz w:val="24"/>
          <w:szCs w:val="24"/>
          <w14:ligatures w14:val="none"/>
        </w:rPr>
        <w:t>because the canopy closed</w:t>
      </w:r>
      <w:r w:rsidR="006D25B4">
        <w:rPr>
          <w:rFonts w:eastAsia="Calibri"/>
          <w:kern w:val="0"/>
          <w:sz w:val="24"/>
          <w:szCs w:val="24"/>
          <w14:ligatures w14:val="none"/>
        </w:rPr>
        <w:t xml:space="preserve"> over time </w:t>
      </w:r>
      <w:r w:rsidR="00BC71D0">
        <w:rPr>
          <w:rFonts w:eastAsia="Calibri"/>
          <w:kern w:val="0"/>
          <w:sz w:val="24"/>
          <w:szCs w:val="24"/>
          <w14:ligatures w14:val="none"/>
        </w:rPr>
        <w:t>following</w:t>
      </w:r>
      <w:r w:rsidR="006D25B4">
        <w:rPr>
          <w:rFonts w:eastAsia="Calibri"/>
          <w:kern w:val="0"/>
          <w:sz w:val="24"/>
          <w:szCs w:val="24"/>
          <w14:ligatures w14:val="none"/>
        </w:rPr>
        <w:t xml:space="preserve"> salvage-logging</w:t>
      </w:r>
      <w:r w:rsidRPr="006E0833">
        <w:rPr>
          <w:rFonts w:eastAsia="Calibri"/>
          <w:kern w:val="0"/>
          <w:sz w:val="24"/>
          <w:szCs w:val="24"/>
          <w14:ligatures w14:val="none"/>
        </w:rPr>
        <w:t xml:space="preserve">. </w:t>
      </w:r>
      <w:r w:rsidR="008C54A1">
        <w:rPr>
          <w:rFonts w:eastAsia="Calibri"/>
          <w:kern w:val="0"/>
          <w:sz w:val="24"/>
          <w:szCs w:val="24"/>
          <w14:ligatures w14:val="none"/>
        </w:rPr>
        <w:t xml:space="preserve">Percentage cover of understory vegetation varied by treatment (F=15.6, p&lt;0.001) and treatment*year interaction (F=5.7, p=0.007). </w:t>
      </w:r>
      <w:r w:rsidRPr="006E0833">
        <w:rPr>
          <w:rFonts w:eastAsia="Calibri"/>
          <w:kern w:val="0"/>
          <w:sz w:val="24"/>
          <w:szCs w:val="24"/>
          <w14:ligatures w14:val="none"/>
        </w:rPr>
        <w:t xml:space="preserve">In 2015, percentage cover of understory vegetation was higher in salvaged plots than windthrow, and windthrow had higher vegetation cover than forest, but these </w:t>
      </w:r>
      <w:r w:rsidR="005B6A29">
        <w:rPr>
          <w:rFonts w:eastAsia="Calibri"/>
          <w:kern w:val="0"/>
          <w:sz w:val="24"/>
          <w:szCs w:val="24"/>
          <w14:ligatures w14:val="none"/>
        </w:rPr>
        <w:t xml:space="preserve">differences became less pronounced </w:t>
      </w:r>
      <w:r w:rsidRPr="006E0833">
        <w:rPr>
          <w:rFonts w:eastAsia="Calibri"/>
          <w:kern w:val="0"/>
          <w:sz w:val="24"/>
          <w:szCs w:val="24"/>
          <w14:ligatures w14:val="none"/>
        </w:rPr>
        <w:t>by 2022. Meanwhile, percentage cover of leaf litter showed the opposite pattern. In 2015, salvaged plots had the lowest leaf litter cover, followed by windthrow plots and then forest with the highest leaf litter cover</w:t>
      </w:r>
      <w:r w:rsidR="009F1A29">
        <w:rPr>
          <w:rFonts w:eastAsia="Calibri"/>
          <w:kern w:val="0"/>
          <w:sz w:val="24"/>
          <w:szCs w:val="24"/>
          <w14:ligatures w14:val="none"/>
        </w:rPr>
        <w:t xml:space="preserve"> (F=</w:t>
      </w:r>
      <w:r w:rsidR="0088090B">
        <w:rPr>
          <w:rFonts w:eastAsia="Calibri"/>
          <w:kern w:val="0"/>
          <w:sz w:val="24"/>
          <w:szCs w:val="24"/>
          <w14:ligatures w14:val="none"/>
        </w:rPr>
        <w:t>20.0, p&lt;0.001)</w:t>
      </w:r>
      <w:r w:rsidRPr="006E0833">
        <w:rPr>
          <w:rFonts w:eastAsia="Calibri"/>
          <w:kern w:val="0"/>
          <w:sz w:val="24"/>
          <w:szCs w:val="24"/>
          <w14:ligatures w14:val="none"/>
        </w:rPr>
        <w:t xml:space="preserve">. By 2022, these differences had </w:t>
      </w:r>
      <w:r w:rsidR="0088090B">
        <w:rPr>
          <w:rFonts w:eastAsia="Calibri"/>
          <w:kern w:val="0"/>
          <w:sz w:val="24"/>
          <w:szCs w:val="24"/>
          <w14:ligatures w14:val="none"/>
        </w:rPr>
        <w:t>lessened in magnitude, leading to an interaction</w:t>
      </w:r>
      <w:r w:rsidR="000A7AFC">
        <w:rPr>
          <w:rFonts w:eastAsia="Calibri"/>
          <w:kern w:val="0"/>
          <w:sz w:val="24"/>
          <w:szCs w:val="24"/>
          <w14:ligatures w14:val="none"/>
        </w:rPr>
        <w:t xml:space="preserve"> between treatment and year (F=8.8, p=0.001)</w:t>
      </w:r>
      <w:r w:rsidRPr="006E0833">
        <w:rPr>
          <w:rFonts w:eastAsia="Calibri"/>
          <w:kern w:val="0"/>
          <w:sz w:val="24"/>
          <w:szCs w:val="24"/>
          <w14:ligatures w14:val="none"/>
        </w:rPr>
        <w:t xml:space="preserve">. Soil moisture was similar among forest management treatments, both in 2015 </w:t>
      </w:r>
      <w:r w:rsidR="00473BE5">
        <w:rPr>
          <w:rFonts w:eastAsia="Calibri"/>
          <w:kern w:val="0"/>
          <w:sz w:val="24"/>
          <w:szCs w:val="24"/>
          <w14:ligatures w14:val="none"/>
        </w:rPr>
        <w:t xml:space="preserve">(F=0.08, p&gt;0.10) </w:t>
      </w:r>
      <w:r w:rsidRPr="006E0833">
        <w:rPr>
          <w:rFonts w:eastAsia="Calibri"/>
          <w:kern w:val="0"/>
          <w:sz w:val="24"/>
          <w:szCs w:val="24"/>
          <w14:ligatures w14:val="none"/>
        </w:rPr>
        <w:t>and in 2022</w:t>
      </w:r>
      <w:r w:rsidR="00473BE5">
        <w:rPr>
          <w:rFonts w:eastAsia="Calibri"/>
          <w:kern w:val="0"/>
          <w:sz w:val="24"/>
          <w:szCs w:val="24"/>
          <w14:ligatures w14:val="none"/>
        </w:rPr>
        <w:t xml:space="preserve"> (F=0.2, p&gt;0.10)</w:t>
      </w:r>
      <w:r w:rsidRPr="006E0833">
        <w:rPr>
          <w:rFonts w:eastAsia="Calibri"/>
          <w:kern w:val="0"/>
          <w:sz w:val="24"/>
          <w:szCs w:val="24"/>
          <w14:ligatures w14:val="none"/>
        </w:rPr>
        <w:t>.</w:t>
      </w:r>
    </w:p>
    <w:p w14:paraId="0CBDA66B" w14:textId="77777777" w:rsidR="006E0833" w:rsidRPr="006E0833" w:rsidRDefault="006E0833" w:rsidP="006E0833">
      <w:pPr>
        <w:spacing w:line="480" w:lineRule="auto"/>
        <w:rPr>
          <w:rFonts w:eastAsia="Calibri"/>
          <w:kern w:val="0"/>
          <w:sz w:val="24"/>
          <w:szCs w:val="24"/>
          <w14:ligatures w14:val="none"/>
        </w:rPr>
      </w:pPr>
    </w:p>
    <w:p w14:paraId="62A6077F" w14:textId="77777777" w:rsidR="006E0833" w:rsidRPr="006E0833" w:rsidRDefault="006E0833" w:rsidP="006E0833">
      <w:pPr>
        <w:rPr>
          <w:rFonts w:eastAsia="Calibri"/>
          <w:b/>
          <w:bCs/>
          <w:kern w:val="0"/>
          <w:sz w:val="24"/>
          <w:szCs w:val="24"/>
          <w14:ligatures w14:val="none"/>
        </w:rPr>
        <w:sectPr w:rsidR="006E0833" w:rsidRPr="006E0833" w:rsidSect="006E0833">
          <w:pgSz w:w="12240" w:h="15840"/>
          <w:pgMar w:top="1440" w:right="1440" w:bottom="1440" w:left="2160" w:header="720" w:footer="1584" w:gutter="0"/>
          <w:cols w:space="720"/>
          <w:docGrid w:linePitch="360"/>
        </w:sectPr>
      </w:pPr>
    </w:p>
    <w:p w14:paraId="54C321FC" w14:textId="2748EC52" w:rsidR="006E0833" w:rsidRPr="006E0833" w:rsidRDefault="00B629A2" w:rsidP="0064092F">
      <w:pPr>
        <w:spacing w:after="200"/>
        <w:rPr>
          <w:rFonts w:eastAsia="Calibri"/>
          <w:kern w:val="0"/>
          <w:sz w:val="24"/>
          <w:szCs w:val="24"/>
          <w14:ligatures w14:val="none"/>
        </w:rPr>
      </w:pPr>
      <w:bookmarkStart w:id="38" w:name="_Toc213432442"/>
      <w:commentRangeStart w:id="39"/>
      <w:r w:rsidRPr="00B629A2">
        <w:rPr>
          <w:rFonts w:eastAsia="Calibri"/>
          <w:b/>
          <w:bCs/>
          <w:iCs/>
          <w:kern w:val="0"/>
          <w:sz w:val="24"/>
          <w:szCs w:val="18"/>
          <w:highlight w:val="yellow"/>
          <w14:ligatures w14:val="none"/>
        </w:rPr>
        <w:lastRenderedPageBreak/>
        <w:t>Table ___</w:t>
      </w:r>
      <w:r>
        <w:rPr>
          <w:rFonts w:eastAsia="Calibri"/>
          <w:b/>
          <w:bCs/>
          <w:iCs/>
          <w:kern w:val="0"/>
          <w:sz w:val="24"/>
          <w:szCs w:val="18"/>
          <w14:ligatures w14:val="none"/>
        </w:rPr>
        <w:t xml:space="preserve"> </w:t>
      </w:r>
      <w:commentRangeEnd w:id="39"/>
      <w:r w:rsidR="00DC4836">
        <w:rPr>
          <w:rStyle w:val="CommentReference"/>
        </w:rPr>
        <w:commentReference w:id="39"/>
      </w:r>
      <w:r w:rsidR="006E0833" w:rsidRPr="006E0833">
        <w:rPr>
          <w:rFonts w:eastAsia="Calibri"/>
          <w:iCs/>
          <w:kern w:val="0"/>
          <w:sz w:val="24"/>
          <w:szCs w:val="18"/>
          <w14:ligatures w14:val="none"/>
        </w:rPr>
        <w:t>Means (± standard errors) of the environmental variables in the understory.</w:t>
      </w:r>
      <w:bookmarkEnd w:id="38"/>
      <w:r>
        <w:rPr>
          <w:rFonts w:eastAsia="Calibri"/>
          <w:iCs/>
          <w:kern w:val="0"/>
          <w:sz w:val="24"/>
          <w:szCs w:val="18"/>
          <w14:ligatures w14:val="none"/>
        </w:rPr>
        <w:t xml:space="preserve"> </w:t>
      </w:r>
      <w:r w:rsidR="0064092F">
        <w:rPr>
          <w:rFonts w:eastAsia="Calibri"/>
          <w:iCs/>
          <w:kern w:val="0"/>
          <w:sz w:val="24"/>
          <w:szCs w:val="18"/>
          <w14:ligatures w14:val="none"/>
        </w:rPr>
        <w:t>The columns list the environmental variable, followed by the unit, then the year, and then there are columns for the group means for windthrow, salvaged, and forest.</w:t>
      </w:r>
    </w:p>
    <w:tbl>
      <w:tblPr>
        <w:tblStyle w:val="Aaronsinsectlabels1"/>
        <w:tblW w:w="129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96"/>
        <w:gridCol w:w="1157"/>
        <w:gridCol w:w="1612"/>
        <w:gridCol w:w="528"/>
        <w:gridCol w:w="1276"/>
        <w:gridCol w:w="1843"/>
        <w:gridCol w:w="1701"/>
        <w:gridCol w:w="1701"/>
      </w:tblGrid>
      <w:tr w:rsidR="006E0833" w:rsidRPr="006E0833" w14:paraId="0235E97E" w14:textId="77777777" w:rsidTr="00A3077D">
        <w:trPr>
          <w:trHeight w:val="290"/>
        </w:trPr>
        <w:tc>
          <w:tcPr>
            <w:tcW w:w="3096" w:type="dxa"/>
            <w:tcBorders>
              <w:top w:val="single" w:sz="4" w:space="0" w:color="auto"/>
            </w:tcBorders>
            <w:noWrap/>
          </w:tcPr>
          <w:p w14:paraId="5CFB936B" w14:textId="63800E47" w:rsidR="006E0833" w:rsidRPr="006E0833" w:rsidRDefault="00B629A2" w:rsidP="006E0833">
            <w:pPr>
              <w:rPr>
                <w:rFonts w:ascii="Times New Roman" w:eastAsia="Calibri" w:hAnsi="Times New Roman"/>
              </w:rPr>
            </w:pPr>
            <w:r>
              <w:rPr>
                <w:rFonts w:ascii="Times New Roman" w:eastAsia="Calibri" w:hAnsi="Times New Roman"/>
              </w:rPr>
              <w:t>Environmental variable</w:t>
            </w:r>
          </w:p>
        </w:tc>
        <w:tc>
          <w:tcPr>
            <w:tcW w:w="1157" w:type="dxa"/>
            <w:tcBorders>
              <w:top w:val="single" w:sz="4" w:space="0" w:color="auto"/>
            </w:tcBorders>
          </w:tcPr>
          <w:p w14:paraId="3A5345AA" w14:textId="77777777" w:rsidR="006E0833" w:rsidRPr="006E0833" w:rsidRDefault="006E0833" w:rsidP="006E0833">
            <w:pPr>
              <w:rPr>
                <w:rFonts w:ascii="Times New Roman" w:eastAsia="Calibri" w:hAnsi="Times New Roman"/>
              </w:rPr>
            </w:pPr>
          </w:p>
        </w:tc>
        <w:tc>
          <w:tcPr>
            <w:tcW w:w="1612" w:type="dxa"/>
            <w:tcBorders>
              <w:top w:val="single" w:sz="4" w:space="0" w:color="auto"/>
            </w:tcBorders>
          </w:tcPr>
          <w:p w14:paraId="27A463C6" w14:textId="77777777" w:rsidR="006E0833" w:rsidRPr="006E0833" w:rsidRDefault="006E0833" w:rsidP="006E0833">
            <w:pPr>
              <w:rPr>
                <w:rFonts w:ascii="Times New Roman" w:eastAsia="Calibri" w:hAnsi="Times New Roman"/>
              </w:rPr>
            </w:pPr>
            <w:r w:rsidRPr="006E0833">
              <w:rPr>
                <w:rFonts w:ascii="Times New Roman" w:eastAsia="Calibri" w:hAnsi="Times New Roman"/>
              </w:rPr>
              <w:t>Unit</w:t>
            </w:r>
          </w:p>
        </w:tc>
        <w:tc>
          <w:tcPr>
            <w:tcW w:w="528" w:type="dxa"/>
            <w:tcBorders>
              <w:top w:val="single" w:sz="4" w:space="0" w:color="auto"/>
            </w:tcBorders>
          </w:tcPr>
          <w:p w14:paraId="689474AD" w14:textId="77777777" w:rsidR="006E0833" w:rsidRPr="006E0833" w:rsidRDefault="006E0833" w:rsidP="006E0833">
            <w:pPr>
              <w:rPr>
                <w:rFonts w:ascii="Times New Roman" w:eastAsia="Calibri" w:hAnsi="Times New Roman"/>
              </w:rPr>
            </w:pPr>
          </w:p>
        </w:tc>
        <w:tc>
          <w:tcPr>
            <w:tcW w:w="1276" w:type="dxa"/>
            <w:tcBorders>
              <w:top w:val="single" w:sz="4" w:space="0" w:color="auto"/>
              <w:left w:val="nil"/>
              <w:bottom w:val="nil"/>
              <w:right w:val="nil"/>
            </w:tcBorders>
          </w:tcPr>
          <w:p w14:paraId="224CF135"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w:t>
            </w:r>
          </w:p>
        </w:tc>
        <w:tc>
          <w:tcPr>
            <w:tcW w:w="1843" w:type="dxa"/>
            <w:tcBorders>
              <w:top w:val="single" w:sz="4" w:space="0" w:color="auto"/>
              <w:left w:val="nil"/>
              <w:bottom w:val="nil"/>
              <w:right w:val="nil"/>
            </w:tcBorders>
            <w:noWrap/>
          </w:tcPr>
          <w:p w14:paraId="7CCE485B" w14:textId="77777777" w:rsidR="006E0833" w:rsidRPr="006E0833" w:rsidRDefault="006E0833" w:rsidP="006E0833">
            <w:pPr>
              <w:rPr>
                <w:rFonts w:ascii="Times New Roman" w:eastAsia="Calibri" w:hAnsi="Times New Roman"/>
              </w:rPr>
            </w:pPr>
            <w:r w:rsidRPr="006E0833">
              <w:rPr>
                <w:rFonts w:ascii="Times New Roman" w:eastAsia="Calibri" w:hAnsi="Times New Roman"/>
              </w:rPr>
              <w:t>Forest</w:t>
            </w:r>
          </w:p>
        </w:tc>
        <w:tc>
          <w:tcPr>
            <w:tcW w:w="1701" w:type="dxa"/>
            <w:tcBorders>
              <w:top w:val="single" w:sz="4" w:space="0" w:color="auto"/>
              <w:left w:val="nil"/>
              <w:bottom w:val="nil"/>
              <w:right w:val="nil"/>
            </w:tcBorders>
            <w:noWrap/>
          </w:tcPr>
          <w:p w14:paraId="10BABD8D" w14:textId="77777777" w:rsidR="006E0833" w:rsidRPr="006E0833" w:rsidRDefault="006E0833" w:rsidP="006E0833">
            <w:pPr>
              <w:rPr>
                <w:rFonts w:ascii="Times New Roman" w:eastAsia="Calibri" w:hAnsi="Times New Roman"/>
              </w:rPr>
            </w:pPr>
            <w:r w:rsidRPr="006E0833">
              <w:rPr>
                <w:rFonts w:ascii="Times New Roman" w:eastAsia="Calibri" w:hAnsi="Times New Roman"/>
              </w:rPr>
              <w:t>Salvaged</w:t>
            </w:r>
          </w:p>
        </w:tc>
        <w:tc>
          <w:tcPr>
            <w:tcW w:w="1701" w:type="dxa"/>
            <w:tcBorders>
              <w:top w:val="single" w:sz="4" w:space="0" w:color="auto"/>
              <w:left w:val="nil"/>
              <w:bottom w:val="nil"/>
              <w:right w:val="nil"/>
            </w:tcBorders>
            <w:noWrap/>
          </w:tcPr>
          <w:p w14:paraId="670692AD" w14:textId="77777777" w:rsidR="006E0833" w:rsidRPr="006E0833" w:rsidRDefault="006E0833" w:rsidP="006E0833">
            <w:pPr>
              <w:rPr>
                <w:rFonts w:ascii="Times New Roman" w:eastAsia="Calibri" w:hAnsi="Times New Roman"/>
              </w:rPr>
            </w:pPr>
            <w:r w:rsidRPr="006E0833">
              <w:rPr>
                <w:rFonts w:ascii="Times New Roman" w:eastAsia="Calibri" w:hAnsi="Times New Roman"/>
              </w:rPr>
              <w:t>Windthrow</w:t>
            </w:r>
          </w:p>
        </w:tc>
      </w:tr>
      <w:tr w:rsidR="006E0833" w:rsidRPr="006E0833" w14:paraId="5F9262C3" w14:textId="77777777" w:rsidTr="00A3077D">
        <w:trPr>
          <w:trHeight w:val="290"/>
        </w:trPr>
        <w:tc>
          <w:tcPr>
            <w:tcW w:w="3096" w:type="dxa"/>
            <w:tcBorders>
              <w:top w:val="single" w:sz="4" w:space="0" w:color="auto"/>
            </w:tcBorders>
            <w:noWrap/>
          </w:tcPr>
          <w:p w14:paraId="694B36CD" w14:textId="77777777" w:rsidR="006E0833" w:rsidRPr="006E0833" w:rsidRDefault="006E0833" w:rsidP="006E0833">
            <w:pPr>
              <w:rPr>
                <w:rFonts w:ascii="Times New Roman" w:eastAsia="Calibri" w:hAnsi="Times New Roman"/>
              </w:rPr>
            </w:pPr>
            <w:r w:rsidRPr="006E0833">
              <w:rPr>
                <w:rFonts w:ascii="Times New Roman" w:eastAsia="Calibri" w:hAnsi="Times New Roman"/>
              </w:rPr>
              <w:t>Canopy openness</w:t>
            </w:r>
          </w:p>
        </w:tc>
        <w:tc>
          <w:tcPr>
            <w:tcW w:w="1157" w:type="dxa"/>
            <w:tcBorders>
              <w:top w:val="single" w:sz="4" w:space="0" w:color="auto"/>
            </w:tcBorders>
          </w:tcPr>
          <w:p w14:paraId="058240E1" w14:textId="77777777" w:rsidR="006E0833" w:rsidRPr="006E0833" w:rsidRDefault="006E0833" w:rsidP="006E0833">
            <w:pPr>
              <w:rPr>
                <w:rFonts w:ascii="Times New Roman" w:eastAsia="Calibri" w:hAnsi="Times New Roman"/>
              </w:rPr>
            </w:pPr>
          </w:p>
        </w:tc>
        <w:tc>
          <w:tcPr>
            <w:tcW w:w="1612" w:type="dxa"/>
            <w:tcBorders>
              <w:top w:val="single" w:sz="4" w:space="0" w:color="auto"/>
            </w:tcBorders>
          </w:tcPr>
          <w:p w14:paraId="70FF992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0-100%</w:t>
            </w:r>
          </w:p>
        </w:tc>
        <w:tc>
          <w:tcPr>
            <w:tcW w:w="528" w:type="dxa"/>
            <w:tcBorders>
              <w:top w:val="single" w:sz="4" w:space="0" w:color="auto"/>
            </w:tcBorders>
          </w:tcPr>
          <w:p w14:paraId="18A36DD3" w14:textId="77777777" w:rsidR="006E0833" w:rsidRPr="006E0833" w:rsidRDefault="006E0833" w:rsidP="006E0833">
            <w:pPr>
              <w:rPr>
                <w:rFonts w:ascii="Times New Roman" w:eastAsia="Calibri" w:hAnsi="Times New Roman"/>
              </w:rPr>
            </w:pPr>
          </w:p>
        </w:tc>
        <w:tc>
          <w:tcPr>
            <w:tcW w:w="1276" w:type="dxa"/>
            <w:tcBorders>
              <w:top w:val="single" w:sz="4" w:space="0" w:color="auto"/>
              <w:left w:val="nil"/>
              <w:bottom w:val="nil"/>
              <w:right w:val="nil"/>
            </w:tcBorders>
          </w:tcPr>
          <w:p w14:paraId="50B8E67B"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843" w:type="dxa"/>
            <w:tcBorders>
              <w:top w:val="single" w:sz="4" w:space="0" w:color="auto"/>
              <w:left w:val="nil"/>
              <w:bottom w:val="nil"/>
              <w:right w:val="nil"/>
            </w:tcBorders>
            <w:noWrap/>
          </w:tcPr>
          <w:p w14:paraId="606EEAAD" w14:textId="77777777" w:rsidR="006E0833" w:rsidRPr="006E0833" w:rsidRDefault="006E0833" w:rsidP="006E0833">
            <w:pPr>
              <w:rPr>
                <w:rFonts w:ascii="Times New Roman" w:eastAsia="Calibri" w:hAnsi="Times New Roman"/>
              </w:rPr>
            </w:pPr>
            <w:r w:rsidRPr="006E0833">
              <w:rPr>
                <w:rFonts w:ascii="Times New Roman" w:eastAsia="Calibri" w:hAnsi="Times New Roman"/>
              </w:rPr>
              <w:t>9.1 ± 0.4</w:t>
            </w:r>
          </w:p>
        </w:tc>
        <w:tc>
          <w:tcPr>
            <w:tcW w:w="1701" w:type="dxa"/>
            <w:tcBorders>
              <w:top w:val="single" w:sz="4" w:space="0" w:color="auto"/>
              <w:left w:val="nil"/>
              <w:bottom w:val="nil"/>
              <w:right w:val="nil"/>
            </w:tcBorders>
            <w:noWrap/>
          </w:tcPr>
          <w:p w14:paraId="1A2DE191" w14:textId="77777777" w:rsidR="006E0833" w:rsidRPr="006E0833" w:rsidRDefault="006E0833" w:rsidP="006E0833">
            <w:pPr>
              <w:rPr>
                <w:rFonts w:ascii="Times New Roman" w:eastAsia="Calibri" w:hAnsi="Times New Roman"/>
              </w:rPr>
            </w:pPr>
            <w:r w:rsidRPr="006E0833">
              <w:rPr>
                <w:rFonts w:ascii="Times New Roman" w:eastAsia="Calibri" w:hAnsi="Times New Roman"/>
              </w:rPr>
              <w:t>82.3 ± 3.4</w:t>
            </w:r>
          </w:p>
        </w:tc>
        <w:tc>
          <w:tcPr>
            <w:tcW w:w="1701" w:type="dxa"/>
            <w:tcBorders>
              <w:top w:val="single" w:sz="4" w:space="0" w:color="auto"/>
              <w:left w:val="nil"/>
              <w:bottom w:val="nil"/>
              <w:right w:val="nil"/>
            </w:tcBorders>
            <w:noWrap/>
          </w:tcPr>
          <w:p w14:paraId="6D332EAC" w14:textId="77777777" w:rsidR="006E0833" w:rsidRPr="006E0833" w:rsidRDefault="006E0833" w:rsidP="006E0833">
            <w:pPr>
              <w:rPr>
                <w:rFonts w:ascii="Times New Roman" w:eastAsia="Calibri" w:hAnsi="Times New Roman"/>
              </w:rPr>
            </w:pPr>
            <w:r w:rsidRPr="006E0833">
              <w:rPr>
                <w:rFonts w:ascii="Times New Roman" w:eastAsia="Calibri" w:hAnsi="Times New Roman"/>
              </w:rPr>
              <w:t>13.7 ± 2.5</w:t>
            </w:r>
          </w:p>
        </w:tc>
      </w:tr>
      <w:tr w:rsidR="006E0833" w:rsidRPr="006E0833" w14:paraId="4BEE82E6" w14:textId="77777777" w:rsidTr="00A3077D">
        <w:trPr>
          <w:trHeight w:val="290"/>
        </w:trPr>
        <w:tc>
          <w:tcPr>
            <w:tcW w:w="3096" w:type="dxa"/>
            <w:noWrap/>
          </w:tcPr>
          <w:p w14:paraId="0DE3AA6F" w14:textId="77777777" w:rsidR="006E0833" w:rsidRPr="006E0833" w:rsidRDefault="006E0833" w:rsidP="006E0833">
            <w:pPr>
              <w:rPr>
                <w:rFonts w:ascii="Times New Roman" w:eastAsia="Calibri" w:hAnsi="Times New Roman"/>
              </w:rPr>
            </w:pPr>
          </w:p>
        </w:tc>
        <w:tc>
          <w:tcPr>
            <w:tcW w:w="1157" w:type="dxa"/>
          </w:tcPr>
          <w:p w14:paraId="720E24C3" w14:textId="77777777" w:rsidR="006E0833" w:rsidRPr="006E0833" w:rsidRDefault="006E0833" w:rsidP="006E0833">
            <w:pPr>
              <w:rPr>
                <w:rFonts w:ascii="Times New Roman" w:eastAsia="Calibri" w:hAnsi="Times New Roman"/>
              </w:rPr>
            </w:pPr>
          </w:p>
        </w:tc>
        <w:tc>
          <w:tcPr>
            <w:tcW w:w="1612" w:type="dxa"/>
          </w:tcPr>
          <w:p w14:paraId="23A52EC6" w14:textId="77777777" w:rsidR="006E0833" w:rsidRPr="006E0833" w:rsidRDefault="006E0833" w:rsidP="006E0833">
            <w:pPr>
              <w:rPr>
                <w:rFonts w:ascii="Times New Roman" w:eastAsia="Calibri" w:hAnsi="Times New Roman"/>
              </w:rPr>
            </w:pPr>
          </w:p>
        </w:tc>
        <w:tc>
          <w:tcPr>
            <w:tcW w:w="528" w:type="dxa"/>
          </w:tcPr>
          <w:p w14:paraId="130024FE"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0797ED8F"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843" w:type="dxa"/>
            <w:tcBorders>
              <w:top w:val="nil"/>
              <w:left w:val="nil"/>
              <w:bottom w:val="nil"/>
              <w:right w:val="nil"/>
            </w:tcBorders>
            <w:noWrap/>
          </w:tcPr>
          <w:p w14:paraId="6A812CC9" w14:textId="77777777" w:rsidR="006E0833" w:rsidRPr="006E0833" w:rsidRDefault="006E0833" w:rsidP="006E0833">
            <w:pPr>
              <w:rPr>
                <w:rFonts w:ascii="Times New Roman" w:eastAsia="Calibri" w:hAnsi="Times New Roman"/>
              </w:rPr>
            </w:pPr>
            <w:r w:rsidRPr="006E0833">
              <w:rPr>
                <w:rFonts w:ascii="Times New Roman" w:eastAsia="Calibri" w:hAnsi="Times New Roman"/>
              </w:rPr>
              <w:t>7.7 ± 0.5</w:t>
            </w:r>
          </w:p>
        </w:tc>
        <w:tc>
          <w:tcPr>
            <w:tcW w:w="1701" w:type="dxa"/>
            <w:tcBorders>
              <w:top w:val="nil"/>
              <w:left w:val="nil"/>
              <w:bottom w:val="nil"/>
              <w:right w:val="nil"/>
            </w:tcBorders>
            <w:noWrap/>
          </w:tcPr>
          <w:p w14:paraId="78A010CE" w14:textId="77777777" w:rsidR="006E0833" w:rsidRPr="006E0833" w:rsidRDefault="006E0833" w:rsidP="006E0833">
            <w:pPr>
              <w:rPr>
                <w:rFonts w:ascii="Times New Roman" w:eastAsia="Calibri" w:hAnsi="Times New Roman"/>
              </w:rPr>
            </w:pPr>
            <w:r w:rsidRPr="006E0833">
              <w:rPr>
                <w:rFonts w:ascii="Times New Roman" w:eastAsia="Calibri" w:hAnsi="Times New Roman"/>
              </w:rPr>
              <w:t>19.7 ± 10.8</w:t>
            </w:r>
          </w:p>
        </w:tc>
        <w:tc>
          <w:tcPr>
            <w:tcW w:w="1701" w:type="dxa"/>
            <w:tcBorders>
              <w:top w:val="nil"/>
              <w:left w:val="nil"/>
              <w:bottom w:val="nil"/>
              <w:right w:val="nil"/>
            </w:tcBorders>
            <w:noWrap/>
          </w:tcPr>
          <w:p w14:paraId="2FB19D5B" w14:textId="77777777" w:rsidR="006E0833" w:rsidRPr="006E0833" w:rsidRDefault="006E0833" w:rsidP="006E0833">
            <w:pPr>
              <w:rPr>
                <w:rFonts w:ascii="Times New Roman" w:eastAsia="Calibri" w:hAnsi="Times New Roman"/>
              </w:rPr>
            </w:pPr>
            <w:r w:rsidRPr="006E0833">
              <w:rPr>
                <w:rFonts w:ascii="Times New Roman" w:eastAsia="Calibri" w:hAnsi="Times New Roman"/>
              </w:rPr>
              <w:t>9.1 ± 1.3</w:t>
            </w:r>
          </w:p>
        </w:tc>
      </w:tr>
      <w:tr w:rsidR="006E0833" w:rsidRPr="006E0833" w14:paraId="1866CB3E" w14:textId="77777777" w:rsidTr="00A3077D">
        <w:trPr>
          <w:trHeight w:val="290"/>
        </w:trPr>
        <w:tc>
          <w:tcPr>
            <w:tcW w:w="3096" w:type="dxa"/>
            <w:noWrap/>
          </w:tcPr>
          <w:p w14:paraId="18209F67" w14:textId="77777777" w:rsidR="006E0833" w:rsidRPr="006E0833" w:rsidRDefault="006E0833" w:rsidP="006E0833">
            <w:pPr>
              <w:rPr>
                <w:rFonts w:ascii="Times New Roman" w:eastAsia="Calibri" w:hAnsi="Times New Roman"/>
              </w:rPr>
            </w:pPr>
          </w:p>
        </w:tc>
        <w:tc>
          <w:tcPr>
            <w:tcW w:w="1157" w:type="dxa"/>
          </w:tcPr>
          <w:p w14:paraId="368FF0D6" w14:textId="77777777" w:rsidR="006E0833" w:rsidRPr="006E0833" w:rsidRDefault="006E0833" w:rsidP="006E0833">
            <w:pPr>
              <w:rPr>
                <w:rFonts w:ascii="Times New Roman" w:eastAsia="Calibri" w:hAnsi="Times New Roman"/>
              </w:rPr>
            </w:pPr>
          </w:p>
        </w:tc>
        <w:tc>
          <w:tcPr>
            <w:tcW w:w="1612" w:type="dxa"/>
          </w:tcPr>
          <w:p w14:paraId="4B1700FB" w14:textId="77777777" w:rsidR="006E0833" w:rsidRPr="006E0833" w:rsidRDefault="006E0833" w:rsidP="006E0833">
            <w:pPr>
              <w:rPr>
                <w:rFonts w:ascii="Times New Roman" w:eastAsia="Calibri" w:hAnsi="Times New Roman"/>
              </w:rPr>
            </w:pPr>
          </w:p>
        </w:tc>
        <w:tc>
          <w:tcPr>
            <w:tcW w:w="528" w:type="dxa"/>
          </w:tcPr>
          <w:p w14:paraId="4C8D82B6"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6BDC5EAD" w14:textId="77777777" w:rsidR="006E0833" w:rsidRPr="006E0833" w:rsidRDefault="006E0833" w:rsidP="006E0833">
            <w:pPr>
              <w:rPr>
                <w:rFonts w:ascii="Times New Roman" w:eastAsia="Calibri" w:hAnsi="Times New Roman"/>
              </w:rPr>
            </w:pPr>
          </w:p>
        </w:tc>
        <w:tc>
          <w:tcPr>
            <w:tcW w:w="1843" w:type="dxa"/>
            <w:tcBorders>
              <w:top w:val="nil"/>
              <w:left w:val="nil"/>
              <w:bottom w:val="nil"/>
              <w:right w:val="nil"/>
            </w:tcBorders>
            <w:noWrap/>
          </w:tcPr>
          <w:p w14:paraId="0028F588" w14:textId="77777777" w:rsidR="006E0833" w:rsidRPr="006E0833" w:rsidRDefault="006E0833" w:rsidP="006E0833">
            <w:pPr>
              <w:rPr>
                <w:rFonts w:ascii="Times New Roman" w:eastAsia="Calibri" w:hAnsi="Times New Roman"/>
              </w:rPr>
            </w:pPr>
          </w:p>
        </w:tc>
        <w:tc>
          <w:tcPr>
            <w:tcW w:w="1701" w:type="dxa"/>
            <w:tcBorders>
              <w:top w:val="nil"/>
              <w:left w:val="nil"/>
              <w:bottom w:val="nil"/>
              <w:right w:val="nil"/>
            </w:tcBorders>
            <w:noWrap/>
          </w:tcPr>
          <w:p w14:paraId="3E601E6D" w14:textId="77777777" w:rsidR="006E0833" w:rsidRPr="006E0833" w:rsidRDefault="006E0833" w:rsidP="006E0833">
            <w:pPr>
              <w:rPr>
                <w:rFonts w:ascii="Times New Roman" w:eastAsia="Calibri" w:hAnsi="Times New Roman"/>
              </w:rPr>
            </w:pPr>
          </w:p>
        </w:tc>
        <w:tc>
          <w:tcPr>
            <w:tcW w:w="1701" w:type="dxa"/>
            <w:tcBorders>
              <w:top w:val="nil"/>
              <w:left w:val="nil"/>
              <w:bottom w:val="nil"/>
              <w:right w:val="nil"/>
            </w:tcBorders>
            <w:noWrap/>
          </w:tcPr>
          <w:p w14:paraId="087C0209" w14:textId="77777777" w:rsidR="006E0833" w:rsidRPr="006E0833" w:rsidRDefault="006E0833" w:rsidP="006E0833">
            <w:pPr>
              <w:rPr>
                <w:rFonts w:ascii="Times New Roman" w:eastAsia="Calibri" w:hAnsi="Times New Roman"/>
              </w:rPr>
            </w:pPr>
          </w:p>
        </w:tc>
      </w:tr>
      <w:tr w:rsidR="006E0833" w:rsidRPr="006E0833" w14:paraId="148E1E5B" w14:textId="77777777" w:rsidTr="00A3077D">
        <w:trPr>
          <w:trHeight w:val="290"/>
        </w:trPr>
        <w:tc>
          <w:tcPr>
            <w:tcW w:w="3096" w:type="dxa"/>
            <w:noWrap/>
          </w:tcPr>
          <w:p w14:paraId="3A8FD74D"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Ground-level vegetation </w:t>
            </w:r>
          </w:p>
        </w:tc>
        <w:tc>
          <w:tcPr>
            <w:tcW w:w="1157" w:type="dxa"/>
          </w:tcPr>
          <w:p w14:paraId="3B436D47" w14:textId="77777777" w:rsidR="006E0833" w:rsidRPr="006E0833" w:rsidRDefault="006E0833" w:rsidP="006E0833">
            <w:pPr>
              <w:rPr>
                <w:rFonts w:ascii="Times New Roman" w:eastAsia="Calibri" w:hAnsi="Times New Roman"/>
              </w:rPr>
            </w:pPr>
          </w:p>
        </w:tc>
        <w:tc>
          <w:tcPr>
            <w:tcW w:w="1612" w:type="dxa"/>
          </w:tcPr>
          <w:p w14:paraId="24C42180"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0-100%</w:t>
            </w:r>
          </w:p>
        </w:tc>
        <w:tc>
          <w:tcPr>
            <w:tcW w:w="528" w:type="dxa"/>
          </w:tcPr>
          <w:p w14:paraId="1345E3C6"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7B3FE636"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843" w:type="dxa"/>
            <w:tcBorders>
              <w:top w:val="nil"/>
              <w:left w:val="nil"/>
              <w:bottom w:val="nil"/>
              <w:right w:val="nil"/>
            </w:tcBorders>
            <w:noWrap/>
          </w:tcPr>
          <w:p w14:paraId="5D6FAA2A" w14:textId="77777777" w:rsidR="006E0833" w:rsidRPr="006E0833" w:rsidRDefault="006E0833" w:rsidP="006E0833">
            <w:pPr>
              <w:rPr>
                <w:rFonts w:ascii="Times New Roman" w:eastAsia="Calibri" w:hAnsi="Times New Roman"/>
              </w:rPr>
            </w:pPr>
            <w:r w:rsidRPr="006E0833">
              <w:rPr>
                <w:rFonts w:ascii="Times New Roman" w:eastAsia="Calibri" w:hAnsi="Times New Roman"/>
              </w:rPr>
              <w:t>21.6 ± 2.8</w:t>
            </w:r>
          </w:p>
        </w:tc>
        <w:tc>
          <w:tcPr>
            <w:tcW w:w="1701" w:type="dxa"/>
            <w:tcBorders>
              <w:top w:val="nil"/>
              <w:left w:val="nil"/>
              <w:bottom w:val="nil"/>
              <w:right w:val="nil"/>
            </w:tcBorders>
            <w:noWrap/>
          </w:tcPr>
          <w:p w14:paraId="1FDFF38A" w14:textId="77777777" w:rsidR="006E0833" w:rsidRPr="006E0833" w:rsidRDefault="006E0833" w:rsidP="006E0833">
            <w:pPr>
              <w:rPr>
                <w:rFonts w:ascii="Times New Roman" w:eastAsia="Calibri" w:hAnsi="Times New Roman"/>
              </w:rPr>
            </w:pPr>
            <w:r w:rsidRPr="006E0833">
              <w:rPr>
                <w:rFonts w:ascii="Times New Roman" w:eastAsia="Calibri" w:hAnsi="Times New Roman"/>
              </w:rPr>
              <w:t>73.0 ± 6.0</w:t>
            </w:r>
          </w:p>
        </w:tc>
        <w:tc>
          <w:tcPr>
            <w:tcW w:w="1701" w:type="dxa"/>
            <w:tcBorders>
              <w:top w:val="nil"/>
              <w:left w:val="nil"/>
              <w:bottom w:val="nil"/>
              <w:right w:val="nil"/>
            </w:tcBorders>
            <w:noWrap/>
          </w:tcPr>
          <w:p w14:paraId="6D8EA649" w14:textId="77777777" w:rsidR="006E0833" w:rsidRPr="006E0833" w:rsidRDefault="006E0833" w:rsidP="006E0833">
            <w:pPr>
              <w:rPr>
                <w:rFonts w:ascii="Times New Roman" w:eastAsia="Calibri" w:hAnsi="Times New Roman"/>
              </w:rPr>
            </w:pPr>
            <w:r w:rsidRPr="006E0833">
              <w:rPr>
                <w:rFonts w:ascii="Times New Roman" w:eastAsia="Calibri" w:hAnsi="Times New Roman"/>
              </w:rPr>
              <w:t>42.1 ± 10.4</w:t>
            </w:r>
          </w:p>
        </w:tc>
      </w:tr>
      <w:tr w:rsidR="006E0833" w:rsidRPr="006E0833" w14:paraId="6E68A1DC" w14:textId="77777777" w:rsidTr="00A3077D">
        <w:trPr>
          <w:trHeight w:val="290"/>
        </w:trPr>
        <w:tc>
          <w:tcPr>
            <w:tcW w:w="3096" w:type="dxa"/>
            <w:noWrap/>
          </w:tcPr>
          <w:p w14:paraId="2B2F48D3" w14:textId="77777777" w:rsidR="006E0833" w:rsidRPr="006E0833" w:rsidRDefault="006E0833" w:rsidP="006E0833">
            <w:pPr>
              <w:rPr>
                <w:rFonts w:ascii="Times New Roman" w:eastAsia="Calibri" w:hAnsi="Times New Roman"/>
              </w:rPr>
            </w:pPr>
            <w:r w:rsidRPr="006E0833">
              <w:rPr>
                <w:rFonts w:ascii="Times New Roman" w:eastAsia="Calibri" w:hAnsi="Times New Roman"/>
              </w:rPr>
              <w:t>percentage cover</w:t>
            </w:r>
          </w:p>
        </w:tc>
        <w:tc>
          <w:tcPr>
            <w:tcW w:w="1157" w:type="dxa"/>
          </w:tcPr>
          <w:p w14:paraId="5009903B" w14:textId="77777777" w:rsidR="006E0833" w:rsidRPr="006E0833" w:rsidRDefault="006E0833" w:rsidP="006E0833">
            <w:pPr>
              <w:rPr>
                <w:rFonts w:ascii="Times New Roman" w:eastAsia="Calibri" w:hAnsi="Times New Roman"/>
              </w:rPr>
            </w:pPr>
          </w:p>
        </w:tc>
        <w:tc>
          <w:tcPr>
            <w:tcW w:w="1612" w:type="dxa"/>
          </w:tcPr>
          <w:p w14:paraId="19EF0F83" w14:textId="77777777" w:rsidR="006E0833" w:rsidRPr="006E0833" w:rsidRDefault="006E0833" w:rsidP="006E0833">
            <w:pPr>
              <w:rPr>
                <w:rFonts w:ascii="Times New Roman" w:eastAsia="Calibri" w:hAnsi="Times New Roman"/>
              </w:rPr>
            </w:pPr>
          </w:p>
        </w:tc>
        <w:tc>
          <w:tcPr>
            <w:tcW w:w="528" w:type="dxa"/>
          </w:tcPr>
          <w:p w14:paraId="0332D389"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4FE9D20F"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843" w:type="dxa"/>
            <w:tcBorders>
              <w:top w:val="nil"/>
              <w:left w:val="nil"/>
              <w:bottom w:val="nil"/>
              <w:right w:val="nil"/>
            </w:tcBorders>
            <w:noWrap/>
          </w:tcPr>
          <w:p w14:paraId="582C787E" w14:textId="77777777" w:rsidR="006E0833" w:rsidRPr="006E0833" w:rsidRDefault="006E0833" w:rsidP="006E0833">
            <w:pPr>
              <w:rPr>
                <w:rFonts w:ascii="Times New Roman" w:eastAsia="Calibri" w:hAnsi="Times New Roman"/>
              </w:rPr>
            </w:pPr>
            <w:r w:rsidRPr="006E0833">
              <w:rPr>
                <w:rFonts w:ascii="Times New Roman" w:eastAsia="Calibri" w:hAnsi="Times New Roman"/>
              </w:rPr>
              <w:t>35.1 ± 4.2</w:t>
            </w:r>
          </w:p>
        </w:tc>
        <w:tc>
          <w:tcPr>
            <w:tcW w:w="1701" w:type="dxa"/>
            <w:tcBorders>
              <w:top w:val="nil"/>
              <w:left w:val="nil"/>
              <w:bottom w:val="nil"/>
              <w:right w:val="nil"/>
            </w:tcBorders>
            <w:noWrap/>
          </w:tcPr>
          <w:p w14:paraId="3D1771F5" w14:textId="77777777" w:rsidR="006E0833" w:rsidRPr="006E0833" w:rsidRDefault="006E0833" w:rsidP="006E0833">
            <w:pPr>
              <w:rPr>
                <w:rFonts w:ascii="Times New Roman" w:eastAsia="Calibri" w:hAnsi="Times New Roman"/>
              </w:rPr>
            </w:pPr>
            <w:r w:rsidRPr="006E0833">
              <w:rPr>
                <w:rFonts w:ascii="Times New Roman" w:eastAsia="Calibri" w:hAnsi="Times New Roman"/>
              </w:rPr>
              <w:t>47.7 ± 11.3</w:t>
            </w:r>
          </w:p>
        </w:tc>
        <w:tc>
          <w:tcPr>
            <w:tcW w:w="1701" w:type="dxa"/>
            <w:tcBorders>
              <w:top w:val="nil"/>
              <w:left w:val="nil"/>
              <w:bottom w:val="nil"/>
              <w:right w:val="nil"/>
            </w:tcBorders>
            <w:noWrap/>
          </w:tcPr>
          <w:p w14:paraId="477BAB54" w14:textId="77777777" w:rsidR="006E0833" w:rsidRPr="006E0833" w:rsidRDefault="006E0833" w:rsidP="006E0833">
            <w:pPr>
              <w:rPr>
                <w:rFonts w:ascii="Times New Roman" w:eastAsia="Calibri" w:hAnsi="Times New Roman"/>
              </w:rPr>
            </w:pPr>
            <w:r w:rsidRPr="006E0833">
              <w:rPr>
                <w:rFonts w:ascii="Times New Roman" w:eastAsia="Calibri" w:hAnsi="Times New Roman"/>
              </w:rPr>
              <w:t>41.9 ± 6.7</w:t>
            </w:r>
          </w:p>
        </w:tc>
      </w:tr>
      <w:tr w:rsidR="006E0833" w:rsidRPr="006E0833" w14:paraId="00955277" w14:textId="77777777" w:rsidTr="00A3077D">
        <w:trPr>
          <w:trHeight w:val="290"/>
        </w:trPr>
        <w:tc>
          <w:tcPr>
            <w:tcW w:w="3096" w:type="dxa"/>
            <w:noWrap/>
          </w:tcPr>
          <w:p w14:paraId="3F1667CA" w14:textId="77777777" w:rsidR="006E0833" w:rsidRPr="006E0833" w:rsidRDefault="006E0833" w:rsidP="006E0833">
            <w:pPr>
              <w:rPr>
                <w:rFonts w:ascii="Times New Roman" w:eastAsia="Calibri" w:hAnsi="Times New Roman"/>
              </w:rPr>
            </w:pPr>
          </w:p>
        </w:tc>
        <w:tc>
          <w:tcPr>
            <w:tcW w:w="1157" w:type="dxa"/>
          </w:tcPr>
          <w:p w14:paraId="59987564" w14:textId="77777777" w:rsidR="006E0833" w:rsidRPr="006E0833" w:rsidRDefault="006E0833" w:rsidP="006E0833">
            <w:pPr>
              <w:rPr>
                <w:rFonts w:ascii="Times New Roman" w:eastAsia="Calibri" w:hAnsi="Times New Roman"/>
              </w:rPr>
            </w:pPr>
          </w:p>
        </w:tc>
        <w:tc>
          <w:tcPr>
            <w:tcW w:w="1612" w:type="dxa"/>
          </w:tcPr>
          <w:p w14:paraId="48DC6255" w14:textId="77777777" w:rsidR="006E0833" w:rsidRPr="006E0833" w:rsidRDefault="006E0833" w:rsidP="006E0833">
            <w:pPr>
              <w:rPr>
                <w:rFonts w:ascii="Times New Roman" w:eastAsia="Calibri" w:hAnsi="Times New Roman"/>
              </w:rPr>
            </w:pPr>
          </w:p>
        </w:tc>
        <w:tc>
          <w:tcPr>
            <w:tcW w:w="528" w:type="dxa"/>
          </w:tcPr>
          <w:p w14:paraId="49B52B06"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46405E58" w14:textId="77777777" w:rsidR="006E0833" w:rsidRPr="006E0833" w:rsidRDefault="006E0833" w:rsidP="006E0833">
            <w:pPr>
              <w:rPr>
                <w:rFonts w:ascii="Times New Roman" w:eastAsia="Calibri" w:hAnsi="Times New Roman"/>
              </w:rPr>
            </w:pPr>
          </w:p>
        </w:tc>
        <w:tc>
          <w:tcPr>
            <w:tcW w:w="1843" w:type="dxa"/>
            <w:tcBorders>
              <w:top w:val="nil"/>
              <w:left w:val="nil"/>
              <w:bottom w:val="nil"/>
              <w:right w:val="nil"/>
            </w:tcBorders>
            <w:noWrap/>
          </w:tcPr>
          <w:p w14:paraId="2E7035A7" w14:textId="77777777" w:rsidR="006E0833" w:rsidRPr="006E0833" w:rsidRDefault="006E0833" w:rsidP="006E0833">
            <w:pPr>
              <w:rPr>
                <w:rFonts w:ascii="Times New Roman" w:eastAsia="Calibri" w:hAnsi="Times New Roman"/>
              </w:rPr>
            </w:pPr>
          </w:p>
        </w:tc>
        <w:tc>
          <w:tcPr>
            <w:tcW w:w="1701" w:type="dxa"/>
            <w:tcBorders>
              <w:top w:val="nil"/>
              <w:left w:val="nil"/>
              <w:bottom w:val="nil"/>
              <w:right w:val="nil"/>
            </w:tcBorders>
            <w:noWrap/>
          </w:tcPr>
          <w:p w14:paraId="21C71FC9" w14:textId="77777777" w:rsidR="006E0833" w:rsidRPr="006E0833" w:rsidRDefault="006E0833" w:rsidP="006E0833">
            <w:pPr>
              <w:rPr>
                <w:rFonts w:ascii="Times New Roman" w:eastAsia="Calibri" w:hAnsi="Times New Roman"/>
              </w:rPr>
            </w:pPr>
          </w:p>
        </w:tc>
        <w:tc>
          <w:tcPr>
            <w:tcW w:w="1701" w:type="dxa"/>
            <w:tcBorders>
              <w:top w:val="nil"/>
              <w:left w:val="nil"/>
              <w:bottom w:val="nil"/>
              <w:right w:val="nil"/>
            </w:tcBorders>
            <w:noWrap/>
          </w:tcPr>
          <w:p w14:paraId="6F1B2CDF" w14:textId="77777777" w:rsidR="006E0833" w:rsidRPr="006E0833" w:rsidRDefault="006E0833" w:rsidP="006E0833">
            <w:pPr>
              <w:rPr>
                <w:rFonts w:ascii="Times New Roman" w:eastAsia="Calibri" w:hAnsi="Times New Roman"/>
              </w:rPr>
            </w:pPr>
          </w:p>
        </w:tc>
      </w:tr>
      <w:tr w:rsidR="006E0833" w:rsidRPr="006E0833" w14:paraId="58914004" w14:textId="77777777" w:rsidTr="00A3077D">
        <w:trPr>
          <w:trHeight w:val="290"/>
        </w:trPr>
        <w:tc>
          <w:tcPr>
            <w:tcW w:w="3096" w:type="dxa"/>
            <w:noWrap/>
          </w:tcPr>
          <w:p w14:paraId="5B345E16" w14:textId="2217D5AE" w:rsidR="006E0833" w:rsidRPr="006E0833" w:rsidRDefault="006E0833" w:rsidP="006E0833">
            <w:pPr>
              <w:rPr>
                <w:rFonts w:ascii="Times New Roman" w:eastAsia="Calibri" w:hAnsi="Times New Roman"/>
              </w:rPr>
            </w:pPr>
            <w:r w:rsidRPr="006E0833">
              <w:rPr>
                <w:rFonts w:ascii="Times New Roman" w:eastAsia="Calibri" w:hAnsi="Times New Roman"/>
              </w:rPr>
              <w:t>Leaf litter percentage cover</w:t>
            </w:r>
          </w:p>
        </w:tc>
        <w:tc>
          <w:tcPr>
            <w:tcW w:w="1157" w:type="dxa"/>
          </w:tcPr>
          <w:p w14:paraId="030A4ED5" w14:textId="77777777" w:rsidR="006E0833" w:rsidRPr="006E0833" w:rsidRDefault="006E0833" w:rsidP="006E0833">
            <w:pPr>
              <w:rPr>
                <w:rFonts w:ascii="Times New Roman" w:eastAsia="Calibri" w:hAnsi="Times New Roman"/>
              </w:rPr>
            </w:pPr>
          </w:p>
        </w:tc>
        <w:tc>
          <w:tcPr>
            <w:tcW w:w="1612" w:type="dxa"/>
          </w:tcPr>
          <w:p w14:paraId="3D7EF6E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0-100%</w:t>
            </w:r>
          </w:p>
        </w:tc>
        <w:tc>
          <w:tcPr>
            <w:tcW w:w="528" w:type="dxa"/>
          </w:tcPr>
          <w:p w14:paraId="4AD1E3BE"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711ABDDF"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843" w:type="dxa"/>
            <w:tcBorders>
              <w:top w:val="nil"/>
              <w:left w:val="nil"/>
              <w:bottom w:val="nil"/>
              <w:right w:val="nil"/>
            </w:tcBorders>
            <w:noWrap/>
          </w:tcPr>
          <w:p w14:paraId="29F309A7" w14:textId="77777777" w:rsidR="006E0833" w:rsidRPr="006E0833" w:rsidRDefault="006E0833" w:rsidP="006E0833">
            <w:pPr>
              <w:rPr>
                <w:rFonts w:ascii="Times New Roman" w:eastAsia="Calibri" w:hAnsi="Times New Roman"/>
              </w:rPr>
            </w:pPr>
            <w:r w:rsidRPr="006E0833">
              <w:rPr>
                <w:rFonts w:ascii="Times New Roman" w:eastAsia="Calibri" w:hAnsi="Times New Roman"/>
              </w:rPr>
              <w:t>61.2 ± 3.6</w:t>
            </w:r>
          </w:p>
        </w:tc>
        <w:tc>
          <w:tcPr>
            <w:tcW w:w="1701" w:type="dxa"/>
            <w:tcBorders>
              <w:top w:val="nil"/>
              <w:left w:val="nil"/>
              <w:bottom w:val="nil"/>
              <w:right w:val="nil"/>
            </w:tcBorders>
            <w:noWrap/>
          </w:tcPr>
          <w:p w14:paraId="6BC60609" w14:textId="77777777" w:rsidR="006E0833" w:rsidRPr="006E0833" w:rsidRDefault="006E0833" w:rsidP="006E0833">
            <w:pPr>
              <w:rPr>
                <w:rFonts w:ascii="Times New Roman" w:eastAsia="Calibri" w:hAnsi="Times New Roman"/>
              </w:rPr>
            </w:pPr>
            <w:r w:rsidRPr="006E0833">
              <w:rPr>
                <w:rFonts w:ascii="Times New Roman" w:eastAsia="Calibri" w:hAnsi="Times New Roman"/>
              </w:rPr>
              <w:t>5.2 ± 3.5</w:t>
            </w:r>
          </w:p>
        </w:tc>
        <w:tc>
          <w:tcPr>
            <w:tcW w:w="1701" w:type="dxa"/>
            <w:tcBorders>
              <w:top w:val="nil"/>
              <w:left w:val="nil"/>
              <w:bottom w:val="nil"/>
              <w:right w:val="nil"/>
            </w:tcBorders>
            <w:noWrap/>
          </w:tcPr>
          <w:p w14:paraId="26E27438" w14:textId="77777777" w:rsidR="006E0833" w:rsidRPr="006E0833" w:rsidRDefault="006E0833" w:rsidP="006E0833">
            <w:pPr>
              <w:rPr>
                <w:rFonts w:ascii="Times New Roman" w:eastAsia="Calibri" w:hAnsi="Times New Roman"/>
              </w:rPr>
            </w:pPr>
            <w:r w:rsidRPr="006E0833">
              <w:rPr>
                <w:rFonts w:ascii="Times New Roman" w:eastAsia="Calibri" w:hAnsi="Times New Roman"/>
              </w:rPr>
              <w:t>35.4 ± 7.3</w:t>
            </w:r>
          </w:p>
        </w:tc>
      </w:tr>
      <w:tr w:rsidR="006E0833" w:rsidRPr="006E0833" w14:paraId="3227F4D7" w14:textId="77777777" w:rsidTr="00A3077D">
        <w:trPr>
          <w:trHeight w:val="290"/>
        </w:trPr>
        <w:tc>
          <w:tcPr>
            <w:tcW w:w="3096" w:type="dxa"/>
            <w:noWrap/>
          </w:tcPr>
          <w:p w14:paraId="5751B1B8" w14:textId="77777777" w:rsidR="006E0833" w:rsidRPr="006E0833" w:rsidRDefault="006E0833" w:rsidP="006E0833">
            <w:pPr>
              <w:rPr>
                <w:rFonts w:ascii="Times New Roman" w:eastAsia="Calibri" w:hAnsi="Times New Roman"/>
              </w:rPr>
            </w:pPr>
          </w:p>
        </w:tc>
        <w:tc>
          <w:tcPr>
            <w:tcW w:w="1157" w:type="dxa"/>
          </w:tcPr>
          <w:p w14:paraId="741BB8A2" w14:textId="77777777" w:rsidR="006E0833" w:rsidRPr="006E0833" w:rsidRDefault="006E0833" w:rsidP="006E0833">
            <w:pPr>
              <w:rPr>
                <w:rFonts w:ascii="Times New Roman" w:eastAsia="Calibri" w:hAnsi="Times New Roman"/>
              </w:rPr>
            </w:pPr>
          </w:p>
        </w:tc>
        <w:tc>
          <w:tcPr>
            <w:tcW w:w="1612" w:type="dxa"/>
          </w:tcPr>
          <w:p w14:paraId="6687020E" w14:textId="77777777" w:rsidR="006E0833" w:rsidRPr="006E0833" w:rsidRDefault="006E0833" w:rsidP="006E0833">
            <w:pPr>
              <w:rPr>
                <w:rFonts w:ascii="Times New Roman" w:eastAsia="Calibri" w:hAnsi="Times New Roman"/>
              </w:rPr>
            </w:pPr>
          </w:p>
        </w:tc>
        <w:tc>
          <w:tcPr>
            <w:tcW w:w="528" w:type="dxa"/>
          </w:tcPr>
          <w:p w14:paraId="6466BFCE"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54D9312E"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843" w:type="dxa"/>
            <w:tcBorders>
              <w:top w:val="nil"/>
              <w:left w:val="nil"/>
              <w:bottom w:val="nil"/>
              <w:right w:val="nil"/>
            </w:tcBorders>
            <w:noWrap/>
          </w:tcPr>
          <w:p w14:paraId="2B408868" w14:textId="77777777" w:rsidR="006E0833" w:rsidRPr="006E0833" w:rsidRDefault="006E0833" w:rsidP="006E0833">
            <w:pPr>
              <w:rPr>
                <w:rFonts w:ascii="Times New Roman" w:eastAsia="Calibri" w:hAnsi="Times New Roman"/>
              </w:rPr>
            </w:pPr>
            <w:r w:rsidRPr="006E0833">
              <w:rPr>
                <w:rFonts w:ascii="Times New Roman" w:eastAsia="Calibri" w:hAnsi="Times New Roman"/>
              </w:rPr>
              <w:t>43.1 ± 4.5</w:t>
            </w:r>
          </w:p>
        </w:tc>
        <w:tc>
          <w:tcPr>
            <w:tcW w:w="1701" w:type="dxa"/>
            <w:tcBorders>
              <w:top w:val="nil"/>
              <w:left w:val="nil"/>
              <w:bottom w:val="nil"/>
              <w:right w:val="nil"/>
            </w:tcBorders>
            <w:noWrap/>
          </w:tcPr>
          <w:p w14:paraId="65BDB753" w14:textId="77777777" w:rsidR="006E0833" w:rsidRPr="006E0833" w:rsidRDefault="006E0833" w:rsidP="006E0833">
            <w:pPr>
              <w:rPr>
                <w:rFonts w:ascii="Times New Roman" w:eastAsia="Calibri" w:hAnsi="Times New Roman"/>
              </w:rPr>
            </w:pPr>
            <w:r w:rsidRPr="006E0833">
              <w:rPr>
                <w:rFonts w:ascii="Times New Roman" w:eastAsia="Calibri" w:hAnsi="Times New Roman"/>
              </w:rPr>
              <w:t>31.5 ± 9.5</w:t>
            </w:r>
          </w:p>
        </w:tc>
        <w:tc>
          <w:tcPr>
            <w:tcW w:w="1701" w:type="dxa"/>
            <w:tcBorders>
              <w:top w:val="nil"/>
              <w:left w:val="nil"/>
              <w:bottom w:val="nil"/>
              <w:right w:val="nil"/>
            </w:tcBorders>
            <w:noWrap/>
          </w:tcPr>
          <w:p w14:paraId="3A2ED82C" w14:textId="77777777" w:rsidR="006E0833" w:rsidRPr="006E0833" w:rsidRDefault="006E0833" w:rsidP="006E0833">
            <w:pPr>
              <w:rPr>
                <w:rFonts w:ascii="Times New Roman" w:eastAsia="Calibri" w:hAnsi="Times New Roman"/>
              </w:rPr>
            </w:pPr>
            <w:r w:rsidRPr="006E0833">
              <w:rPr>
                <w:rFonts w:ascii="Times New Roman" w:eastAsia="Calibri" w:hAnsi="Times New Roman"/>
              </w:rPr>
              <w:t>39.6 ± 5.8</w:t>
            </w:r>
          </w:p>
        </w:tc>
      </w:tr>
      <w:tr w:rsidR="006E0833" w:rsidRPr="006E0833" w14:paraId="5394219C" w14:textId="77777777" w:rsidTr="00A3077D">
        <w:trPr>
          <w:trHeight w:val="290"/>
        </w:trPr>
        <w:tc>
          <w:tcPr>
            <w:tcW w:w="3096" w:type="dxa"/>
            <w:noWrap/>
          </w:tcPr>
          <w:p w14:paraId="41E8A250" w14:textId="77777777" w:rsidR="006E0833" w:rsidRPr="006E0833" w:rsidRDefault="006E0833" w:rsidP="006E0833">
            <w:pPr>
              <w:rPr>
                <w:rFonts w:ascii="Times New Roman" w:eastAsia="Calibri" w:hAnsi="Times New Roman"/>
              </w:rPr>
            </w:pPr>
          </w:p>
        </w:tc>
        <w:tc>
          <w:tcPr>
            <w:tcW w:w="1157" w:type="dxa"/>
          </w:tcPr>
          <w:p w14:paraId="14A7B879" w14:textId="77777777" w:rsidR="006E0833" w:rsidRPr="006E0833" w:rsidRDefault="006E0833" w:rsidP="006E0833">
            <w:pPr>
              <w:rPr>
                <w:rFonts w:ascii="Times New Roman" w:eastAsia="Calibri" w:hAnsi="Times New Roman"/>
              </w:rPr>
            </w:pPr>
          </w:p>
        </w:tc>
        <w:tc>
          <w:tcPr>
            <w:tcW w:w="1612" w:type="dxa"/>
          </w:tcPr>
          <w:p w14:paraId="015CB288" w14:textId="77777777" w:rsidR="006E0833" w:rsidRPr="006E0833" w:rsidRDefault="006E0833" w:rsidP="006E0833">
            <w:pPr>
              <w:rPr>
                <w:rFonts w:ascii="Times New Roman" w:eastAsia="Calibri" w:hAnsi="Times New Roman"/>
              </w:rPr>
            </w:pPr>
          </w:p>
        </w:tc>
        <w:tc>
          <w:tcPr>
            <w:tcW w:w="528" w:type="dxa"/>
          </w:tcPr>
          <w:p w14:paraId="5C39C433" w14:textId="77777777" w:rsidR="006E0833" w:rsidRPr="006E0833" w:rsidRDefault="006E0833" w:rsidP="006E0833">
            <w:pPr>
              <w:rPr>
                <w:rFonts w:ascii="Times New Roman" w:eastAsia="Calibri" w:hAnsi="Times New Roman"/>
              </w:rPr>
            </w:pPr>
          </w:p>
        </w:tc>
        <w:tc>
          <w:tcPr>
            <w:tcW w:w="1276" w:type="dxa"/>
            <w:tcBorders>
              <w:left w:val="nil"/>
              <w:right w:val="nil"/>
            </w:tcBorders>
          </w:tcPr>
          <w:p w14:paraId="2F28CC98" w14:textId="77777777" w:rsidR="006E0833" w:rsidRPr="006E0833" w:rsidRDefault="006E0833" w:rsidP="006E0833">
            <w:pPr>
              <w:rPr>
                <w:rFonts w:ascii="Times New Roman" w:eastAsia="Calibri" w:hAnsi="Times New Roman"/>
              </w:rPr>
            </w:pPr>
          </w:p>
        </w:tc>
        <w:tc>
          <w:tcPr>
            <w:tcW w:w="1843" w:type="dxa"/>
            <w:tcBorders>
              <w:left w:val="nil"/>
              <w:right w:val="nil"/>
            </w:tcBorders>
            <w:noWrap/>
          </w:tcPr>
          <w:p w14:paraId="4B3DB005" w14:textId="77777777" w:rsidR="006E0833" w:rsidRPr="006E0833" w:rsidRDefault="006E0833" w:rsidP="006E0833">
            <w:pPr>
              <w:rPr>
                <w:rFonts w:ascii="Times New Roman" w:eastAsia="Calibri" w:hAnsi="Times New Roman"/>
              </w:rPr>
            </w:pPr>
          </w:p>
        </w:tc>
        <w:tc>
          <w:tcPr>
            <w:tcW w:w="1701" w:type="dxa"/>
            <w:tcBorders>
              <w:left w:val="nil"/>
              <w:right w:val="nil"/>
            </w:tcBorders>
            <w:noWrap/>
          </w:tcPr>
          <w:p w14:paraId="189690A0" w14:textId="77777777" w:rsidR="006E0833" w:rsidRPr="006E0833" w:rsidRDefault="006E0833" w:rsidP="006E0833">
            <w:pPr>
              <w:rPr>
                <w:rFonts w:ascii="Times New Roman" w:eastAsia="Calibri" w:hAnsi="Times New Roman"/>
              </w:rPr>
            </w:pPr>
          </w:p>
        </w:tc>
        <w:tc>
          <w:tcPr>
            <w:tcW w:w="1701" w:type="dxa"/>
            <w:tcBorders>
              <w:left w:val="nil"/>
              <w:right w:val="nil"/>
            </w:tcBorders>
            <w:noWrap/>
          </w:tcPr>
          <w:p w14:paraId="633717AD" w14:textId="77777777" w:rsidR="006E0833" w:rsidRPr="006E0833" w:rsidRDefault="006E0833" w:rsidP="006E0833">
            <w:pPr>
              <w:rPr>
                <w:rFonts w:ascii="Times New Roman" w:eastAsia="Calibri" w:hAnsi="Times New Roman"/>
              </w:rPr>
            </w:pPr>
          </w:p>
        </w:tc>
      </w:tr>
      <w:tr w:rsidR="006E0833" w:rsidRPr="006E0833" w14:paraId="03265E74" w14:textId="77777777" w:rsidTr="00A3077D">
        <w:trPr>
          <w:trHeight w:val="290"/>
        </w:trPr>
        <w:tc>
          <w:tcPr>
            <w:tcW w:w="3096" w:type="dxa"/>
            <w:noWrap/>
          </w:tcPr>
          <w:p w14:paraId="74DA4EBC" w14:textId="77777777" w:rsidR="006E0833" w:rsidRPr="006E0833" w:rsidRDefault="006E0833" w:rsidP="006E0833">
            <w:pPr>
              <w:rPr>
                <w:rFonts w:ascii="Times New Roman" w:eastAsia="Calibri" w:hAnsi="Times New Roman"/>
              </w:rPr>
            </w:pPr>
            <w:r w:rsidRPr="006E0833">
              <w:rPr>
                <w:rFonts w:ascii="Times New Roman" w:eastAsia="Calibri" w:hAnsi="Times New Roman"/>
              </w:rPr>
              <w:t>Soil moisture</w:t>
            </w:r>
            <w:r w:rsidRPr="006E0833">
              <w:rPr>
                <w:rFonts w:ascii="Times New Roman" w:eastAsia="Calibri" w:hAnsi="Times New Roman"/>
                <w:vertAlign w:val="superscript"/>
              </w:rPr>
              <w:t>$</w:t>
            </w:r>
          </w:p>
        </w:tc>
        <w:tc>
          <w:tcPr>
            <w:tcW w:w="1157" w:type="dxa"/>
          </w:tcPr>
          <w:p w14:paraId="760B862B" w14:textId="77777777" w:rsidR="006E0833" w:rsidRPr="006E0833" w:rsidRDefault="006E0833" w:rsidP="006E0833">
            <w:pPr>
              <w:rPr>
                <w:rFonts w:ascii="Times New Roman" w:eastAsia="Calibri" w:hAnsi="Times New Roman"/>
              </w:rPr>
            </w:pPr>
          </w:p>
        </w:tc>
        <w:tc>
          <w:tcPr>
            <w:tcW w:w="1612" w:type="dxa"/>
          </w:tcPr>
          <w:p w14:paraId="332713D6" w14:textId="77777777" w:rsidR="006E0833" w:rsidRPr="006E0833" w:rsidRDefault="006E0833" w:rsidP="006E0833">
            <w:pPr>
              <w:rPr>
                <w:rFonts w:ascii="Times New Roman" w:eastAsia="Calibri" w:hAnsi="Times New Roman"/>
              </w:rPr>
            </w:pPr>
            <w:commentRangeStart w:id="40"/>
            <w:r w:rsidRPr="006E0833">
              <w:rPr>
                <w:rFonts w:ascii="Times New Roman" w:eastAsia="Calibri" w:hAnsi="Times New Roman"/>
              </w:rPr>
              <w:t>0-1.129</w:t>
            </w:r>
            <w:commentRangeEnd w:id="40"/>
            <w:r w:rsidRPr="006E0833">
              <w:rPr>
                <w:rFonts w:ascii="Times New Roman" w:eastAsia="Calibri" w:hAnsi="Times New Roman"/>
              </w:rPr>
              <w:commentReference w:id="40"/>
            </w:r>
          </w:p>
        </w:tc>
        <w:tc>
          <w:tcPr>
            <w:tcW w:w="528" w:type="dxa"/>
          </w:tcPr>
          <w:p w14:paraId="7D30C816" w14:textId="77777777" w:rsidR="006E0833" w:rsidRPr="006E0833" w:rsidRDefault="006E0833" w:rsidP="006E0833">
            <w:pPr>
              <w:rPr>
                <w:rFonts w:ascii="Times New Roman" w:eastAsia="Calibri" w:hAnsi="Times New Roman"/>
              </w:rPr>
            </w:pPr>
          </w:p>
        </w:tc>
        <w:tc>
          <w:tcPr>
            <w:tcW w:w="1276" w:type="dxa"/>
            <w:tcBorders>
              <w:left w:val="nil"/>
              <w:right w:val="nil"/>
            </w:tcBorders>
          </w:tcPr>
          <w:p w14:paraId="537901E8"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843" w:type="dxa"/>
            <w:tcBorders>
              <w:left w:val="nil"/>
              <w:right w:val="nil"/>
            </w:tcBorders>
            <w:noWrap/>
          </w:tcPr>
          <w:p w14:paraId="644AFC5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0.59 ± 0.04</w:t>
            </w:r>
          </w:p>
        </w:tc>
        <w:tc>
          <w:tcPr>
            <w:tcW w:w="1701" w:type="dxa"/>
            <w:tcBorders>
              <w:left w:val="nil"/>
              <w:right w:val="nil"/>
            </w:tcBorders>
            <w:noWrap/>
          </w:tcPr>
          <w:p w14:paraId="2BBEA3DE" w14:textId="77777777" w:rsidR="006E0833" w:rsidRPr="006E0833" w:rsidRDefault="006E0833" w:rsidP="006E0833">
            <w:pPr>
              <w:rPr>
                <w:rFonts w:ascii="Times New Roman" w:eastAsia="Calibri" w:hAnsi="Times New Roman"/>
              </w:rPr>
            </w:pPr>
            <w:r w:rsidRPr="006E0833">
              <w:rPr>
                <w:rFonts w:ascii="Times New Roman" w:eastAsia="Calibri" w:hAnsi="Times New Roman"/>
              </w:rPr>
              <w:t>0.61 ± 0.07</w:t>
            </w:r>
          </w:p>
        </w:tc>
        <w:tc>
          <w:tcPr>
            <w:tcW w:w="1701" w:type="dxa"/>
            <w:tcBorders>
              <w:left w:val="nil"/>
              <w:right w:val="nil"/>
            </w:tcBorders>
            <w:noWrap/>
          </w:tcPr>
          <w:p w14:paraId="4BA1397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0.60 ± 0.04</w:t>
            </w:r>
          </w:p>
        </w:tc>
      </w:tr>
      <w:tr w:rsidR="006E0833" w:rsidRPr="006E0833" w14:paraId="766C7995" w14:textId="77777777" w:rsidTr="00A3077D">
        <w:trPr>
          <w:trHeight w:val="290"/>
        </w:trPr>
        <w:tc>
          <w:tcPr>
            <w:tcW w:w="3096" w:type="dxa"/>
            <w:tcBorders>
              <w:bottom w:val="single" w:sz="4" w:space="0" w:color="auto"/>
            </w:tcBorders>
            <w:noWrap/>
          </w:tcPr>
          <w:p w14:paraId="720241E8" w14:textId="77777777" w:rsidR="006E0833" w:rsidRPr="006E0833" w:rsidRDefault="006E0833" w:rsidP="006E0833">
            <w:pPr>
              <w:rPr>
                <w:rFonts w:ascii="Times New Roman" w:eastAsia="Calibri" w:hAnsi="Times New Roman"/>
              </w:rPr>
            </w:pPr>
          </w:p>
        </w:tc>
        <w:tc>
          <w:tcPr>
            <w:tcW w:w="1157" w:type="dxa"/>
            <w:tcBorders>
              <w:bottom w:val="single" w:sz="4" w:space="0" w:color="auto"/>
            </w:tcBorders>
          </w:tcPr>
          <w:p w14:paraId="5BA76335" w14:textId="77777777" w:rsidR="006E0833" w:rsidRPr="006E0833" w:rsidRDefault="006E0833" w:rsidP="006E0833">
            <w:pPr>
              <w:rPr>
                <w:rFonts w:ascii="Times New Roman" w:eastAsia="Calibri" w:hAnsi="Times New Roman"/>
              </w:rPr>
            </w:pPr>
          </w:p>
        </w:tc>
        <w:tc>
          <w:tcPr>
            <w:tcW w:w="1612" w:type="dxa"/>
            <w:tcBorders>
              <w:bottom w:val="single" w:sz="4" w:space="0" w:color="auto"/>
            </w:tcBorders>
          </w:tcPr>
          <w:p w14:paraId="3F95D7D3"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0-100%</w:t>
            </w:r>
          </w:p>
        </w:tc>
        <w:tc>
          <w:tcPr>
            <w:tcW w:w="528" w:type="dxa"/>
            <w:tcBorders>
              <w:bottom w:val="single" w:sz="4" w:space="0" w:color="auto"/>
            </w:tcBorders>
          </w:tcPr>
          <w:p w14:paraId="72857EE2" w14:textId="77777777" w:rsidR="006E0833" w:rsidRPr="006E0833" w:rsidRDefault="006E0833" w:rsidP="006E0833">
            <w:pPr>
              <w:rPr>
                <w:rFonts w:ascii="Times New Roman" w:eastAsia="Calibri" w:hAnsi="Times New Roman"/>
              </w:rPr>
            </w:pPr>
          </w:p>
        </w:tc>
        <w:tc>
          <w:tcPr>
            <w:tcW w:w="1276" w:type="dxa"/>
            <w:tcBorders>
              <w:left w:val="nil"/>
              <w:bottom w:val="single" w:sz="4" w:space="0" w:color="auto"/>
              <w:right w:val="nil"/>
            </w:tcBorders>
          </w:tcPr>
          <w:p w14:paraId="06619E04"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843" w:type="dxa"/>
            <w:tcBorders>
              <w:left w:val="nil"/>
              <w:bottom w:val="single" w:sz="4" w:space="0" w:color="auto"/>
              <w:right w:val="nil"/>
            </w:tcBorders>
            <w:noWrap/>
          </w:tcPr>
          <w:p w14:paraId="69F7A0F2" w14:textId="77777777" w:rsidR="006E0833" w:rsidRPr="006E0833" w:rsidRDefault="006E0833" w:rsidP="006E0833">
            <w:pPr>
              <w:rPr>
                <w:rFonts w:ascii="Times New Roman" w:eastAsia="Calibri" w:hAnsi="Times New Roman"/>
              </w:rPr>
            </w:pPr>
            <w:r w:rsidRPr="006E0833">
              <w:rPr>
                <w:rFonts w:ascii="Times New Roman" w:eastAsia="Calibri" w:hAnsi="Times New Roman"/>
              </w:rPr>
              <w:t>44.8 ± 3.5</w:t>
            </w:r>
          </w:p>
        </w:tc>
        <w:tc>
          <w:tcPr>
            <w:tcW w:w="1701" w:type="dxa"/>
            <w:tcBorders>
              <w:left w:val="nil"/>
              <w:bottom w:val="single" w:sz="4" w:space="0" w:color="auto"/>
              <w:right w:val="nil"/>
            </w:tcBorders>
            <w:noWrap/>
          </w:tcPr>
          <w:p w14:paraId="5BE6452B" w14:textId="77777777" w:rsidR="006E0833" w:rsidRPr="006E0833" w:rsidRDefault="006E0833" w:rsidP="006E0833">
            <w:pPr>
              <w:rPr>
                <w:rFonts w:ascii="Times New Roman" w:eastAsia="Calibri" w:hAnsi="Times New Roman"/>
              </w:rPr>
            </w:pPr>
            <w:r w:rsidRPr="006E0833">
              <w:rPr>
                <w:rFonts w:ascii="Times New Roman" w:eastAsia="Calibri" w:hAnsi="Times New Roman"/>
              </w:rPr>
              <w:t>47.6 ± 2.5</w:t>
            </w:r>
          </w:p>
        </w:tc>
        <w:tc>
          <w:tcPr>
            <w:tcW w:w="1701" w:type="dxa"/>
            <w:tcBorders>
              <w:left w:val="nil"/>
              <w:bottom w:val="single" w:sz="4" w:space="0" w:color="auto"/>
              <w:right w:val="nil"/>
            </w:tcBorders>
            <w:noWrap/>
          </w:tcPr>
          <w:p w14:paraId="2BF879FC" w14:textId="77777777" w:rsidR="006E0833" w:rsidRPr="006E0833" w:rsidRDefault="006E0833" w:rsidP="006E0833">
            <w:pPr>
              <w:rPr>
                <w:rFonts w:ascii="Times New Roman" w:eastAsia="Calibri" w:hAnsi="Times New Roman"/>
              </w:rPr>
            </w:pPr>
            <w:r w:rsidRPr="006E0833">
              <w:rPr>
                <w:rFonts w:ascii="Times New Roman" w:eastAsia="Calibri" w:hAnsi="Times New Roman"/>
              </w:rPr>
              <w:t>48.7 ± 7.4</w:t>
            </w:r>
          </w:p>
        </w:tc>
      </w:tr>
    </w:tbl>
    <w:p w14:paraId="0AF8A9E0" w14:textId="75E4DEC5" w:rsidR="006E0833" w:rsidRPr="006E0833" w:rsidRDefault="006E0833" w:rsidP="00E92AAE">
      <w:pPr>
        <w:rPr>
          <w:rFonts w:eastAsia="Calibri"/>
          <w:kern w:val="0"/>
          <w:sz w:val="24"/>
          <w:szCs w:val="24"/>
          <w14:ligatures w14:val="none"/>
        </w:rPr>
        <w:sectPr w:rsidR="006E0833" w:rsidRPr="006E0833" w:rsidSect="006E0833">
          <w:pgSz w:w="15840" w:h="12240" w:orient="landscape"/>
          <w:pgMar w:top="2160" w:right="1440" w:bottom="1440" w:left="1440" w:header="720" w:footer="1584" w:gutter="0"/>
          <w:cols w:space="720"/>
          <w:docGrid w:linePitch="360"/>
        </w:sectPr>
      </w:pPr>
      <w:r w:rsidRPr="006E0833">
        <w:rPr>
          <w:rFonts w:eastAsia="Calibri"/>
          <w:kern w:val="0"/>
          <w:sz w:val="24"/>
          <w:szCs w:val="24"/>
          <w14:ligatures w14:val="none"/>
        </w:rPr>
        <w:t>$: A different soil sensor was used in 2022 than was used in 2015, so readings are only comparable between treatments within a year.</w:t>
      </w:r>
    </w:p>
    <w:p w14:paraId="200D9947" w14:textId="77777777" w:rsidR="006E0833" w:rsidRPr="006E0833" w:rsidRDefault="006E0833" w:rsidP="006E0833">
      <w:pPr>
        <w:spacing w:line="480" w:lineRule="auto"/>
        <w:rPr>
          <w:rFonts w:eastAsia="Calibri"/>
          <w:b/>
          <w:bCs/>
          <w:kern w:val="0"/>
          <w:sz w:val="24"/>
          <w:szCs w:val="24"/>
          <w14:ligatures w14:val="none"/>
        </w:rPr>
      </w:pPr>
      <w:r w:rsidRPr="006E0833">
        <w:rPr>
          <w:rFonts w:eastAsia="Calibri"/>
          <w:b/>
          <w:bCs/>
          <w:kern w:val="0"/>
          <w:sz w:val="24"/>
          <w:szCs w:val="24"/>
          <w14:ligatures w14:val="none"/>
        </w:rPr>
        <w:lastRenderedPageBreak/>
        <w:t>Discussion</w:t>
      </w:r>
      <w:bookmarkStart w:id="41" w:name="discussion"/>
      <w:bookmarkEnd w:id="41"/>
    </w:p>
    <w:p w14:paraId="44BDFCD4" w14:textId="0F278B2E" w:rsidR="006E0833" w:rsidRPr="006E0833" w:rsidRDefault="006E0833" w:rsidP="00E92AAE">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This study investigated the effects of disturbance caused by wind and subsequent salvage logging on ground beetle communities over time. We found that ground beetles differed both taxonomically and functionally between windthrow and salvaged forest, consistent with other studies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{"citationID":"xKybh02J","properties":{"formattedCitation":"(Koivula and Spence 2006, Gandhi et al. 2008)","plainCitation":"(Koivula and Spence 2006, Gandhi et al. 2008)","noteIndex":0},"citationItems":[{"id":587,"uris":["http://zotero.org/groups/5154252/items/HVCM5YWU"],"itemData":{"id":587,"type":"article-journal","container-title":"Forest Ecology and Management","DOI":"10.1016/j.foreco.2006.09.004","ISSN":"03781127","issue":"1","journalAbbreviation":"Forest Ecology and Management","language":"en","page":"102-112","source":"DOI.org (Crossref)","title":"Effects of post-fire salvage logging on boreal mixed-wood ground beetle assemblages (Coleoptera, Carabidae)","volume":"236","author":[{"family":"Koivula","given":"Matti"},{"family":"Spence","given":"John R."}],"issued":{"date-parts":[["2006",11]]}}},{"id":327,"uris":["http://zotero.org/groups/5154252/items/WB6PAYPV"],"itemData":{"id":327,"type":"article-journal","abstract":"We studied the short-term effects of a catastrophic windstorm and subsequent salvage-logging and prescribed-burning fuel-reduction treatments on ground beetle (Coleoptera: Carabidae) assemblages in a sub-boreal forest in northeastern Minnesota, USA. During 2000–2003, 29,873 ground beetles represented by 71 species were caught in unbaited and baited pitfall traps in aspen/birch/conifer (ABC) and jack pine (JP) cover types. At the family level, both land-area treatment and cover type had signiﬁcant effects on ground beetle trap catches, but there were no effects of pinenes and ethanol as baits. Six times more beetles were trapped in the burned forests than in the other land-area treatments; more beetles were caught in undisturbed than in wind-disturbed sites, and one-third more beetles were caught in the ABC than in the JP cover type. Thus, the windstorm generally reduced the activity-abundance of the beetles, but prescribedburning increased it. Both salvaged and burned forest plots (especially in the ABC cover type) had the greatest species richness, diversity, and the most unique species assemblages. There was a highly similar ground beetle species composition (nearly 100%) between the ABC and JP burned forests, indicating that burning was a more primary driver of composition than cover type. At the species level, Pterostichus melanarius, an invasive ground beetle from Europe and a cover type generalist, was the most abundant beetle in the study (one-third of the total catch), and was caught in greatest numbers in burned forests. Removal of P. melanarius from the species composition analyses altered similarities among cover types and land-area treatments. Sphaeroderus nitidicollis brevoorti and Myas cyanescens were caught exclusively in the ABC and JP cover type, respectively; two rare pyrophilous species, Sericoda obsoleta and Sericoda quadripunctata, were only caught in burned sites; three forest species, Pterostichus coracinus, P. pensylvanicus, and Sphaeroderus lecontei, were caught more often in undisturbed JP sites; and two frequently trapped, open-habitat species, Agonum cupripenne and Poecilus l. lucublandus, were nearly absent from the undisturbed and wind-disturbed sites, as salvage-logging had a signiﬁcant positive effect on their activity-abundance. Most species of Amara and Harpalus were trapped only in the salvaged or burned sites, indicating invasion of these disturbed sites by open-habitat species. We conclude that both the combined effect of fuel-reduction activities subsequent to the wind event and the numerical response of the invasive P. melanarius to habitat disturbances can alter the short-term succession of ground beetle assemblages in the sub-boreal forest.","container-title":"Forest Ecology and Management","DOI":"10.1016/j.foreco.2008.06.011","ISSN":"03781127","issue":"5","journalAbbreviation":"Forest Ecology and Management","language":"en","page":"1104-1123","source":"DOI.org (Crossref)","title":"Catastrophic windstorm and fuel-reduction treatments alter ground beetle (Coleoptera: Carabidae) assemblages in a North American sub-boreal forest","title-short":"Catastrophic windstorm and fuel-reduction treatments alter ground beetle (Coleoptera","volume":"256","author":[{"family":"Gandhi","given":"Kamal J.K."},{"family":"Gilmore","given":"Daniel W."},{"family":"Katovich","given":"Steven A."},{"family":"Mattson","given":"William J."},{"family":"Zasada","given":"John C."},{"family":"Seybold","given":"Steven J."}],"issued":{"date-parts":[["2008",8]]}}}],"schema":"https://github.com/citation-style-language/schema/raw/master/csl-citation.json"}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(Koivula and Spence 2006, Gandhi et al. 2008)</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Salvage-logging, which removed all standing and downed trees, supported ground beetle communities that were distinct in species and trait composition, compared to windthrow and undisturbed forest which were more </w:t>
      </w:r>
      <w:proofErr w:type="gramStart"/>
      <w:r w:rsidRPr="006E0833">
        <w:rPr>
          <w:rFonts w:eastAsia="Calibri"/>
          <w:kern w:val="0"/>
          <w:sz w:val="24"/>
          <w:szCs w:val="24"/>
          <w14:ligatures w14:val="none"/>
        </w:rPr>
        <w:t>similar to</w:t>
      </w:r>
      <w:proofErr w:type="gramEnd"/>
      <w:r w:rsidRPr="006E0833">
        <w:rPr>
          <w:rFonts w:eastAsia="Calibri"/>
          <w:kern w:val="0"/>
          <w:sz w:val="24"/>
          <w:szCs w:val="24"/>
          <w14:ligatures w14:val="none"/>
        </w:rPr>
        <w:t xml:space="preserve"> one another. Although differences between treatments were largest two years after salvaging in 2015, some differences in species and traits persisted in 2022, nine years after salvaging. These findings suggest that the impacts of salvage logging after a natural disturbance continue to affect forest invertebrates for more than a decade, even as tree regeneration occurs.</w:t>
      </w:r>
    </w:p>
    <w:p w14:paraId="7F72EBE8" w14:textId="522F8D13" w:rsidR="006E0833" w:rsidRPr="006E0833" w:rsidRDefault="006E0833" w:rsidP="00E92AAE">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Ground beetle activity-abundance, species richness, and community composition were similar among windthrow and undisturbed forest in 2015 and 2022. This finding was inconsistent with our hypothesis that ground beetle alpha-diversity would increase in unsalvaged windthrow relative to undisturbed forest. Other studies have found slightly elevated ground beetle alpha-diversity and altered community composition in windthrow relative to reference forest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{"citationID":"O5tXplYH","properties":{"formattedCitation":"(Gandhi et al. 2008, Sklodowski and Garbalinska 2011, Barber and Widick 2017)","plainCitation":"(Gandhi et al. 2008, Sklodowski and Garbalinska 2011, Barber and Widick 2017)","noteIndex":0},"citationItems":[{"id":327,"uris":["http://zotero.org/groups/5154252/items/WB6PAYPV"],"itemData":{"id":327,"type":"article-journal","abstract":"We studied the short-term effects of a catastrophic windstorm and subsequent salvage-logging and prescribed-burning fuel-reduction treatments on ground beetle (Coleoptera: Carabidae) assemblages in a sub-boreal forest in northeastern Minnesota, USA. During 2000–2003, 29,873 ground beetles represented by 71 species were caught in unbaited and baited pitfall traps in aspen/birch/conifer (ABC) and jack pine (JP) cover types. At the family level, both land-area treatment and cover type had signiﬁcant effects on ground beetle trap catches, but there were no effects of pinenes and ethanol as baits. Six times more beetles were trapped in the burned forests than in the other land-area treatments; more beetles were caught in undisturbed than in wind-disturbed sites, and one-third more beetles were caught in the ABC than in the JP cover type. Thus, the windstorm generally reduced the activity-abundance of the beetles, but prescribedburning increased it. Both salvaged and burned forest plots (especially in the ABC cover type) had the greatest species richness, diversity, and the most unique species assemblages. There was a highly similar ground beetle species composition (nearly 100%) between the ABC and JP burned forests, indicating that burning was a more primary driver of composition than cover type. At the species level, Pterostichus melanarius, an invasive ground beetle from Europe and a cover type generalist, was the most abundant beetle in the study (one-third of the total catch), and was caught in greatest numbers in burned forests. Removal of P. melanarius from the species composition analyses altered similarities among cover types and land-area treatments. Sphaeroderus nitidicollis brevoorti and Myas cyanescens were caught exclusively in the ABC and JP cover type, respectively; two rare pyrophilous species, Sericoda obsoleta and Sericoda quadripunctata, were only caught in burned sites; three forest species, Pterostichus coracinus, P. pensylvanicus, and Sphaeroderus lecontei, were caught more often in undisturbed JP sites; and two frequently trapped, open-habitat species, Agonum cupripenne and Poecilus l. lucublandus, were nearly absent from the undisturbed and wind-disturbed sites, as salvage-logging had a signiﬁcant positive effect on their activity-abundance. Most species of Amara and Harpalus were trapped only in the salvaged or burned sites, indicating invasion of these disturbed sites by open-habitat species. We conclude that both the combined effect of fuel-reduction activities subsequent to the wind event and the numerical response of the invasive P. melanarius to habitat disturbances can alter the short-term succession of ground beetle assemblages in the sub-boreal forest.","container-title":"Forest Ecology and Management","DOI":"10.1016/j.foreco.2008.06.011","ISSN":"03781127","issue":"5","journalAbbreviation":"Forest Ecology and Management","language":"en","page":"1104-1123","source":"DOI.org (Crossref)","title":"Catastrophic windstorm and fuel-reduction treatments alter ground beetle (Coleoptera: Carabidae) assemblages in a North American sub-boreal forest","title-short":"Catastrophic windstorm and fuel-reduction treatments alter ground beetle (Coleoptera","volume":"256","author":[{"family":"Gandhi","given":"Kamal J.K."},{"family":"Gilmore","given":"Daniel W."},{"family":"Katovich","given":"Steven A."},{"family":"Mattson","given":"William J."},{"family":"Zasada","given":"John C."},{"family":"Seybold","given":"Steven J."}],"issued":{"date-parts":[["2008",8]]}}},{"id":339,"uris":["http://zotero.org/groups/5154252/items/GXUD6NWL"],"itemData":{"id":339,"type":"article-journal","container-title":"ZooKeys","DOI":"10.3897/zookeys.100.1360","ISSN":"1313-2970,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id":1180,"uris":["http://zotero.org/groups/5154252/items/2XEP8UIC"],"itemData":{"id":1180,"type":"article-journal","abstract":"Natural disturbances, such as tornados, can alter local habitat conditions and have the potential to affect animal communities in preserves. When such disturbances occur in natural areas, understanding these effects can help land managers develop responses and restoration actions following a disturbance. The effects of tornado and other strong wind damage on insect communities is poorly known even though insects comprise the majority of macroscopic diversity in terrestrial systems and are important contributors to ecosystem function. We examined ground beetle (Coleoptera: Carabidae) communities in spring, summer, and fall following an EF-4 tornado that struck a forested preserve in Illinois. We compared the communities and vegetation structure in plots that were affected or unaffected by the tornado. Sites within the tornado’s path had reduced canopy cover but increased ground-level vegetation throughout the growing season. Beetle abundance and species richness were unaffected, but Shannon diversity was significantly higher in fall in areas affected by the tornado. Beetle community composition was shifted by tornado effects only in the spring, and tornado-affected areas contained 13 species that were not present in unaffected sites. These sites also contained more seed-eating or omnivorous species and small predators, in contrast to unaffected sites that were dominated by large predatory species. Our results indicate that tornado damage may increase biodiversity in small natural areas by increasing habitat heterogeneity. Land managers may not want to restore tornado-damaged sites to pre-disturbance conditions if maximizing biodiversity is a goal of the preserve.","container-title":"Natural Areas Journal","DOI":"10.3375/043.037.0405","ISSN":"0885-8608, 2162-4399","issue":"4","journalAbbreviation":"Natural Areas Journal","language":"en","license":"http://www.bioone.org/page/resources/researchers/rights_and_permissions","page":"489-496","source":"DOI.org (Crossref)","title":"Localized Effects of Tornado Damage on Ground Beetle Communities and Vegetation in a Forested Preserve","volume":"37","author":[{"family":"Barber","given":"Nicholas A."},{"family":"Widick","given":"William L."}],"issued":{"date-parts":[["2017",10]]}}}],"schema":"https://github.com/citation-style-language/schema/raw/master/csl-citation.json"}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(Gandhi et al. 2008, Sklodowski and Garbalinska 2011, Barber and Widick 2017)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Wind from strong storms increases standing and downed woody debris, changes abiotic conditions on the soil surface, and stimulates the growth of ground-level vegetation, all of which can alter the structure and composition of arthropod communities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{"citationID":"DmsjAbQr","properties":{"formattedCitation":"(Urbanovicova et al. 2014, Wermelinger et al. 2017)","plainCitation":"(Urbanovicova et al. 2014, Wermelinger et al. 2017)","noteIndex":0},"citationItems":[{"id":1204,"uris":["http://zotero.org/groups/5154252/items/A866T7Q9"],"itemData":{"id":1204,"type":"article-journal","abstract":"The response of epigeic arthropod communities to management practices was studied in spruce forest stands of the High Tatra Mts. three years after a windthrow event. Investigations were carried out in four management treatments: (1) an intact reference forest stand – REF, (2) a windthrown stand from which fallen wood had been extracted – EXT, (3) a windthrown stand from which fallen wood had been extracted and which had subsequently been affected by fire – FIR, and (4) a windthrown stand left to natural regeneration – NEX. Epigeic arthropods were collected by pitfall trapping in separate bouts in the summer of 2007 and the winter of 2007-2008. The study revealed significant differences in arthropod activity between windthrown forest stands under different treatment, as well as between summer and winter periods. Windthrown stands had greater activity of arthropod communities than intact forest stands in both periods, with springtails and mites being dominant groups. The highest arthropod activity in the summer period was recorded in the EXT stand, followed by NEX, FIR and REF stands, with a similar trend being observed in the winter period (EXT &gt; FIR &gt; NEX &gt; REF stands). Nonmetric multidimensional scaling evidenced the fact that the extraction of fallen wood had a strong effect on communities of epigeic arthropods with communities in EXT plots, being rather dissimilar to those of other treatments.","container-title":"North-western Journal of Zoology","issue":"2","language":"en","page":"337-345","source":"Zotero","title":"Activity of epigeic arthropods in differently managed windthrown forest stands in the High Tatra Mts.","volume":"10","author":[{"family":"Urbanovicova","given":"Veronika"},{"family":"Miklisová","given":"Dana"},{"family":"Mock","given":"Andrej"}],"issued":{"date-parts":[["2014"]]}}},{"id":572,"uris":["http://zotero.org/groups/5154252/items/48EDZPRL"],"itemData":{"id":572,"type":"article-journal","container-title":"Forest Ecology and Management","DOI":"10.1016/j.foreco.2017.01.033","ISSN":"03781127","journalAbbreviation":"Forest Ecology and Management","language":"en","page":"9-18","source":"DOI.org (Crossref)","title":"Impact of windthrow and salvage-logging on taxonomic and functional diversity of forest arthropods","volume":"391","author":[{"family":"Wermelinger","given":"Beat"},{"family":"Moretti","given":"Marco"},{"family":"Duelli","given":"Peter"},{"family":"Lachat","given":"Thibault"},{"family":"Pezzatti","given":"Gianni Boris"},{"family":"Obrist","given":"Martin K."}],"issued":{"date-parts":[["2017",5]]}}}],"schema":"https://github.com/citation-style-language/schema/raw/master/csl-citation.json"}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(Urbanovicova et al. 2014, Wermelinger et al. 2017)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Some of these environmental changes were observed in our study, including increased cover of ground level vegetation and decreased cover of leaf litter. However, instead of a complete reorganization of the ground beetle community, windthrows commonly support many of the </w:t>
      </w:r>
      <w:r w:rsidRPr="006E0833">
        <w:rPr>
          <w:rFonts w:eastAsia="Calibri"/>
          <w:kern w:val="0"/>
          <w:sz w:val="24"/>
          <w:szCs w:val="24"/>
          <w14:ligatures w14:val="none"/>
        </w:rPr>
        <w:lastRenderedPageBreak/>
        <w:t xml:space="preserve">same species found in undisturbed forest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{"citationID":"vU1pA6XE","properties":{"formattedCitation":"(Lee et al. 2017)","plainCitation":"(Lee et al. 2017)","noteIndex":0},"citationItems":[{"id":1182,"uris":["http://zotero.org/groups/5154252/items/98APL7VW"],"itemData":{"id":1182,"type":"article-journal","container-title":"Journal of Forestry Research","DOI":"10.1007/s11676-016-0291-5","ISSN":"1007-662X, 1993-0607","issue":"1","journalAbbreviation":"J. For. Res.","language":"en","page":"173-181","source":"DOI.org (Crossref)","title":"Response of ground beetles (Coleoptera: Carabidae) to forest gaps formed by a typhoon in a red pine forest at Gwangneung Forest, Republic of Korea","title-short":"Response of ground beetles (Coleoptera","volume":"28","author":[{"family":"Lee","given":"Cheol Min"},{"family":"Kwon","given":"Tae-Sung"},{"family":"Cheon","given":"Kwangil"}],"issued":{"date-parts":[["2017",1]]}}}],"schema":"https://github.com/citation-style-language/schema/raw/master/csl-citation.json"}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(Lee et al. 2017)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Similarly, our study documented the persistence of forest-specialists in unsalvaged windthrows rather than a pronounced influx of generalists or open-habitat species. </w:t>
      </w:r>
    </w:p>
    <w:p w14:paraId="51F76A73" w14:textId="0506D461" w:rsidR="006E0833" w:rsidRPr="006E0833" w:rsidRDefault="006E0833" w:rsidP="00E92AAE">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Windthrow followed by salvage-logging resulted in distinct ground beetle communities and elevated species richness relative to undisturbed forest. Habitat-generalists increased in abundance two years after salvaging, altering ground beetle community composition, which supports our initial hypothesis. At nine years after salvaging, ground beetle communities remained taxonomically distinct, suggesting that legacies of windthrow were altered by the logging process. Our results align with many studies of salvage-logging and green-logging, where complete canopy removal resulted in an initial influx of flight-capable species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{"citationID":"RPppY1iP","properties":{"formattedCitation":"(Pearce et al. 2003, Niemel\\uc0\\u228{} et al. 2007, Silverman et al. 2008, Gandhi et al. 2008)","plainCitation":"(Pearce et al. 2003, Niemelä et al. 2007, Silverman et al. 2008, Gandhi et al. 2008)","noteIndex":0},"citationItems":[{"id":423,"uris":["http://zotero.org/groups/5154252/items/JTPR3ZZS"],"itemData":{"id":423,"type":"article-journal","abstract":"Abstract\n            Studies based on presence/absence of a species may provide insight into habitat associations, allowing the distribution of species to be predicted across the landscape. Our objective was to characterize the carabid fauna in three mature boreal forest types (conifer, mixedwood, and deciduous) and a disturbed habitat (clearcut) to provide baseline data on the carabid species inhabiting the major forest types of boreal northwestern Ontario. Only spring-active carabids were considered for logistical reasons. We further identified the coarse woody debris structure and microhabitat characteristics within these stand types to try to refine our ability to predict the within-stand occurrence of carabids. We found the carabid composition of deciduous stands (mixedwood and aspen) similar and typical of the carabid fauna found in mixedwood forest in other nearby studies. The important feature of these forest types may be the presence of a deciduous leaf litter layer. In contrast, spruce stands contained fewer species and individuals and a distinct carabid fauna. As predicted, the clearcut habitats were dominated by open habitat species, although the fauna was dissimilar to what was recorded in clearcut habitats in other studies within northwestern Ontario. Coarse woody debris appeared to be an important habitat attribute for several carabid species in clearcut habitats.\n          , \n            Résumé\n            Les études basées sur des données de présence et d'absence peuvent fournir des renseignements sur les associations avec l'habitat, car elles permettent de prédire la répartition des espèces dans l'ensemble du paysage. Nous avons tenté de caractériser la faune des carabes dans trois types de forêt boréale naturelle (forêt de conifères, forêt mixte et forêt décidue) et dans un habitat perturbé (zone de coupe à blanc) en vue d'obtenir des données de base sur les espèces de carabes qui habitent les principaux types de forêt du nord-ouest de l'Ontario. Pour des raisons logistiques, seuls les carabes actifs au printemps ont été pris en compte. Nous avons également déterminé la structure des débris de bois grossiers et les caractéristiques des microhabitats dans chacun des types de forêt pour tenter de raffiner notre capacité de prédire la présence ou l'absence de carabes dans chacun des types de forêt. La composition de la faune des carabes dans les forêts décidues (essences mixtes et trembles) est semblable à celle typique des forêts mixtes du voisinage mentionnées dans d'autres études. La caractéristique importante de ces types de forêt est probablement la présence d'une litière de feuilles décidues. En revanche, les forêts d'épinettes contiennent moins d'espèces et moins d'individus et abritent une faune particulière de carabes. Conformément à nos prédictions, les zones de coupe à blanc sont dominées par des espèces de milieu découvert, bien que cette faune diffère de celle d'autres zones de coupe à blanc décrites ailleurs dans le nord-ouest de l'Ontario. Les débris de bois grossier semblent être un facteur de l'habitat déterminant de la présence de plusieurs espèces de carabes dans les zones de coupe à blanc.\n            [Traduit par la Rédaction]","container-title":"The Canadian Entomologist","DOI":"10.4039/n02-031","ISSN":"0008-347X, 1918-3240","issue":"3","journalAbbreviation":"Can Entomol","language":"en","page":"337-357","source":"DOI.org (Crossref)","title":"Influence of habitat and microhabitat on carabid (Coleoptera: Carabidae) assemblages in four stand types","title-short":"Influence of habitat and microhabitat on carabid (Coleoptera","volume":"135","author":[{"family":"Pearce","given":"J.L."},{"family":"Venier","given":"L.A."},{"family":"McKee","given":"J."},{"family":"Pedlar","given":"J."},{"family":"McKenney","given":"D."}],"issued":{"date-parts":[["2003",6]]}}},{"id":1313,"uris":["http://zotero.org/groups/5154252/items/LDAB6HV9"],"itemData":{"id":1313,"type":"article-journal","container-title":"Journal of Insect Conservation","DOI":"10.1007/s10841-006-9014-0","ISSN":"1366-638X, 1572-9753","issue":"1","journalAbbreviation":"J Insect Conserv","language":"en","license":"http://www.springer.com/tdm","page":"5-18","source":"DOI.org (Crossref)","title":"The effects of forestry on carabid beetles (Coleoptera: Carabidae) in boreal forests","title-short":"The effects of forestry on carabid beetles (Coleoptera","volume":"11","author":[{"family":"Niemelä","given":"Jari"},{"family":"Koivula","given":"Matti"},{"family":"Kotze","given":"D. Johan"}],"issued":{"date-parts":[["2007",2,7]]}}},{"id":320,"uris":["http://zotero.org/groups/5154252/items/2MNXBW9Z"],"itemData":{"id":320,"type":"article-journal","container-title":"Environmental Entomology","DOI":"10.1093/ee/37.3.725","ISSN":"0046-225X, 1938-2936","issue":"3","journalAbbreviation":"Environmental Entomology","language":"en","page":"725-733","source":"DOI.org (Crossref)","title":"Oil Pipeline Corridor Through an Intact Forest Alters Ground Beetle (Coleoptera: Carabidae) Assemblages in Southeastern Ohio","title-short":"Oil Pipeline Corridor Through an Intact Forest Alters Ground Beetle (Coleoptera","volume":"37","author":[{"family":"Silverman","given":"B."},{"family":"Horn","given":"D. J."},{"family":"Purrington","given":"F. F."},{"family":"Gandhi","given":"K. J. K."}],"issued":{"date-parts":[["2008",6,1]]}}},{"id":327,"uris":["http://zotero.org/groups/5154252/items/WB6PAYPV"],"itemData":{"id":327,"type":"article-journal","abstract":"We studied the short-term effects of a catastrophic windstorm and subsequent salvage-logging and prescribed-burning fuel-reduction treatments on ground beetle (Coleoptera: Carabidae) assemblages in a sub-boreal forest in northeastern Minnesota, USA. During 2000–2003, 29,873 ground beetles represented by 71 species were caught in unbaited and baited pitfall traps in aspen/birch/conifer (ABC) and jack pine (JP) cover types. At the family level, both land-area treatment and cover type had signiﬁcant effects on ground beetle trap catches, but there were no effects of pinenes and ethanol as baits. Six times more beetles were trapped in the burned forests than in the other land-area treatments; more beetles were caught in undisturbed than in wind-disturbed sites, and one-third more beetles were caught in the ABC than in the JP cover type. Thus, the windstorm generally reduced the activity-abundance of the beetles, but prescribedburning increased it. Both salvaged and burned forest plots (especially in the ABC cover type) had the greatest species richness, diversity, and the most unique species assemblages. There was a highly similar ground beetle species composition (nearly 100%) between the ABC and JP burned forests, indicating that burning was a more primary driver of composition than cover type. At the species level, Pterostichus melanarius, an invasive ground beetle from Europe and a cover type generalist, was the most abundant beetle in the study (one-third of the total catch), and was caught in greatest numbers in burned forests. Removal of P. melanarius from the species composition analyses altered similarities among cover types and land-area treatments. Sphaeroderus nitidicollis brevoorti and Myas cyanescens were caught exclusively in the ABC and JP cover type, respectively; two rare pyrophilous species, Sericoda obsoleta and Sericoda quadripunctata, were only caught in burned sites; three forest species, Pterostichus coracinus, P. pensylvanicus, and Sphaeroderus lecontei, were caught more often in undisturbed JP sites; and two frequently trapped, open-habitat species, Agonum cupripenne and Poecilus l. lucublandus, were nearly absent from the undisturbed and wind-disturbed sites, as salvage-logging had a signiﬁcant positive effect on their activity-abundance. Most species of Amara and Harpalus were trapped only in the salvaged or burned sites, indicating invasion of these disturbed sites by open-habitat species. We conclude that both the combined effect of fuel-reduction activities subsequent to the wind event and the numerical response of the invasive P. melanarius to habitat disturbances can alter the short-term succession of ground beetle assemblages in the sub-boreal forest.","container-title":"Forest Ecology and Management","DOI":"10.1016/j.foreco.2008.06.011","ISSN":"03781127","issue":"5","journalAbbreviation":"Forest Ecology and Management","language":"en","page":"1104-1123","source":"DOI.org (Crossref)","title":"Catastrophic windstorm and fuel-reduction treatments alter ground beetle (Coleoptera: Carabidae) assemblages in a North American sub-boreal forest","title-short":"Catastrophic windstorm and fuel-reduction treatments alter ground beetle (Coleoptera","volume":"256","author":[{"family":"Gandhi","given":"Kamal J.K."},{"family":"Gilmore","given":"Daniel W."},{"family":"Katovich","given":"Steven A."},{"family":"Mattson","given":"William J."},{"family":"Zasada","given":"John C."},{"family":"Seybold","given":"Steven J."}],"issued":{"date-parts":[["2008",8]]}}}],"schema":"https://github.com/citation-style-language/schema/raw/master/csl-citation.json"}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(Pearce et al. 2003, Niemelä et al. 2007, Silverman et al. 2008, Gandhi et al. 2008)</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We observed an influx of habitat generalists such as </w:t>
      </w:r>
      <w:r w:rsidRPr="006E0833">
        <w:rPr>
          <w:rFonts w:eastAsia="Calibri"/>
          <w:i/>
          <w:iCs/>
          <w:kern w:val="0"/>
          <w:sz w:val="24"/>
          <w:szCs w:val="24"/>
          <w14:ligatures w14:val="none"/>
        </w:rPr>
        <w:t xml:space="preserve">C. </w:t>
      </w:r>
      <w:proofErr w:type="spellStart"/>
      <w:r w:rsidRPr="006E0833">
        <w:rPr>
          <w:rFonts w:eastAsia="Calibri"/>
          <w:i/>
          <w:iCs/>
          <w:kern w:val="0"/>
          <w:sz w:val="24"/>
          <w:szCs w:val="24"/>
          <w14:ligatures w14:val="none"/>
        </w:rPr>
        <w:t>emarginatus</w:t>
      </w:r>
      <w:proofErr w:type="spellEnd"/>
      <w:r w:rsidRPr="006E0833">
        <w:rPr>
          <w:rFonts w:eastAsia="Calibri"/>
          <w:kern w:val="0"/>
          <w:sz w:val="24"/>
          <w:szCs w:val="24"/>
          <w14:ligatures w14:val="none"/>
        </w:rPr>
        <w:t xml:space="preserve">, but open-habitat specialists from the genera </w:t>
      </w:r>
      <w:r w:rsidRPr="006E0833">
        <w:rPr>
          <w:rFonts w:eastAsia="Calibri"/>
          <w:i/>
          <w:iCs/>
          <w:kern w:val="0"/>
          <w:sz w:val="24"/>
          <w:szCs w:val="24"/>
          <w14:ligatures w14:val="none"/>
        </w:rPr>
        <w:t>Amara</w:t>
      </w:r>
      <w:r w:rsidRPr="006E0833">
        <w:rPr>
          <w:rFonts w:eastAsia="Calibri"/>
          <w:kern w:val="0"/>
          <w:sz w:val="24"/>
          <w:szCs w:val="24"/>
          <w14:ligatures w14:val="none"/>
        </w:rPr>
        <w:t xml:space="preserve"> and </w:t>
      </w:r>
      <w:proofErr w:type="spellStart"/>
      <w:r w:rsidRPr="006E0833">
        <w:rPr>
          <w:rFonts w:eastAsia="Calibri"/>
          <w:i/>
          <w:iCs/>
          <w:kern w:val="0"/>
          <w:sz w:val="24"/>
          <w:szCs w:val="24"/>
          <w14:ligatures w14:val="none"/>
        </w:rPr>
        <w:t>Harpalus</w:t>
      </w:r>
      <w:proofErr w:type="spellEnd"/>
      <w:r w:rsidRPr="006E0833">
        <w:rPr>
          <w:rFonts w:eastAsia="Calibri"/>
          <w:kern w:val="0"/>
          <w:sz w:val="24"/>
          <w:szCs w:val="24"/>
          <w14:ligatures w14:val="none"/>
        </w:rPr>
        <w:t xml:space="preserve"> were not present,</w:t>
      </w:r>
      <w:r w:rsidR="00C07F02">
        <w:rPr>
          <w:rFonts w:eastAsia="Calibri"/>
          <w:kern w:val="0"/>
          <w:sz w:val="24"/>
          <w:szCs w:val="24"/>
          <w14:ligatures w14:val="none"/>
        </w:rPr>
        <w:t xml:space="preserve"> in contrast to other studies</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{"citationID":"PgrALxoZ","properties":{"formattedCitation":"(Pearce et al. 2003, Silverman et al. 2008, Riley and Browne 2011)","plainCitation":"(Pearce et al. 2003, Silverman et al. 2008, Riley and Browne 2011)","noteIndex":0},"citationItems":[{"id":423,"uris":["http://zotero.org/groups/5154252/items/JTPR3ZZS"],"itemData":{"id":423,"type":"article-journal","abstract":"Abstract\n            Studies based on presence/absence of a species may provide insight into habitat associations, allowing the distribution of species to be predicted across the landscape. Our objective was to characterize the carabid fauna in three mature boreal forest types (conifer, mixedwood, and deciduous) and a disturbed habitat (clearcut) to provide baseline data on the carabid species inhabiting the major forest types of boreal northwestern Ontario. Only spring-active carabids were considered for logistical reasons. We further identified the coarse woody debris structure and microhabitat characteristics within these stand types to try to refine our ability to predict the within-stand occurrence of carabids. We found the carabid composition of deciduous stands (mixedwood and aspen) similar and typical of the carabid fauna found in mixedwood forest in other nearby studies. The important feature of these forest types may be the presence of a deciduous leaf litter layer. In contrast, spruce stands contained fewer species and individuals and a distinct carabid fauna. As predicted, the clearcut habitats were dominated by open habitat species, although the fauna was dissimilar to what was recorded in clearcut habitats in other studies within northwestern Ontario. Coarse woody debris appeared to be an important habitat attribute for several carabid species in clearcut habitats.\n          , \n            Résumé\n            Les études basées sur des données de présence et d'absence peuvent fournir des renseignements sur les associations avec l'habitat, car elles permettent de prédire la répartition des espèces dans l'ensemble du paysage. Nous avons tenté de caractériser la faune des carabes dans trois types de forêt boréale naturelle (forêt de conifères, forêt mixte et forêt décidue) et dans un habitat perturbé (zone de coupe à blanc) en vue d'obtenir des données de base sur les espèces de carabes qui habitent les principaux types de forêt du nord-ouest de l'Ontario. Pour des raisons logistiques, seuls les carabes actifs au printemps ont été pris en compte. Nous avons également déterminé la structure des débris de bois grossiers et les caractéristiques des microhabitats dans chacun des types de forêt pour tenter de raffiner notre capacité de prédire la présence ou l'absence de carabes dans chacun des types de forêt. La composition de la faune des carabes dans les forêts décidues (essences mixtes et trembles) est semblable à celle typique des forêts mixtes du voisinage mentionnées dans d'autres études. La caractéristique importante de ces types de forêt est probablement la présence d'une litière de feuilles décidues. En revanche, les forêts d'épinettes contiennent moins d'espèces et moins d'individus et abritent une faune particulière de carabes. Conformément à nos prédictions, les zones de coupe à blanc sont dominées par des espèces de milieu découvert, bien que cette faune diffère de celle d'autres zones de coupe à blanc décrites ailleurs dans le nord-ouest de l'Ontario. Les débris de bois grossier semblent être un facteur de l'habitat déterminant de la présence de plusieurs espèces de carabes dans les zones de coupe à blanc.\n            [Traduit par la Rédaction]","container-title":"The Canadian Entomologist","DOI":"10.4039/n02-031","ISSN":"0008-347X, 1918-3240","issue":"3","journalAbbreviation":"Can Entomol","language":"en","page":"337-357","source":"DOI.org (Crossref)","title":"Influence of habitat and microhabitat on carabid (Coleoptera: Carabidae) assemblages in four stand types","title-short":"Influence of habitat and microhabitat on carabid (Coleoptera","volume":"135","author":[{"family":"Pearce","given":"J.L."},{"family":"Venier","given":"L.A."},{"family":"McKee","given":"J."},{"family":"Pedlar","given":"J."},{"family":"McKenney","given":"D."}],"issued":{"date-parts":[["2003",6]]}}},{"id":320,"uris":["http://zotero.org/groups/5154252/items/2MNXBW9Z"],"itemData":{"id":320,"type":"article-journal","container-title":"Environmental Entomology","DOI":"10.1093/ee/37.3.725","ISSN":"0046-225X, 1938-2936","issue":"3","journalAbbreviation":"Environmental Entomology","language":"en","page":"725-733","source":"DOI.org (Crossref)","title":"Oil Pipeline Corridor Through an Intact Forest Alters Ground Beetle (Coleoptera: Carabidae) Assemblages in Southeastern Ohio","title-short":"Oil Pipeline Corridor Through an Intact Forest Alters Ground Beetle (Coleoptera","volume":"37","author":[{"family":"Silverman","given":"B."},{"family":"Horn","given":"D. J."},{"family":"Purrington","given":"F. F."},{"family":"Gandhi","given":"K. J. K."}],"issued":{"date-parts":[["2008",6,1]]}}},{"id":1296,"uris":["http://zotero.org/groups/5154252/items/J2NUC9MQ"],"itemData":{"id":1296,"type":"article-journal","abstract":"We examined diversity, community composition, and wing-state of Carabidae as a function of forest age in Piedmont North Carolina. Carabidae were collected monthly from 396 pitfall traps (12×33 sites) from March 2009 through February 2010, representing 5 forest age classes approximately 0, 10, 50, 85, and 150 years old. A total of 2,568 individuals, representing 30 genera and 63 species, were collected. Carabid species diversity, as estimated by six diversity indices, was significantly different between the oldest and youngest forest age classes for four of the six indices. Most carabid species were habitat generalists, occurring in all or most of the forest age classes. Carabid species composition varied across forest age classes. Seventeen carabid species were identified as potential candidates for ecological indicators of forest age. Non-metric multidimensional scaling (NMDS) showed separation among forest age classes in terms of carabid beetle community composition. The proportion of individuals capable of flight decreased significantly with forest age.","container-title":"ZooKeys","DOI":"10.3897/zookeys.147.2102","ISSN":"1313-2970, 1313-2989","journalAbbreviation":"ZK","language":"en","license":"http://creativecommons.org/licenses/by/3.0/","page":"601-621","source":"DOI.org (Crossref)","title":"Changes in ground beetle diversity and community composition in age structured forests (Coleoptera, Carabidae)","volume":"147","author":[{"family":"Riley","given":"Kathryn"},{"family":"Browne","given":"Robert"}],"issued":{"date-parts":[["2011",11,16]]}}}],"schema":"https://github.com/citation-style-language/schema/raw/master/csl-citation.json"}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(Pearce et al. 2003, Silverman et al. 2008, Riley and Browne 2011)</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This finding may reflect the surrounding landscape, which is mostly forested and likely </w:t>
      </w:r>
      <w:proofErr w:type="gramStart"/>
      <w:r w:rsidRPr="006E0833">
        <w:rPr>
          <w:rFonts w:eastAsia="Calibri"/>
          <w:kern w:val="0"/>
          <w:sz w:val="24"/>
          <w:szCs w:val="24"/>
          <w14:ligatures w14:val="none"/>
        </w:rPr>
        <w:t>did not support</w:t>
      </w:r>
      <w:proofErr w:type="gramEnd"/>
      <w:r w:rsidRPr="006E0833">
        <w:rPr>
          <w:rFonts w:eastAsia="Calibri"/>
          <w:kern w:val="0"/>
          <w:sz w:val="24"/>
          <w:szCs w:val="24"/>
          <w14:ligatures w14:val="none"/>
        </w:rPr>
        <w:t xml:space="preserve"> source populations of open-habitat species. We also found some forest-specialists, such as </w:t>
      </w:r>
      <w:r w:rsidRPr="006E0833">
        <w:rPr>
          <w:rFonts w:eastAsia="Calibri"/>
          <w:i/>
          <w:iCs/>
          <w:kern w:val="0"/>
          <w:sz w:val="24"/>
          <w:szCs w:val="24"/>
          <w14:ligatures w14:val="none"/>
        </w:rPr>
        <w:t xml:space="preserve">P. </w:t>
      </w:r>
      <w:proofErr w:type="spellStart"/>
      <w:r w:rsidRPr="006E0833">
        <w:rPr>
          <w:rFonts w:eastAsia="Calibri"/>
          <w:i/>
          <w:iCs/>
          <w:kern w:val="0"/>
          <w:sz w:val="24"/>
          <w:szCs w:val="24"/>
          <w14:ligatures w14:val="none"/>
        </w:rPr>
        <w:t>moestus</w:t>
      </w:r>
      <w:proofErr w:type="spellEnd"/>
      <w:r w:rsidRPr="006E0833">
        <w:rPr>
          <w:rFonts w:eastAsia="Calibri"/>
          <w:kern w:val="0"/>
          <w:sz w:val="24"/>
          <w:szCs w:val="24"/>
          <w14:ligatures w14:val="none"/>
        </w:rPr>
        <w:t xml:space="preserve">, thrived initially in salvage-logged habitat, which may indicate their ability to tolerate altered abiotic conditions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{"citationID":"5Nxi8UOB","properties":{"formattedCitation":"(Riley and Browne 2011)","plainCitation":"(Riley and Browne 2011)","noteIndex":0},"citationItems":[{"id":1296,"uris":["http://zotero.org/groups/5154252/items/J2NUC9MQ"],"itemData":{"id":1296,"type":"article-journal","abstract":"We examined diversity, community composition, and wing-state of Carabidae as a function of forest age in Piedmont North Carolina. Carabidae were collected monthly from 396 pitfall traps (12×33 sites) from March 2009 through February 2010, representing 5 forest age classes approximately 0, 10, 50, 85, and 150 years old. A total of 2,568 individuals, representing 30 genera and 63 species, were collected. Carabid species diversity, as estimated by six diversity indices, was significantly different between the oldest and youngest forest age classes for four of the six indices. Most carabid species were habitat generalists, occurring in all or most of the forest age classes. Carabid species composition varied across forest age classes. Seventeen carabid species were identified as potential candidates for ecological indicators of forest age. Non-metric multidimensional scaling (NMDS) showed separation among forest age classes in terms of carabid beetle community composition. The proportion of individuals capable of flight decreased significantly with forest age.","container-title":"ZooKeys","DOI":"10.3897/zookeys.147.2102","ISSN":"1313-2970, 1313-2989","journalAbbreviation":"ZK","language":"en","license":"http://creativecommons.org/licenses/by/3.0/","page":"601-621","source":"DOI.org (Crossref)","title":"Changes in ground beetle diversity and community composition in age structured forests (Coleoptera, Carabidae)","volume":"147","author":[{"family":"Riley","given":"Kathryn"},{"family":"Browne","given":"Robert"}],"issued":{"date-parts":[["2011",11,16]]}}}],"schema":"https://github.com/citation-style-language/schema/raw/master/csl-citation.json"}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(Riley and Browne 2011)</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adopt new food sources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{"citationID":"4ePHm1QH","properties":{"formattedCitation":"(Lee et al. 2017)","plainCitation":"(Lee et al. 2017)","noteIndex":0},"citationItems":[{"id":1182,"uris":["http://zotero.org/groups/5154252/items/98APL7VW"],"itemData":{"id":1182,"type":"article-journal","container-title":"Journal of Forestry Research","DOI":"10.1007/s11676-016-0291-5","ISSN":"1007-662X, 1993-0607","issue":"1","journalAbbreviation":"J. For. Res.","language":"en","page":"173-181","source":"DOI.org (Crossref)","title":"Response of ground beetles (Coleoptera: Carabidae) to forest gaps formed by a typhoon in a red pine forest at Gwangneung Forest, Republic of Korea","title-short":"Response of ground beetles (Coleoptera","volume":"28","author":[{"family":"Lee","given":"Cheol Min"},{"family":"Kwon","given":"Tae-Sung"},{"family":"Cheon","given":"Kwangil"}],"issued":{"date-parts":[["2017",1]]}}}],"schema":"https://github.com/citation-style-language/schema/raw/master/csl-citation.json"}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(Lee et al. 2017)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utilize any rapidly decomposing branches left by salvaging </w:t>
      </w:r>
      <w:r w:rsidRPr="006E0833">
        <w:rPr>
          <w:rFonts w:eastAsia="Calibri"/>
          <w:kern w:val="0"/>
          <w:sz w:val="24"/>
          <w:szCs w:val="24"/>
          <w14:ligatures w14:val="none"/>
        </w:rPr>
        <w:fldChar w:fldCharType="begin"/>
      </w:r>
      <w:r w:rsidR="006B3562">
        <w:rPr>
          <w:rFonts w:eastAsia="Calibri"/>
          <w:kern w:val="0"/>
          <w:sz w:val="24"/>
          <w:szCs w:val="24"/>
          <w14:ligatures w14:val="none"/>
        </w:rPr>
        <w:instrText xml:space="preserve"> ADDIN ZOTERO_ITEM CSL_CITATION {"citationID":"0wasb84w","properties":{"formattedCitation":"(Hamilton 1884, Thorn et al. 2014)","plainCitation":"(Hamilton 1884, Thorn et al. 2014)","noteIndex":0},"citationItems":[{"id":1279,"uris":["http://zotero.org/groups/5154252/items/YI8DP2ZP"],"itemData":{"id":1279,"type":"article-journal","abstract":"The ultimate extinction of many species of Coleoptera in the vicinity of large cities is unquestionable, especially of the larger Carabidæ. The conditions of life with some are such as admit of no adaptation to the methods of civilization, and for them no refuge from the encroachments of agriculture will eventually remain. They are now retiring, retiring, and in time the last goal will be reached. In localities where the population is becoming dense, and all land available placed under cultivation, many fine species that once were common are now rarities and others fast becoming so. It is less than half a century since Mr. Randall described eighty four species from localities in Maine and Massachusetts, most of them common; but, according to Mr. Austin, in the same places several of these species are now extinct and many of them have become rare.","container-title":"The Canadian Entomologist","DOI":"10.4039/Ent1673-4","ISSN":"0008-347X, 1918-3240","issue":"4","journalAbbreviation":"Can Entomol","language":"en","license":"https://www.cambridge.org/core/terms","page":"73-77","source":"DOI.org (Crossref)","title":"The survival of the fittest among certain species of Pterostichus as deduced from their habits","volume":"16","author":[{"family":"Hamilton","given":"John"}],"issued":{"date-parts":[["1884",4]]}}},{"id":796,"uris":["http://zotero.org/groups/5154252/items/4TR272QX"],"itemData":{"id":796,"type":"article-journal","container-title":"PLoS ONE","DOI":"10.1371/journal.pone.0101757","ISSN":"1932-6203","issue":"7","journalAbbreviation":"PLoS ONE","language":"en","page":"e101757","source":"DOI.org (Crossref)","title":"New Insights into the Consequences of Post-Windthrow Salvage Logging Revealed by Functional Structure of Saproxylic Beetles Assemblages","volume":"9","author":[{"family":"Thorn","given":"Simon"},{"family":"Bässler","given":"Claus"},{"family":"Gottschalk","given":"Thomas"},{"family":"Hothorn","given":"Torsten"},{"family":"Bussler","given":"Heinz"},{"family":"Raffa","given":"Kenneth"},{"family":"Müller","given":"Jörg"}],"editor":[{"family":"Hanewinkel","given":"Marc"}],"issued":{"date-parts":[["2014",7,22]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(Hamilton 1884, Thorn et al. 2014)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or move between salvaged and unsalvaged habitat during different times of the year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{"citationID":"JDIoqSh8","properties":{"formattedCitation":"(Ohwaki et al. 2015)","plainCitation":"(Ohwaki et al. 2015)","noteIndex":0},"citationItems":[{"id":1316,"uris":["http://zotero.org/groups/5154252/items/Y8K8VU55"],"itemData":{"id":1316,"type":"article-journal","abstract":"Understanding arthropod responses to forest edges is essential to understanding both the characteristics of agro-ecosystems and the potential ecosystem services provided by forests adjacent to farmland in heterogeneous agricultural landscapes. Seasonal difference in the responses of carabid beetles to forest edges was determined using transects that extended from the edge of the forest 22.5 m into the interior of a forest and 22.5 m into the meadow in three seasons, early summer, late summer and mid-autumn. The responses of carabids to the forest edge in terms of species richness and abundance differed significantly in the three seasons. The species richness and abundance peaked in the meadow 4.5 m from the edge and were low in the forest in summer, whereas they peaked at the edge and remained high in the forest in autumn. Species-level analyses revealed that several species did not move between habitats, indicating that the forest edge acted as a barrier for these species. Many species, however, peaked in the meadow near the edge and the distribution of one species along the meadow-forest transect changed with the seasons. Our results indicate that secondary forests are not an effective sources of predators of pests, but do function as overwintering sites for some species. Because many species that prefer open land hibernate in field boundaries and fallow fields, the quality and spatial configuration of these habitats is important. Furthermore, in terms of pest management the seasonal dynamics of not only carabid beetles but other beneficial arthropods such as spiders and parasitoids should be considered.","container-title":"European Journal of Entomology","DOI":"10.14411/eje.2015.022","ISSN":"12105759, 18028829","issue":"1","journalAbbreviation":"Eur. J. Entomol.","language":"en","license":"https://creativecommons.org/licenses/by/4.0/","page":"135-144","source":"DOI.org (Crossref)","title":"Seasonal variability in the response of ground beetles (Coleoptera: Carabidae) to a forest edge in a heterogeneous agricultural landscape in Japan","title-short":"Seasonal variability in the response of ground beetles (Coleoptera","volume":"112","author":[{"family":"Ohwaki","given":"Atsushi"},{"family":"Kaneko","given":"Yohei"},{"family":"Ikeda","given":"Hiroshi"}],"issued":{"date-parts":[["2015",1,25]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(Ohwaki et al. 2015)</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However, salvaged habitat after nine years supported mostly habitat-generalists such as </w:t>
      </w:r>
      <w:r w:rsidRPr="006E0833">
        <w:rPr>
          <w:rFonts w:eastAsia="Calibri"/>
          <w:i/>
          <w:iCs/>
          <w:kern w:val="0"/>
          <w:sz w:val="24"/>
          <w:szCs w:val="24"/>
          <w14:ligatures w14:val="none"/>
        </w:rPr>
        <w:t xml:space="preserve">P. </w:t>
      </w:r>
      <w:proofErr w:type="spellStart"/>
      <w:r w:rsidRPr="006E0833">
        <w:rPr>
          <w:rFonts w:eastAsia="Calibri"/>
          <w:i/>
          <w:iCs/>
          <w:kern w:val="0"/>
          <w:sz w:val="24"/>
          <w:szCs w:val="24"/>
          <w14:ligatures w14:val="none"/>
        </w:rPr>
        <w:t>stygicus</w:t>
      </w:r>
      <w:proofErr w:type="spellEnd"/>
      <w:r w:rsidRPr="006E0833">
        <w:rPr>
          <w:rFonts w:eastAsia="Calibri"/>
          <w:kern w:val="0"/>
          <w:sz w:val="24"/>
          <w:szCs w:val="24"/>
          <w14:ligatures w14:val="none"/>
        </w:rPr>
        <w:t xml:space="preserve">, suggesting that logging may have reduced the woody debris resources necessary for certain species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{"citationID":"n3C2jnvF","properties":{"formattedCitation":"(Gore and Patterson III 1986, Larochelle and Larivi\\uc0\\u232{}re 2003, Pearce et al. 2003)","plainCitation":"(Gore and Patterson III 1986, Larochelle and Larivière 2003, Pearce et al. 2003)","noteIndex":0},"citationItems":[{"id":1189,"uris":["http://zotero.org/groups/5154252/items/EYP7CP3V"],"itemData":{"id":1189,"type":"article-journal","abstract":"Downed (i.e., fallen, dead) wood was sampled in 1-, 15-, 50-, and 100-year-old managed stands, an uneven-aged, managed stand, and an uncut stand of northern hardwoods in New Hampshire. Mass of downed wood ranged from a mean of 32 t/ha in the 15- and 50-year-old stands to 86 t/ha in the recently cut stand. Mean estimates varied significantly among stands, although most of the variation was due to the large amount of downed wood in the recently cut stand. The range of downed-stem diameters was greatest in the 100-year-old and uncut stands. Large (&gt;38 cm) logs were notably absent from the uneven-aged, managed stand, indicating that selective cutting utilizes mature stems efficiently. Comparison of our data with other estimates shows that the amount of downed wood in northern hardwood stands declines to about 20 t/ha within 20–30 years after logging. Quantities remain relatively stable for up to an additional 30 years and then begin to increase. They stabilize at 35–40 t/ha after approximately 100 years. Large-diameter logs become an increasingly important component of downed wood as stands mature beyond 50 years of age. Rapid decomposition of even the largest logs precludes continued accumulation of downed wood in uncut, old-growth stands. The data suggest that less downed wood and fewer large-diameter logs are likely to accumulate under short-rotation (&lt;50 years) harvest, whole-tree harvests, and selection cuts than under long rotations or in uncut forests.","container-title":"Canadian Journal of Forest Research","DOI":"10.1139/x86-057","ISSN":"0045-5067, 1208-6037","issue":"2","journalAbbreviation":"Can. J. For. Res.","language":"en","license":"http://www.nrcresearchpress.com/page/about/CorporateTextAndDataMining","page":"335-339","source":"DOI.org (Crossref)","title":"Mass of downed wood in northern hardwood forests in New Hampshire: potential effects of forest management","title-short":"Mass of downed wood in northern hardwood forests in New Hampshire","volume":"16","author":[{"family":"Gore","given":"Jeffery A."},{"family":"Patterson III","given":"William A."}],"issued":{"date-parts":[["1986",4,1]]}}},{"id":312,"uris":["http://zotero.org/groups/5154252/items/CJ2B2WK7"],"itemData":{"id":312,"type":"book","collection-number":"27","collection-title":"Pensoft-series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id":423,"uris":["http://zotero.org/groups/5154252/items/JTPR3ZZS"],"itemData":{"id":423,"type":"article-journal","abstract":"Abstract\n            Studies based on presence/absence of a species may provide insight into habitat associations, allowing the distribution of species to be predicted across the landscape. Our objective was to characterize the carabid fauna in three mature boreal forest types (conifer, mixedwood, and deciduous) and a disturbed habitat (clearcut) to provide baseline data on the carabid species inhabiting the major forest types of boreal northwestern Ontario. Only spring-active carabids were considered for logistical reasons. We further identified the coarse woody debris structure and microhabitat characteristics within these stand types to try to refine our ability to predict the within-stand occurrence of carabids. We found the carabid composition of deciduous stands (mixedwood and aspen) similar and typical of the carabid fauna found in mixedwood forest in other nearby studies. The important feature of these forest types may be the presence of a deciduous leaf litter layer. In contrast, spruce stands contained fewer species and individuals and a distinct carabid fauna. As predicted, the clearcut habitats were dominated by open habitat species, although the fauna was dissimilar to what was recorded in clearcut habitats in other studies within northwestern Ontario. Coarse woody debris appeared to be an important habitat attribute for several carabid species in clearcut habitats.\n          , \n            Résumé\n            Les études basées sur des données de présence et d'absence peuvent fournir des renseignements sur les associations avec l'habitat, car elles permettent de prédire la répartition des espèces dans l'ensemble du paysage. Nous avons tenté de caractériser la faune des carabes dans trois types de forêt boréale naturelle (forêt de conifères, forêt mixte et forêt décidue) et dans un habitat perturbé (zone de coupe à blanc) en vue d'obtenir des données de base sur les espèces de carabes qui habitent les principaux types de forêt du nord-ouest de l'Ontario. Pour des raisons logistiques, seuls les carabes actifs au printemps ont été pris en compte. Nous avons également déterminé la structure des débris de bois grossiers et les caractéristiques des microhabitats dans chacun des types de forêt pour tenter de raffiner notre capacité de prédire la présence ou l'absence de carabes dans chacun des types de forêt. La composition de la faune des carabes dans les forêts décidues (essences mixtes et trembles) est semblable à celle typique des forêts mixtes du voisinage mentionnées dans d'autres études. La caractéristique importante de ces types de forêt est probablement la présence d'une litière de feuilles décidues. En revanche, les forêts d'épinettes contiennent moins d'espèces et moins d'individus et abritent une faune particulière de carabes. Conformément à nos prédictions, les zones de coupe à blanc sont dominées par des espèces de milieu découvert, bien que cette faune diffère de celle d'autres zones de coupe à blanc décrites ailleurs dans le nord-ouest de l'Ontario. Les débris de bois grossier semblent être un facteur de l'habitat déterminant de la présence de plusieurs espèces de carabes dans les zones de coupe à blanc.\n            [Traduit par la Rédaction]","container-title":"The Canadian Entomologist","DOI":"10.4039/n02-031","ISSN":"0008-347X, 1918-3240","issue":"3","journalAbbreviation":"Can Entomol","language":"en","page":"337-357","source":"DOI.org (Crossref)","title":"Influence of habitat and microhabitat on carabid (Coleoptera: Carabidae) assemblages in four stand types","title-short":"Influence of habitat and microhabitat on carabid (Coleoptera","volume":"135","author":[{"family":"Pearce","given":"J.L."},{"family":"Venier","given":"L.A."},{"family":"McKee","given":"J."},{"family":"Pedlar","given":"J."},{"family":"McKenney","given":"D."}],"issued":{"date-parts":[["2003",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(Gore and Patterson III 1986, Larochelle and Larivière 2003, Pearce et al. 2003)</w:t>
      </w:r>
      <w:r w:rsidRPr="006E0833">
        <w:rPr>
          <w:rFonts w:eastAsia="Calibri"/>
          <w:kern w:val="0"/>
          <w:sz w:val="24"/>
          <w:szCs w:val="24"/>
          <w14:ligatures w14:val="none"/>
        </w:rPr>
        <w:fldChar w:fldCharType="end"/>
      </w:r>
      <w:r w:rsidRPr="006E0833">
        <w:rPr>
          <w:rFonts w:eastAsia="Calibri"/>
          <w:kern w:val="0"/>
          <w:sz w:val="24"/>
          <w:szCs w:val="24"/>
          <w14:ligatures w14:val="none"/>
        </w:rPr>
        <w:t>.</w:t>
      </w:r>
    </w:p>
    <w:p w14:paraId="069D5B1C" w14:textId="2EF23C3D" w:rsidR="006E0833" w:rsidRPr="006E0833" w:rsidRDefault="006E0833" w:rsidP="00E92AAE">
      <w:pPr>
        <w:spacing w:line="480" w:lineRule="auto"/>
        <w:ind w:firstLine="720"/>
        <w:rPr>
          <w:rFonts w:eastAsia="Calibri"/>
          <w:kern w:val="0"/>
          <w:sz w:val="24"/>
          <w:szCs w:val="24"/>
          <w14:ligatures w14:val="none"/>
        </w:rPr>
      </w:pPr>
      <w:r w:rsidRPr="006E0833">
        <w:rPr>
          <w:rFonts w:eastAsia="Calibri"/>
          <w:kern w:val="0"/>
          <w:sz w:val="24"/>
          <w:szCs w:val="24"/>
          <w14:ligatures w14:val="none"/>
        </w:rPr>
        <w:lastRenderedPageBreak/>
        <w:t xml:space="preserve">Contrary to our hypothesis, we found that functional alpha-diversity was similar among forest management treatments and across years, despite the increase in species richness after salvaging. We expected that the influx of open-habitat species and habitat-generalists following windthrow and salvage-logging would increase functional diversity due to the presence of novel traits such as flight capability or traits associated with specialized modes of feeding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{"citationID":"V4yjcbRd","properties":{"formattedCitation":"(Lee et al. 2017, Nardi et al. 2022)","plainCitation":"(Lee et al. 2017, Nardi et al. 2022)","noteIndex":0},"citationItems":[{"id":1182,"uris":["http://zotero.org/groups/5154252/items/98APL7VW"],"itemData":{"id":1182,"type":"article-journal","container-title":"Journal of Forestry Research","DOI":"10.1007/s11676-016-0291-5","ISSN":"1007-662X, 1993-0607","issue":"1","journalAbbreviation":"J. For. Res.","language":"en","page":"173-181","source":"DOI.org (Crossref)","title":"Response of ground beetles (Coleoptera: Carabidae) to forest gaps formed by a typhoon in a red pine forest at Gwangneung Forest, Republic of Korea","title-short":"Response of ground beetles (Coleoptera","volume":"28","author":[{"family":"Lee","given":"Cheol Min"},{"family":"Kwon","given":"Tae-Sung"},{"family":"Cheon","given":"Kwangil"}],"issued":{"date-parts":[["2017",1]]}}},{"id":1325,"uris":["http://zotero.org/groups/5154252/items/24FHRD2E"],"itemData":{"id":1325,"type":"article-journal","abstract":"Wind disturbances and consequent salvage logging lead to drastic changes in forest soil conditions, vegetation and microclimate, potentially affecting arthropod communities. In mountain regions, topography is expected to be particularly important to modulate the effect of canopy removal and soil disturbance potentially amplifying the ecological contrast between forest and disturbed areas. Here, we studied the short-term response of ground beetles (Carabidae), spiders (Araneae), and harvestmen (Opiliones) in wind-damaged spruce forests along statistically orthogonal gradients in elevation, slope, and aspect. We addressed three main ecological questions: (i) Does the effect of wind disturbance on diversity depend on topography? (ii) Are there speciﬁc taxon-related responses to disturbances?, and (iii) What is the role of dispersal in shaping species assembly dynamics? We generally observed that increasing slope and elevation ampliﬁed the differences between undisturbed forest and windfall areas. On the one hand, the diversity of ground beetles and harvestmen seemed to be negatively affected by wind disturbance, causing a loss of specialized forest species with a low rate of colonization of species typical of open habitats. On the other hand, several novel spider species were able to rapidly colonize windfalls and community composition strongly shifted from forest to disturbed areas. Species with long-range dispersal strategies (e.g. ﬂying and ballooning) were those more likely to colonize windfalls. Our ﬁndings suggest that disturbance effects on ground-dwelling organisms were modulated by underlying environmental gradients and that short-term response of different taxa was dependent on their dispersal ability.","container-title":"Basic and Applied Ecology","DOI":"10.1016/j.baae.2022.11.004","ISSN":"14391791","journalAbbreviation":"Basic and Applied Ecology","language":"en","page":"86-95","source":"DOI.org (Crossref)","title":"Short-term response of ground-dwelling arthropods to storm-related disturbances is mediated by topography and dispersal","volume":"65","author":[{"family":"Nardi","given":"Davide"},{"family":"Giannone","given":"Filippo"},{"family":"Marini","given":"Lorenzo"}],"issued":{"date-parts":[["2022",12]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(Lee et al. 2017, Nardi et al. 2022)</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While functional alpha-diversity did not differ, functional beta-diversity between forest management treatments supported our hypothesis. Ground beetle communities in salvage-logged forest were functionally distinct from windthrow and undisturbed forest in 2015. The environmental conditions within salvaged plots, including higher light levels, lower leaf litter depth </w:t>
      </w:r>
      <w:r w:rsidRPr="006E0833">
        <w:rPr>
          <w:rFonts w:eastAsia="Calibri"/>
          <w:kern w:val="0"/>
          <w:sz w:val="24"/>
          <w:szCs w:val="24"/>
          <w14:ligatures w14:val="none"/>
        </w:rPr>
        <w:fldChar w:fldCharType="begin"/>
      </w:r>
      <w:r w:rsidR="006B3562">
        <w:rPr>
          <w:rFonts w:eastAsia="Calibri"/>
          <w:kern w:val="0"/>
          <w:sz w:val="24"/>
          <w:szCs w:val="24"/>
          <w14:ligatures w14:val="none"/>
        </w:rPr>
        <w:instrText xml:space="preserve"> ADDIN ZOTERO_ITEM CSL_CITATION {"citationID":"8fmJ05to","properties":{"formattedCitation":"(Greenberg and Forrest 2003)","plainCitation":"(Greenberg and Forrest 2003)","noteIndex":0},"citationItems":[{"id":338,"uris":["http://zotero.org/groups/5154252/items/4EGLHTTY"],"itemData":{"id":338,"type":"article-journal","container-title":"Southeastern Naturalist","DOI":"10.1656/1528-7092(2003)002[0591:SAOGMI]2.0.CO;2","ISSN":"1528-7092, 1938-5412","issue":"4","journalAbbreviation":"Southeastern Naturalist","language":"en","page":"591-608","source":"DOI.org (Crossref)","title":"Seasonal abundance of ground-occuring macroarthropods in forest and canopy gaps in the southern Appalachians","volume":"2","author":[{"family":"Greenberg","given":"Cathryn H."},{"family":"Forrest","given":"T. G."}],"issued":{"date-parts":[["2003",12]]}}}],"schema":"https://github.com/citation-style-language/schema/raw/master/csl-citation.json"}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(Greenberg and Forrest 2003)</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temperature extremes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{"citationID":"7Vlxia8h","properties":{"formattedCitation":"(Urbanovicova et al. 2014)","plainCitation":"(Urbanovicova et al. 2014)","noteIndex":0},"citationItems":[{"id":1204,"uris":["http://zotero.org/groups/5154252/items/A866T7Q9"],"itemData":{"id":1204,"type":"article-journal","abstract":"The response of epigeic arthropod communities to management practices was studied in spruce forest stands of the High Tatra Mts. three years after a windthrow event. Investigations were carried out in four management treatments: (1) an intact reference forest stand – REF, (2) a windthrown stand from which fallen wood had been extracted – EXT, (3) a windthrown stand from which fallen wood had been extracted and which had subsequently been affected by fire – FIR, and (4) a windthrown stand left to natural regeneration – NEX. Epigeic arthropods were collected by pitfall trapping in separate bouts in the summer of 2007 and the winter of 2007-2008. The study revealed significant differences in arthropod activity between windthrown forest stands under different treatment, as well as between summer and winter periods. Windthrown stands had greater activity of arthropod communities than intact forest stands in both periods, with springtails and mites being dominant groups. The highest arthropod activity in the summer period was recorded in the EXT stand, followed by NEX, FIR and REF stands, with a similar trend being observed in the winter period (EXT &gt; FIR &gt; NEX &gt; REF stands). Nonmetric multidimensional scaling evidenced the fact that the extraction of fallen wood had a strong effect on communities of epigeic arthropods with communities in EXT plots, being rather dissimilar to those of other treatments.","container-title":"North-western Journal of Zoology","issue":"2","language":"en","page":"337-345","source":"Zotero","title":"Activity of epigeic arthropods in differently managed windthrown forest stands in the High Tatra Mts.","volume":"10","author":[{"family":"Urbanovicova","given":"Veronika"},{"family":"Miklisová","given":"Dana"},{"family":"Mock","given":"Andrej"}],"issued":{"date-parts":[["2014"]]}}}],"schema":"https://github.com/citation-style-language/schema/raw/master/csl-citation.json"}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(Urbanovicova et al. 2014)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altered vegetation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{"citationID":"BqWMcJz0","properties":{"formattedCitation":"(Spicer et al. 2023)","plainCitation":"(Spicer et al. 2023)","noteIndex":0},"citationItems":[{"id":714,"uris":["http://zotero.org/groups/5154252/items/IIR6XHRW"],"itemData":{"id":714,"type":"article-journal","container-title":"Forest Ecology and Management","DOI":"10.1016/j.foreco.2023.121077","ISSN":"03781127","journalAbbreviation":"Forest Ecology and Management","language":"en","page":"121077","source":"DOI.org (Crossref)","title":"Understory plant growth forms respond independently to combined natural and anthropogenic disturbances","volume":"543","author":[{"family":"Spicer","given":"Michelle Elise"},{"family":"Royo","given":"Alejandro A."},{"family":"Wenzel","given":"John W."},{"family":"Carson","given":"Walter P."}],"issued":{"date-parts":[["2023",9]]}}}],"schema":"https://github.com/citation-style-language/schema/raw/master/csl-citation.json"}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(Spicer et al. 2023)</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and changes in prey types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{"citationID":"sdnwSHU0","properties":{"formattedCitation":"(Wermelinger et al. 2017)","plainCitation":"(Wermelinger et al. 2017)","noteIndex":0},"citationItems":[{"id":572,"uris":["http://zotero.org/groups/5154252/items/48EDZPRL"],"itemData":{"id":572,"type":"article-journal","container-title":"Forest Ecology and Management","DOI":"10.1016/j.foreco.2017.01.033","ISSN":"03781127","journalAbbreviation":"Forest Ecology and Management","language":"en","page":"9-18","source":"DOI.org (Crossref)","title":"Impact of windthrow and salvage-logging on taxonomic and functional diversity of forest arthropods","volume":"391","author":[{"family":"Wermelinger","given":"Beat"},{"family":"Moretti","given":"Marco"},{"family":"Duelli","given":"Peter"},{"family":"Lachat","given":"Thibault"},{"family":"Pezzatti","given":"Gianni Boris"},{"family":"Obrist","given":"Martin K."}],"issued":{"date-parts":[["2017",5]]}}}],"schema":"https://github.com/citation-style-language/schema/raw/master/csl-citation.json"}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(Wermelinger et al. 2017)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can act as filters that select for a different suite of functional traits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{"citationID":"4gT7rEQb","properties":{"formattedCitation":"(Bauer and Kredler 1993, Inward et al. 2011, Ng et al. 2018, Sultaire et al. 2021)","plainCitation":"(Bauer and Kredler 1993, Inward et al. 2011, Ng et al. 2018, Sultaire et al. 2021)","noteIndex":0},"citationItems":[{"id":427,"uris":["http://zotero.org/groups/5154252/items/FB8PLU46"],"itemData":{"id":427,"type":"article-journal","abstract":"Twelve diurnal, 9 nocturnal, and 6 intermediate species of carabid beetles common in central Europe were investigated with respect to hunting behaviour and the morphology of the head and eyes. Diurnal visual hunters are characterized by typical visually guided predatory behaviour, which consists of a turn toward the prey, followed by a jerky approach and a lunge. Nocturnal species do not react to visual stimuli but use exclusively chemical or tactile cues for orientation. Visual hunters have broader heads than the other two groups (≈ 26% of the body length as opposed to ≈ 20%), shorter antennae (≈ 45% of the body length compared with ≈ 52% in the other two groups), ≈ 50% larger eye surfaces, and, correspondingly, 50% more ommatidia per eye. The binocular overlap of the frontal visual fields of both eyes is more than 50° in visual hunters; in nocturnal and intermediate species it is usually less than 40°. Nearly all species have acute zones with small interommatidial angles in the frontolateral parts of the eye, but in visual hunters these are much more distinct. As a readily measurable indicator of the hunting behaviour and life-style of a species we describe an eye–antenna angle that is more than 60° in typical visual hunters and, in most cases, much less than 55° in nocturnal species.","container-title":"Canadian Journal of Zoology","DOI":"10.1139/z93-105","ISSN":"0008-4301, 1480-3283","issue":"4","journalAbbreviation":"Can. J. Zool.","language":"en","page":"799-810","source":"DOI.org (Crossref)","title":"Morphology of the compound eyes as an indicator of life-style in carabid beetles","volume":"71","author":[{"family":"Bauer","given":"Thomas"},{"family":"Kredler","given":"Mechthild"}],"issued":{"date-parts":[["1993",4,1]]}}},{"id":509,"uris":["http://zotero.org/groups/5154252/items/9T4YQHEY"],"itemData":{"id":509,"type":"article-journal","container-title":"Journal of Biogeography","DOI":"10.1111/j.1365-2699.2011.02509.x","ISSN":"03050270","issue":"9","language":"en","page":"1668-1682","source":"DOI.org (Crossref)","title":"Local and regional ecological morphology of dung beetle assemblages across four biogeographic regions: Ecological morphology of dung beetle assemblages","title-short":"Local and regional ecological morphology of dung beetle assemblages across four biogeographic regions","volume":"38","author":[{"family":"Inward","given":"Daegan J. G."},{"family":"Davies","given":"Richard G."},{"family":"Pergande","given":"Claire"},{"family":"Denham","given":"Andrew J."},{"family":"Vogler","given":"Alfried P."}],"issued":{"date-parts":[["2011",9]]}}},{"id":1331,"uris":["http://zotero.org/groups/5154252/items/6I3IXKV2"],"itemData":{"id":1331,"type":"article-journal","abstract":"Land-use change due to agriculture has a major influence on arthropod biodiversity, and may influence species differently depending on their traits. It is unclear how species traits vary across different land uses and their edges, with most studies focussing on single habitat types and overlooking edge effects. We examined variation in morphological traits of carabid beetles (Coleoptera:Carabidae) on both sides of edges between woodlands and four adjoining, but contrasting farmland uses in an agricultural landscape. We asked: (1) how do traits differ between woodlands and different adjoining farmland uses (crop, fallow, restoration planting, and woody debris applied over crop), and do effects depend on increasing distances from the farmland–woodland edge? (2) Does vegetation structure explain observed effects of adjoining farmland use and edge effects on these traits? We found that carabid communities varied in body size and shape, including traits associated with diet, robustness, and visual ability. Smaller sized species were associated with woodlands and larger sized species with farmlands. Farmland use further influenced these associations, where woodlands adjoining plantings supported smaller species, while fallows and crops supported larger species. Vegetation structure significantly influenced body size, flying ability, and body shape, and helped explain the effects of farmland use and distance from edges on body size. We highlight the important role of vegetation structure, farmland use, and edge effects in filtering the morphological traits of carabid assemblages across a highly modified agricultural landscape. Our findings suggest that farmland management can influence body size and dispersal-related traits in farmland and adjacent native vegetation.","container-title":"Oecologia","DOI":"10.1007/s00442-018-4180-9","ISSN":"0029-8549, 1432-1939","issue":"3","journalAbbreviation":"Oecologia","language":"en","page":"645-657","source":"DOI.org (Crossref)","title":"Disentangling the effects of farmland use, habitat edges, and vegetation structure on ground beetle morphological traits","volume":"188","author":[{"family":"Ng","given":"Katherina"},{"family":"Barton","given":"Philip S."},{"family":"Blanchard","given":"Wade"},{"family":"Evans","given":"Maldwyn J."},{"family":"Lindenmayer","given":"David B."},{"family":"Macfadyen","given":"Sarina"},{"family":"McIntyre","given":"Sue"},{"family":"Driscoll","given":"Don A."}],"issued":{"date-parts":[["2018",11]]}}},{"id":1318,"uris":["http://zotero.org/groups/5154252/items/QGXUNTSD"],"itemData":{"id":1318,"type":"article-journal","abstract":"Managing forests intensively for timber production can homogenize forest structure and, in turn, alter species richness and functional composition of native species communities. Retention forestry, the practice of retaining structural elements during timber harvest, can increase species diversity in recently harvested forests, but its effect on functional trait diversity is less understood. We used a broadscale, replicated experiment to evaluate the effect of ﬁve tree retention patterns on species and functional trait diversity of ground beetles (Family: Carabidae) within early-seral production forests in the Paciﬁc Northwest, USA. We found no evidence for differences in carabid species or functional trait richness among treatments when considering species present in retention patches and adjacent clear-cuts. However, we found evidence for lower taxonomic and functional trait variation between carabid communities present in retention patches and those present in clear-cut areas of stands when retention was allocated to several small patches. Lower levels of functional trait variation in stands with several small patches were due to specialized predators found less often in small retention patches than in aggregated or riparian retention patches. Our ﬁndings indicate that relative to single large or riparian-associated patches, small retention patches functioned similarly to clear-cuts within harvested forests and several small patches did not increase species or functional trait richness. At current levels of retention in the region, allocation of trees to a single upland patch or split between riparian and upland patches can increase variation in ground beetle taxonomic and functional composition within harvested forests.","container-title":"Ecosphere","DOI":"10.1002/ecs2.3641","ISSN":"2150-8925, 2150-8925","issue":"7","journalAbbreviation":"Ecosphere","language":"en","page":"e03641","source":"DOI.org (Crossref)","title":"Effects of varying retention tree patterns on ground beetle (Coleoptera: Carabidae) taxonomic and functional diversity","title-short":"Effects of varying retention tree patterns on ground beetle (Coleoptera","volume":"12","author":[{"family":"Sultaire","given":"Sean M."},{"family":"Kroll","given":"Andrew J."},{"family":"Verschuyl","given":"Jake"},{"family":"Landis","given":"Douglas A."},{"family":"Roloff","given":"Gary J."}],"issued":{"date-parts":[["2021",7]]}}}],"schema":"https://github.com/citation-style-language/schema/raw/master/csl-citation.json"}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(Bauer and Kredler 1993, Inward et al. 2011, Ng et al. 2018, Sultaire et al. 2021)</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Species common in salvaged forests had </w:t>
      </w:r>
      <w:r w:rsidR="00C07F02">
        <w:rPr>
          <w:rFonts w:eastAsia="Calibri"/>
          <w:kern w:val="0"/>
          <w:sz w:val="24"/>
          <w:szCs w:val="24"/>
          <w14:ligatures w14:val="none"/>
        </w:rPr>
        <w:t xml:space="preserve">proportionally </w:t>
      </w:r>
      <w:r w:rsidRPr="006E0833">
        <w:rPr>
          <w:rFonts w:eastAsia="Calibri"/>
          <w:kern w:val="0"/>
          <w:sz w:val="24"/>
          <w:szCs w:val="24"/>
          <w14:ligatures w14:val="none"/>
        </w:rPr>
        <w:t xml:space="preserve">longer eyes and rear trochanters in both years, and were more flight capable in 2015, partially supporting our hypothesis. Larger eye size can relate to open habitat preference, diurnal activity, and visual-hunting strategy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{"citationID":"4vBhDk0k","properties":{"formattedCitation":"(Bauer and Kredler 1993, Ribera et al. 1999, Talarico et al. 2007)","plainCitation":"(Bauer and Kredler 1993, Ribera et al. 1999, Talarico et al. 2007)","noteIndex":0},"citationItems":[{"id":427,"uris":["http://zotero.org/groups/5154252/items/FB8PLU46"],"itemData":{"id":427,"type":"article-journal","abstract":"Twelve diurnal, 9 nocturnal, and 6 intermediate species of carabid beetles common in central Europe were investigated with respect to hunting behaviour and the morphology of the head and eyes. Diurnal visual hunters are characterized by typical visually guided predatory behaviour, which consists of a turn toward the prey, followed by a jerky approach and a lunge. Nocturnal species do not react to visual stimuli but use exclusively chemical or tactile cues for orientation. Visual hunters have broader heads than the other two groups (≈ 26% of the body length as opposed to ≈ 20%), shorter antennae (≈ 45% of the body length compared with ≈ 52% in the other two groups), ≈ 50% larger eye surfaces, and, correspondingly, 50% more ommatidia per eye. The binocular overlap of the frontal visual fields of both eyes is more than 50° in visual hunters; in nocturnal and intermediate species it is usually less than 40°. Nearly all species have acute zones with small interommatidial angles in the frontolateral parts of the eye, but in visual hunters these are much more distinct. As a readily measurable indicator of the hunting behaviour and life-style of a species we describe an eye–antenna angle that is more than 60° in typical visual hunters and, in most cases, much less than 55° in nocturnal species.","container-title":"Canadian Journal of Zoology","DOI":"10.1139/z93-105","ISSN":"0008-4301, 1480-3283","issue":"4","journalAbbreviation":"Can. J. Zool.","language":"en","page":"799-810","source":"DOI.org (Crossref)","title":"Morphology of the compound eyes as an indicator of life-style in carabid beetles","volume":"71","author":[{"family":"Bauer","given":"Thomas"},{"family":"Kredler","given":"Mechthild"}],"issued":{"date-parts":[["1993",4,1]]}}},{"id":1337,"uris":["http://zotero.org/groups/5154252/items/LP5DBUYK"],"itemData":{"id":1337,"type":"article-journal","container-title":"Annales Zoologici Fennici","issue":"1","language":"en","page":"21-37","source":"Zotero","title":"A comparative study of the morphology and life traits of Scottish ground beetles (Coleoptera, Carabidae)","volume":"36","author":[{"family":"Ribera","given":"Ignacio"},{"family":"Foster","given":"Garth N."},{"family":"Downie,","given":"Iain S."},{"family":"McCracken","given":"David I."},{"family":"Abernethy","given":"Vicky J."}],"issued":{"date-parts":[["1999"]]}}},{"id":425,"uris":["http://zotero.org/groups/5154252/items/VP6JIHI3"],"itemData":{"id":425,"type":"article-journal","container-title":"Journal of Zoological Systematics and Evolutionary Research","DOI":"10.1111/j.1439-0469.2006.00394.x","ISSN":"0947-5745, 1439-0469","issue":"1","journalAbbreviation":"J Zoological System","language":"en","page":"33-38","source":"DOI.org (Crossref)","title":"Morphometry and eye morphology in three species of Carabus (Coleoptera: Carabidae) in relation to habitat demands","title-short":"Morphometry and eye morphology in three species of Carabus (Coleoptera","volume":"45","author":[{"family":"Talarico","given":"F."},{"family":"Romeo","given":"M."},{"family":"Massolo","given":"A."},{"family":"Brandmayr","given":"P."},{"family":"Zetto","given":"T."}],"issued":{"date-parts":[["2007",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(Bauer and Kredler 1993, Ribera et al. 1999, Talarico et al. 2007)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Species with larger rear trochanters can expand crevices between layers of substrate, whereas species with shorter rear trochanters tend to walk or run on the surface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{"citationID":"LGMLRpoG","properties":{"formattedCitation":"(Evans 1977, Forsythe 1981)","plainCitation":"(Evans 1977, Forsythe 1981)","noteIndex":0},"citationItems":[{"id":1344,"uris":["http://zotero.org/groups/5154252/items/QTBB5CFG"],"itemData":{"id":1344,"type":"article-journal","abstract":"This study considers leg structure and function in the Adephaga (Caraboidea). Many ground beetles are known to be rapid runners but does this habit account for all the characteristic features of their leg structure? To answer this question, the gaits of several terrestrial Adephagan and Polyphagan beetles have been described briefly; it was concluded that they are fundamentally similar. Thus the peculiar hind legs of Adephaga (with their greatly restricted coxal angle of swing) are not specifically suited to a running habit, but are adapted for pushing. Four basic modifications for pushing have been described in the foreleg of\n              Carabus problematicus.\n              The particular type of pushing was apparent when the functions of its hind leg were considered. The enlarged metatrochanter contains a strong femoral rotator muscle which forces the hind tarsus vertically downwards (and the hindbody upwards). This movement is a necessary part of wedge‐pushing, where the wedge‐shaped head and prothorax are pushed forwards and the hindbody–the back of the wedge–is oscillated vertically to enlarge the horizontal crevice. The slightly movable metacoxa is part of the antagonistic mechanism of femoral counter‐rotation, in which an ingenious lever action swings up the hind legs (and so depresses the hindbody).\n            \n            \n              The most profound locomotory changes in the Adephaga reflect swimming adaptations. These have involved changes in the pro‐ and mesocoxal articulations, and the immobilization of the metacoxae.\n              Trachypachus\n              is particularly interesting, as it is a terrestrial Caraboid with immobilized metacoxae. The terrestrial Adephaga (mainly Carabidae) can be divided into two basic groups with divergent habits (if specialist burrowers, etc. are excluded). These groups (which merge) are the strong wedge‐pushers/poorer runners with relatively large metatrochanters, and the fast runners/poorer wedge‐pushers with smaller trochanters. Experimental evidence for this separation includes estimates of running speeds and the vertical forces exerted by the hind legs of several species during wedge‐pushing.","container-title":"Journal of Zoology","DOI":"10.1111/j.1469-7998.1977.tb03237.x","ISSN":"0952-8369, 1469-7998","issue":"2","journalAbbreviation":"Journal of Zoology","language":"en","page":"189-226","source":"DOI.org (Crossref)","title":"Locomotion in the Coleoptera Adephaga, especially Carabidae","volume":"181","author":[{"family":"Evans","given":"M. E. G."}],"issued":{"date-parts":[["1977",2]]}}},{"id":1263,"uris":["http://zotero.org/groups/5154252/items/KGKMCQGY"],"itemData":{"id":1263,"type":"article-journal","abstract":"Recordings of horizontal pulling forces and running were obtained for a number of species of carabid beetles belonging to different Supertribes. Hind leg measurements also were analysed, and all these parameters were correlated with body lengths and weights.","container-title":"The Coleopterists Bulletin","issue":"4","language":"en","page":"353-378","source":"Zotero","title":"Running and Pushing in Relationship to Hind Leg Structure in Some Carabidae (Coleoptera)","volume":"35","author":[{"family":"Forsythe","given":"Trevor G"}],"issued":{"date-parts":[["1981"]]}}}],"schema":"https://github.com/citation-style-language/schema/raw/master/csl-citation.json"}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(Evans 1977, Forsythe 1981)</w:t>
      </w:r>
      <w:r w:rsidRPr="006E0833">
        <w:rPr>
          <w:rFonts w:eastAsia="Calibri"/>
          <w:kern w:val="0"/>
          <w:sz w:val="24"/>
          <w:szCs w:val="24"/>
          <w14:ligatures w14:val="none"/>
        </w:rPr>
        <w:fldChar w:fldCharType="end"/>
      </w:r>
      <w:r w:rsidRPr="006E0833">
        <w:rPr>
          <w:rFonts w:eastAsia="Calibri"/>
          <w:kern w:val="0"/>
          <w:sz w:val="24"/>
          <w:szCs w:val="24"/>
          <w14:ligatures w14:val="none"/>
        </w:rPr>
        <w:t>. Further research could investigate why salvage-logging favore</w:t>
      </w:r>
      <w:commentRangeStart w:id="42"/>
      <w:r w:rsidRPr="006E0833">
        <w:rPr>
          <w:rFonts w:eastAsia="Calibri"/>
          <w:kern w:val="0"/>
          <w:sz w:val="24"/>
          <w:szCs w:val="24"/>
          <w14:ligatures w14:val="none"/>
        </w:rPr>
        <w:t>d species with longer trochanters,</w:t>
      </w:r>
      <w:commentRangeEnd w:id="42"/>
      <w:r w:rsidRPr="006E0833">
        <w:rPr>
          <w:rFonts w:eastAsia="Calibri"/>
          <w:sz w:val="16"/>
          <w:szCs w:val="16"/>
        </w:rPr>
        <w:commentReference w:id="42"/>
      </w:r>
      <w:r w:rsidRPr="006E0833">
        <w:rPr>
          <w:rFonts w:eastAsia="Calibri"/>
          <w:kern w:val="0"/>
          <w:sz w:val="24"/>
          <w:szCs w:val="24"/>
          <w14:ligatures w14:val="none"/>
        </w:rPr>
        <w:t xml:space="preserve"> even though salvag</w:t>
      </w:r>
      <w:commentRangeStart w:id="43"/>
      <w:r w:rsidRPr="006E0833">
        <w:rPr>
          <w:rFonts w:eastAsia="Calibri"/>
          <w:kern w:val="0"/>
          <w:sz w:val="24"/>
          <w:szCs w:val="24"/>
          <w14:ligatures w14:val="none"/>
        </w:rPr>
        <w:t xml:space="preserve">ed forest tended to have lower leaf litter cover </w:t>
      </w:r>
      <w:commentRangeEnd w:id="43"/>
      <w:r w:rsidRPr="006E0833">
        <w:rPr>
          <w:rFonts w:eastAsia="Calibri"/>
          <w:sz w:val="16"/>
          <w:szCs w:val="16"/>
        </w:rPr>
        <w:commentReference w:id="43"/>
      </w:r>
      <w:r w:rsidRPr="006E0833">
        <w:rPr>
          <w:rFonts w:eastAsia="Calibri"/>
          <w:kern w:val="0"/>
          <w:sz w:val="24"/>
          <w:szCs w:val="24"/>
          <w14:ligatures w14:val="none"/>
        </w:rPr>
        <w:t xml:space="preserve">and higher vegetation cover. The abundance of flight-capable species often increases in the first few years after disturbance, then decreases over time with forest regeneration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{"citationID":"DhfSQLNC","properties":{"formattedCitation":"(Sklodowski and Garbalinska 2011, Riley and Browne 2011)","plainCitation":"(Sklodowski and Garbalinska 2011, Riley and Browne 2011)","noteIndex":0},"citationItems":[{"id":339,"uris":["http://zotero.org/groups/5154252/items/GXUD6NWL"],"itemData":{"id":339,"type":"article-journal","container-title":"ZooKeys","DOI":"10.3897/zookeys.100.1360","ISSN":"1313-2970,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id":1296,"uris":["http://zotero.org/groups/5154252/items/J2NUC9MQ"],"itemData":{"id":1296,"type":"article-journal","abstract":"We examined diversity, community composition, and wing-state of Carabidae as a function of forest age in Piedmont North Carolina. Carabidae were collected monthly from 396 pitfall traps (12×33 sites) from March 2009 through February 2010, representing 5 forest age classes approximately 0, 10, 50, 85, and 150 years old. A total of 2,568 individuals, representing 30 genera and 63 species, were collected. Carabid species diversity, as estimated by six diversity indices, was significantly different between the oldest and youngest forest age classes for four of the six indices. Most carabid species were habitat generalists, occurring in all or most of the forest age classes. Carabid species composition varied across forest age classes. Seventeen carabid species were identified as potential candidates for ecological indicators of forest age. Non-metric multidimensional scaling (NMDS) showed separation among forest age classes in terms of carabid beetle community composition. The proportion of individuals capable of flight decreased significantly with forest age.","container-title":"ZooKeys","DOI":"10.3897/zookeys.147.2102","ISSN":"1313-2970, 1313-2989","journalAbbreviation":"ZK","language":"en","license":"http://creativecommons.org/licenses/by/3.0/","page":"601-621","source":"DOI.org (Crossref)","title":"Changes in ground beetle diversity and community composition in age structured forests (Coleoptera, Carabidae)","volume":"147","author":[{"family":"Riley","given":"Kathryn"},{"family":"Browne","given":"Robert"}],"issued":{"date-parts":[["2011",11,16]]}}}],"schema":"https://github.com/citation-style-language/schema/raw/master/csl-citation.json"}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(Sklodowski and Garbalinska 2011, Riley and Browne 2011)</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We found that salvage-logging favored flight </w:t>
      </w:r>
      <w:r w:rsidRPr="006E0833">
        <w:rPr>
          <w:rFonts w:eastAsia="Calibri"/>
          <w:kern w:val="0"/>
          <w:sz w:val="24"/>
          <w:szCs w:val="24"/>
          <w14:ligatures w14:val="none"/>
        </w:rPr>
        <w:lastRenderedPageBreak/>
        <w:t xml:space="preserve">capable species in 2015, but not in 2022, which may reflect the rapid tree regeneration occurring in salvaged forest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{"citationID":"qPcujutH","properties":{"formattedCitation":"(Curtze et al. 2018)","plainCitation":"(Curtze et al. 2018)","noteIndex":0},"citationItems":[{"id":716,"uris":["http://zotero.org/groups/5154252/items/BYWIHCSA"],"itemData":{"id":716,"type":"article-journal","container-title":"Northeastern Naturalist","DOI":"10.1656/045.025.0408","ISSN":"1092-6194","issue":"4","journalAbbreviation":"Northeastern Naturalist","page":"627","source":"DOI.org (Crossref)","title":"The Effects of a Tornado Disturbance and a Salvaged Timber Extraction on the Seed-Rain and Recruitment Community of an Eastern Temperate Deciduous Forest","volume":"25","author":[{"family":"Curtze","given":"Alexander C."},{"family":"Carlo","given":"Tomás A."},{"family":"Wenzel","given":"John W."}],"issued":{"date-parts":[["2018",11,1]]}}}],"schema":"https://github.com/citation-style-language/schema/raw/master/csl-citation.json"}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(Curtze et al. 2018)</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Finally, species common in undisturbed forest tended to have longer bodies, which may reflect that larger forest-specialists can decline in disturbed forests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{"citationID":"0AUXRNUs","properties":{"formattedCitation":"(Sklodowski and Garbalinska 2011)","plainCitation":"(Sklodowski and Garbalinska 2011)","noteIndex":0},"citationItems":[{"id":339,"uris":["http://zotero.org/groups/5154252/items/GXUD6NWL"],"itemData":{"id":339,"type":"article-journal","container-title":"ZooKeys","DOI":"10.3897/zookeys.100.1360","ISSN":"1313-2970,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(Sklodowski and Garbalinska 2011)</w:t>
      </w:r>
      <w:r w:rsidRPr="006E0833">
        <w:rPr>
          <w:rFonts w:eastAsia="Calibri"/>
          <w:kern w:val="0"/>
          <w:sz w:val="24"/>
          <w:szCs w:val="24"/>
          <w14:ligatures w14:val="none"/>
        </w:rPr>
        <w:fldChar w:fldCharType="end"/>
      </w:r>
      <w:r w:rsidRPr="006E0833">
        <w:rPr>
          <w:rFonts w:eastAsia="Calibri"/>
          <w:kern w:val="0"/>
          <w:sz w:val="24"/>
          <w:szCs w:val="24"/>
          <w14:ligatures w14:val="none"/>
        </w:rPr>
        <w:t>.</w:t>
      </w:r>
    </w:p>
    <w:p w14:paraId="34222011" w14:textId="57CC12B5" w:rsidR="006E0833" w:rsidRDefault="006E0833" w:rsidP="0099241F">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The process of salvage-logging following a natural disturbance such as wind can alter important biological legacies that shape short- and long-term recovery in forests. These legacies include the size-distribution of tree seedlings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{"citationID":"9VZ0TNeO","properties":{"formattedCitation":"(Slyder et al. 2020)","plainCitation":"(Slyder et al. 2020)","noteIndex":0},"citationItems":[{"id":712,"uris":["http://zotero.org/groups/5154252/items/H87LILQ4"],"itemData":{"id":712,"type":"article-journal","container-title":"New Forests","DOI":"10.1007/s11056-019-09740-x","ISSN":"0169-4286, 1573-5095","issue":"3","journalAbbreviation":"New Forests","language":"en","page":"409-420","source":"DOI.org (Crossref)","title":"Post-windthrow salvage logging increases seedling and understory diversity with little impact on composition immediately after logging","volume":"51","author":[{"family":"Slyder","given":"Jacob B."},{"family":"Wenzel","given":"John W."},{"family":"Royo","given":"Alejandro A."},{"family":"Spicer","given":"Michelle Elise"},{"family":"Carson","given":"Walter P."}],"issued":{"date-parts":[["2020",5]]}}}],"schema":"https://github.com/citation-style-language/schema/raw/master/csl-citation.json"}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(Slyder et al. 2020)</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the size, age, and microclimate around downed woody debris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{"citationID":"oW8Y13LN","properties":{"formattedCitation":"(Thorn et al. 2014)","plainCitation":"(Thorn et al. 2014)","noteIndex":0},"citationItems":[{"id":796,"uris":["http://zotero.org/groups/5154252/items/4TR272QX"],"itemData":{"id":796,"type":"article-journal","container-title":"PLoS ONE","DOI":"10.1371/journal.pone.0101757","ISSN":"1932-6203","issue":"7","journalAbbreviation":"PLoS ONE","language":"en","page":"e101757","source":"DOI.org (Crossref)","title":"New Insights into the Consequences of Post-Windthrow Salvage Logging Revealed by Functional Structure of Saproxylic Beetles Assemblages","volume":"9","author":[{"family":"Thorn","given":"Simon"},{"family":"Bässler","given":"Claus"},{"family":"Gottschalk","given":"Thomas"},{"family":"Hothorn","given":"Torsten"},{"family":"Bussler","given":"Heinz"},{"family":"Raffa","given":"Kenneth"},{"family":"Müller","given":"Jörg"}],"editor":[{"family":"Hanewinkel","given":"Marc"}],"issued":{"date-parts":[["2014",7,22]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(Thorn et al. 2014)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and the abundance and richness of herbaceous plants in the understory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{"citationID":"EIODiuaM","properties":{"formattedCitation":"(Elliott et al. 2002, Spicer et al. 2023)","plainCitation":"(Elliott et al. 2002, Spicer et al. 2023)","noteIndex":0},"citationItems":[{"id":1307,"uris":["http://zotero.org/groups/5154252/items/2EKW5D74"],"itemData":{"id":1307,"type":"article-journal","abstract":"ELL~IT, K. J. (IJSDA Forest Service, Southern Research Station, Coweeta Hydrologic Laboratory, 3160 Coweeta Lab Rd., Otto, North Carolina 28763), S. L. HITCHC~~K ANII I,. KR~JECER (Furman University, Greenville, South Carolina 29613). Vegetation response to large-scale disturbance in a Southern Appalachian forest: Hurricane Opal and salvage logging. J. Torrey Bot. Sot. 129: 48-59. 2002.-Disturbance such as catastrophic windthrow can play a major role in the structure and composition of southern Appalachian forests. We report effects of Hurricane Opal followed by salvage logging on vegetation dynamics (regeneration, composition, and diversity) the first three years after disturbance at the Coweeta Hydrologic Laboratory in western North Carolina. The objective of this study was to compare species composition and diversity of undcrstory and groundlayer species in a hurricane + salvage logged (H+S) forest to an adjacent undisturbed forest. Abundance of groundlayer species was much higher in the H+S forest than in the undisturbed forest, and abundance increased over time. Percent cover, density, and species richness were significantly higher in the H+S forest than in the undisturbed forest. In addition, percent cover increased by approximately 85% between 1997 and 1999 in the H+S plots. Shannon’s index of diversity (H’) based on percent cover was significantly higher in the H+S forest than the undisturbed forest by the third year after disturbance. However, there was no significant difference in H’ based on density between H+S forest and the undisturbed forest in either year. In the undisturbed forest, 59 species and 50 genera represented 30 families. By 1999 (the third year after disturbance), the H+S forest retained 93 species. 72 genera and 42 families. The Asteraceae and Liliaceae had the highest number of species in both sampled forests, with more species of Liliaceae in the H+S plots. Micro-relief created from pit and mound topography from uprooting of windthrown trees, shade from the slash-debris left on site from the salvage logging, and shade from the remaining overstory trees created a mosaic of environmental conditions. This environmental heterogeneity could be responsible for the mix of early (shade intolerant) and late (shade tolerant) successional herbaceous species, and a higher species richness and diversity than the undisturbed forest.","container-title":"Journal of the Torrey Botanical Society","DOI":"10.2307/3088682","ISSN":"10955674","issue":"1","journalAbbreviation":"Journal of the Torrey Botanical Society","language":"en","page":"48","source":"DOI.org (Crossref)","title":"Vegetation Response to Large Scale Disturbance in a Southern Appalachian Forest: Hurricane Opal and Salvage Logging","title-short":"Vegetation Response to Large Scale Disturbance in a Southern Appalachian Forest","volume":"129","author":[{"family":"Elliott","given":"Katherine J."},{"family":"Hitchcock","given":"Stephanie L."},{"family":"Krueger","given":"Lisa"}],"issued":{"date-parts":[["2002",1]]}}},{"id":714,"uris":["http://zotero.org/groups/5154252/items/IIR6XHRW"],"itemData":{"id":714,"type":"article-journal","container-title":"Forest Ecology and Management","DOI":"10.1016/j.foreco.2023.121077","ISSN":"03781127","journalAbbreviation":"Forest Ecology and Management","language":"en","page":"121077","source":"DOI.org (Crossref)","title":"Understory plant growth forms respond independently to combined natural and anthropogenic disturbances","volume":"543","author":[{"family":"Spicer","given":"Michelle Elise"},{"family":"Royo","given":"Alejandro A."},{"family":"Wenzel","given":"John W."},{"family":"Carson","given":"Walter P."}],"issued":{"date-parts":[["2023",9]]}}}],"schema":"https://github.com/citation-style-language/schema/raw/master/csl-citation.json"}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(Elliott et al. 2002, Spicer et al. 2023)</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Using ground beetles as environmental indicators, we documented shifts in community composition that occurred due to salvage-logging. Our results suggest that habitat generalists benefitted from salvaging, but some species with specialized modes of feeding were disadvantaged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{"citationID":"nnGeuz0H","properties":{"formattedCitation":"(Sultaire et al. 2021)","plainCitation":"(Sultaire et al. 2021)","noteIndex":0},"citationItems":[{"id":1318,"uris":["http://zotero.org/groups/5154252/items/QGXUNTSD"],"itemData":{"id":1318,"type":"article-journal","abstract":"Managing forests intensively for timber production can homogenize forest structure and, in turn, alter species richness and functional composition of native species communities. Retention forestry, the practice of retaining structural elements during timber harvest, can increase species diversity in recently harvested forests, but its effect on functional trait diversity is less understood. We used a broadscale, replicated experiment to evaluate the effect of ﬁve tree retention patterns on species and functional trait diversity of ground beetles (Family: Carabidae) within early-seral production forests in the Paciﬁc Northwest, USA. We found no evidence for differences in carabid species or functional trait richness among treatments when considering species present in retention patches and adjacent clear-cuts. However, we found evidence for lower taxonomic and functional trait variation between carabid communities present in retention patches and those present in clear-cut areas of stands when retention was allocated to several small patches. Lower levels of functional trait variation in stands with several small patches were due to specialized predators found less often in small retention patches than in aggregated or riparian retention patches. Our ﬁndings indicate that relative to single large or riparian-associated patches, small retention patches functioned similarly to clear-cuts within harvested forests and several small patches did not increase species or functional trait richness. At current levels of retention in the region, allocation of trees to a single upland patch or split between riparian and upland patches can increase variation in ground beetle taxonomic and functional composition within harvested forests.","container-title":"Ecosphere","DOI":"10.1002/ecs2.3641","ISSN":"2150-8925, 2150-8925","issue":"7","journalAbbreviation":"Ecosphere","language":"en","page":"e03641","source":"DOI.org (Crossref)","title":"Effects of varying retention tree patterns on ground beetle (Coleoptera: Carabidae) taxonomic and functional diversity","title-short":"Effects of varying retention tree patterns on ground beetle (Coleoptera","volume":"12","author":[{"family":"Sultaire","given":"Sean M."},{"family":"Kroll","given":"Andrew J."},{"family":"Verschuyl","given":"Jake"},{"family":"Landis","given":"Douglas A."},{"family":"Roloff","given":"Gary J."}],"issued":{"date-parts":[["2021",7]]}}}],"schema":"https://github.com/citation-style-language/schema/raw/master/csl-citation.json"}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(Sultaire et al. 2021)</w:t>
      </w:r>
      <w:r w:rsidRPr="006E0833">
        <w:rPr>
          <w:rFonts w:eastAsia="Calibri"/>
          <w:kern w:val="0"/>
          <w:sz w:val="24"/>
          <w:szCs w:val="24"/>
          <w14:ligatures w14:val="none"/>
        </w:rPr>
        <w:fldChar w:fldCharType="end"/>
      </w:r>
      <w:r w:rsidRPr="006E0833">
        <w:rPr>
          <w:rFonts w:eastAsia="Calibri"/>
          <w:kern w:val="0"/>
          <w:sz w:val="24"/>
          <w:szCs w:val="24"/>
          <w14:ligatures w14:val="none"/>
        </w:rPr>
        <w:t>. Furthermore, we saw larger differences in community composition than we did in alpha-diversity, suggesting that species turnover occurred among windthrow, salvaged, and undisturbed forest patch</w:t>
      </w:r>
      <w:r w:rsidR="0099241F">
        <w:rPr>
          <w:rFonts w:eastAsia="Calibri"/>
          <w:kern w:val="0"/>
          <w:sz w:val="24"/>
          <w:szCs w:val="24"/>
          <w14:ligatures w14:val="none"/>
        </w:rPr>
        <w:t xml:space="preserve">es, </w:t>
      </w:r>
      <w:r w:rsidRPr="006E0833">
        <w:rPr>
          <w:rFonts w:eastAsia="Calibri"/>
          <w:kern w:val="0"/>
          <w:sz w:val="24"/>
          <w:szCs w:val="24"/>
          <w14:ligatures w14:val="none"/>
        </w:rPr>
        <w:t>ultimately supporting increased landscape</w:t>
      </w:r>
      <w:r w:rsidR="0099241F">
        <w:rPr>
          <w:rFonts w:eastAsia="Calibri"/>
          <w:kern w:val="0"/>
          <w:sz w:val="24"/>
          <w:szCs w:val="24"/>
          <w14:ligatures w14:val="none"/>
        </w:rPr>
        <w:t>-</w:t>
      </w:r>
      <w:r w:rsidRPr="006E0833">
        <w:rPr>
          <w:rFonts w:eastAsia="Calibri"/>
          <w:kern w:val="0"/>
          <w:sz w:val="24"/>
          <w:szCs w:val="24"/>
          <w14:ligatures w14:val="none"/>
        </w:rPr>
        <w:t xml:space="preserve">level diversity. Finally, differences between </w:t>
      </w:r>
      <w:r w:rsidR="0099241F">
        <w:rPr>
          <w:rFonts w:eastAsia="Calibri"/>
          <w:kern w:val="0"/>
          <w:sz w:val="24"/>
          <w:szCs w:val="24"/>
          <w14:ligatures w14:val="none"/>
        </w:rPr>
        <w:t xml:space="preserve">disturbances </w:t>
      </w:r>
      <w:r w:rsidRPr="006E0833">
        <w:rPr>
          <w:rFonts w:eastAsia="Calibri"/>
          <w:kern w:val="0"/>
          <w:sz w:val="24"/>
          <w:szCs w:val="24"/>
          <w14:ligatures w14:val="none"/>
        </w:rPr>
        <w:t xml:space="preserve">(for example, in taxonomic composition and CWM meta-trochanter length) persisted even after nine years, highlighting the importance of maintaining biological legacies in the landscape following disturbance in forests. These findings suggest that conservation-minded land managers should leave a portion of windthrow stands unsalvaged to conserve </w:t>
      </w:r>
      <w:proofErr w:type="gramStart"/>
      <w:r w:rsidRPr="006E0833">
        <w:rPr>
          <w:rFonts w:eastAsia="Calibri"/>
          <w:kern w:val="0"/>
          <w:sz w:val="24"/>
          <w:szCs w:val="24"/>
          <w14:ligatures w14:val="none"/>
        </w:rPr>
        <w:t>ground beetle</w:t>
      </w:r>
      <w:proofErr w:type="gramEnd"/>
      <w:r w:rsidRPr="006E0833">
        <w:rPr>
          <w:rFonts w:eastAsia="Calibri"/>
          <w:kern w:val="0"/>
          <w:sz w:val="24"/>
          <w:szCs w:val="24"/>
          <w14:ligatures w14:val="none"/>
        </w:rPr>
        <w:t xml:space="preserve"> biodiversity in the long term.</w:t>
      </w:r>
    </w:p>
    <w:p w14:paraId="5B8CBE4B" w14:textId="77777777" w:rsidR="00CC5397" w:rsidRPr="006E0833" w:rsidRDefault="00CC5397" w:rsidP="0099241F">
      <w:pPr>
        <w:spacing w:line="480" w:lineRule="auto"/>
        <w:ind w:firstLine="720"/>
        <w:rPr>
          <w:rFonts w:eastAsia="Calibri"/>
          <w:kern w:val="0"/>
          <w:sz w:val="24"/>
          <w:szCs w:val="24"/>
          <w14:ligatures w14:val="none"/>
        </w:rPr>
      </w:pPr>
    </w:p>
    <w:p w14:paraId="1C34EDBE" w14:textId="77777777" w:rsidR="006E0833" w:rsidRPr="006E0833" w:rsidRDefault="006E0833" w:rsidP="006E0833">
      <w:pPr>
        <w:rPr>
          <w:rFonts w:eastAsia="Calibri"/>
          <w:b/>
          <w:bCs/>
          <w:kern w:val="0"/>
          <w:sz w:val="24"/>
          <w:szCs w:val="24"/>
          <w14:ligatures w14:val="none"/>
        </w:rPr>
      </w:pPr>
      <w:r w:rsidRPr="006E0833">
        <w:rPr>
          <w:rFonts w:eastAsia="Calibri"/>
          <w:b/>
          <w:bCs/>
          <w:kern w:val="0"/>
          <w:sz w:val="24"/>
          <w:szCs w:val="24"/>
          <w14:ligatures w14:val="none"/>
        </w:rPr>
        <w:t>References</w:t>
      </w:r>
    </w:p>
    <w:p w14:paraId="35914307" w14:textId="77777777" w:rsidR="006E0833" w:rsidRPr="006E0833" w:rsidRDefault="006E0833" w:rsidP="006B3562">
      <w:pPr>
        <w:rPr>
          <w:rFonts w:eastAsia="Calibri"/>
          <w:kern w:val="0"/>
          <w:sz w:val="24"/>
          <w:szCs w:val="24"/>
          <w14:ligatures w14:val="none"/>
        </w:rPr>
      </w:pPr>
    </w:p>
    <w:commentRangeStart w:id="44"/>
    <w:p w14:paraId="213C2564" w14:textId="77777777" w:rsidR="00712DB2" w:rsidRDefault="006E0833" w:rsidP="00712DB2">
      <w:pPr>
        <w:pStyle w:val="Bibliography"/>
      </w:pPr>
      <w:r w:rsidRPr="006E0833">
        <w:rPr>
          <w:rFonts w:eastAsia="Calibri"/>
          <w:sz w:val="24"/>
          <w:szCs w:val="24"/>
          <w14:ligatures w14:val="none"/>
        </w:rPr>
        <w:fldChar w:fldCharType="begin"/>
      </w:r>
      <w:r w:rsidR="006B3562">
        <w:rPr>
          <w:rFonts w:eastAsia="Calibri"/>
          <w:sz w:val="24"/>
          <w:szCs w:val="24"/>
          <w14:ligatures w14:val="none"/>
        </w:rPr>
        <w:instrText xml:space="preserve"> ADDIN ZOTERO_BIBL {"uncited":[],"omitted":[],"custom":[]} CSL_BIBLIOGRAPHY </w:instrText>
      </w:r>
      <w:r w:rsidRPr="006E0833">
        <w:rPr>
          <w:rFonts w:eastAsia="Calibri"/>
          <w:sz w:val="24"/>
          <w:szCs w:val="24"/>
          <w14:ligatures w14:val="none"/>
        </w:rPr>
        <w:fldChar w:fldCharType="separate"/>
      </w:r>
      <w:r w:rsidR="00712DB2">
        <w:t>Barber, N. A., and W. L. Widick. 2017. Localized Effects of Tornado Damage on Ground Beetle Communities and Vegetation in a Forested Preserve. Natural Areas Journal 37:489–496.</w:t>
      </w:r>
    </w:p>
    <w:p w14:paraId="1B7324A1" w14:textId="77777777" w:rsidR="00712DB2" w:rsidRDefault="00712DB2" w:rsidP="00712DB2">
      <w:pPr>
        <w:pStyle w:val="Bibliography"/>
      </w:pPr>
      <w:r>
        <w:lastRenderedPageBreak/>
        <w:t xml:space="preserve">Barton, P. S., H. Gibb, A. D. Manning, D. B. Lindenmayer, and S. A. Cunningham. 2011. Morphological traits as predictors of diet and microhabitat use in a diverse beetle </w:t>
      </w:r>
      <w:proofErr w:type="gramStart"/>
      <w:r>
        <w:t>assemblage</w:t>
      </w:r>
      <w:proofErr w:type="gramEnd"/>
      <w:r>
        <w:t>. Biological Journal of the Linnean Society 102:301–310.</w:t>
      </w:r>
    </w:p>
    <w:p w14:paraId="2B50E9EA" w14:textId="77777777" w:rsidR="00712DB2" w:rsidRDefault="00712DB2" w:rsidP="00712DB2">
      <w:pPr>
        <w:pStyle w:val="Bibliography"/>
      </w:pPr>
      <w:r>
        <w:t xml:space="preserve">Bates, D., M. </w:t>
      </w:r>
      <w:proofErr w:type="spellStart"/>
      <w:r>
        <w:t>Mächler</w:t>
      </w:r>
      <w:proofErr w:type="spellEnd"/>
      <w:r>
        <w:t xml:space="preserve">, B. Bolker, and S. Walker. 2015. Fitting Linear Mixed-Effects Models Using </w:t>
      </w:r>
      <w:r>
        <w:rPr>
          <w:b/>
          <w:bCs/>
        </w:rPr>
        <w:t>lme4</w:t>
      </w:r>
      <w:r>
        <w:t>. Journal of Statistical Software 67.</w:t>
      </w:r>
    </w:p>
    <w:p w14:paraId="5A2A7D0A" w14:textId="77777777" w:rsidR="00712DB2" w:rsidRDefault="00712DB2" w:rsidP="00712DB2">
      <w:pPr>
        <w:pStyle w:val="Bibliography"/>
      </w:pPr>
      <w:r>
        <w:t xml:space="preserve">Bauer, T., and M. </w:t>
      </w:r>
      <w:proofErr w:type="spellStart"/>
      <w:r>
        <w:t>Kredler</w:t>
      </w:r>
      <w:proofErr w:type="spellEnd"/>
      <w:r>
        <w:t xml:space="preserve">. 1993. Morphology of the compound eyes as an indicator of </w:t>
      </w:r>
      <w:proofErr w:type="gramStart"/>
      <w:r>
        <w:t>life-style</w:t>
      </w:r>
      <w:proofErr w:type="gramEnd"/>
      <w:r>
        <w:t xml:space="preserve"> in carabid beetles. Canadian Journal of Zoology 71:799–810.</w:t>
      </w:r>
    </w:p>
    <w:p w14:paraId="2B0BC9F7" w14:textId="77777777" w:rsidR="00712DB2" w:rsidRDefault="00712DB2" w:rsidP="00712DB2">
      <w:pPr>
        <w:pStyle w:val="Bibliography"/>
      </w:pPr>
      <w:proofErr w:type="spellStart"/>
      <w:r>
        <w:t>Baulechner</w:t>
      </w:r>
      <w:proofErr w:type="spellEnd"/>
      <w:r>
        <w:t xml:space="preserve">, D., F. </w:t>
      </w:r>
      <w:proofErr w:type="spellStart"/>
      <w:r>
        <w:t>Jauker</w:t>
      </w:r>
      <w:proofErr w:type="spellEnd"/>
      <w:r>
        <w:t>, T. A. Neubauer, and V. Wolters. 2020. Convergent evolution of specialized generalists: Implications for phylogenetic and functional diversity of carabid feeding groups. Ecology and Evolution 10:11100–11110.</w:t>
      </w:r>
    </w:p>
    <w:p w14:paraId="7E4FE0B1" w14:textId="77777777" w:rsidR="00712DB2" w:rsidRDefault="00712DB2" w:rsidP="00712DB2">
      <w:pPr>
        <w:pStyle w:val="Bibliography"/>
      </w:pPr>
      <w:r>
        <w:t>Bousquet, Y. 2010. Illustrated identification guide to adults and larvae of northeastern North American ground beetles: Coleoptera : Carabidae. Pensoft, Sofia.</w:t>
      </w:r>
    </w:p>
    <w:p w14:paraId="596BEFF1" w14:textId="77777777" w:rsidR="00712DB2" w:rsidRDefault="00712DB2" w:rsidP="00712DB2">
      <w:pPr>
        <w:pStyle w:val="Bibliography"/>
      </w:pPr>
      <w:r>
        <w:t xml:space="preserve">Bousquet, Y. 2012. Catalogue of </w:t>
      </w:r>
      <w:proofErr w:type="spellStart"/>
      <w:r>
        <w:t>Geadephaga</w:t>
      </w:r>
      <w:proofErr w:type="spellEnd"/>
      <w:r>
        <w:t xml:space="preserve"> (Coleoptera: </w:t>
      </w:r>
      <w:proofErr w:type="spellStart"/>
      <w:r>
        <w:t>Adephaga</w:t>
      </w:r>
      <w:proofErr w:type="spellEnd"/>
      <w:r>
        <w:t xml:space="preserve">) of America, north of Mexico. </w:t>
      </w:r>
      <w:proofErr w:type="spellStart"/>
      <w:r>
        <w:t>ZooKeys</w:t>
      </w:r>
      <w:proofErr w:type="spellEnd"/>
      <w:r>
        <w:t xml:space="preserve"> 245:1–1722.</w:t>
      </w:r>
    </w:p>
    <w:p w14:paraId="1CE0E451" w14:textId="77777777" w:rsidR="00712DB2" w:rsidRDefault="00712DB2" w:rsidP="00712DB2">
      <w:pPr>
        <w:pStyle w:val="Bibliography"/>
      </w:pPr>
      <w:r>
        <w:t xml:space="preserve">Bousquet, Y., and P. Messer. 2010. Redescription of </w:t>
      </w:r>
      <w:proofErr w:type="spellStart"/>
      <w:r>
        <w:t>Stenolophus</w:t>
      </w:r>
      <w:proofErr w:type="spellEnd"/>
      <w:r>
        <w:t xml:space="preserve"> </w:t>
      </w:r>
      <w:proofErr w:type="spellStart"/>
      <w:r>
        <w:t>thoracicus</w:t>
      </w:r>
      <w:proofErr w:type="spellEnd"/>
      <w:r>
        <w:t xml:space="preserve"> Casey (Coleoptera, Carabidae, </w:t>
      </w:r>
      <w:proofErr w:type="spellStart"/>
      <w:r>
        <w:t>Harpalini</w:t>
      </w:r>
      <w:proofErr w:type="spellEnd"/>
      <w:r>
        <w:t xml:space="preserve">), a valid species. </w:t>
      </w:r>
      <w:proofErr w:type="spellStart"/>
      <w:r>
        <w:t>ZooKeys</w:t>
      </w:r>
      <w:proofErr w:type="spellEnd"/>
      <w:r>
        <w:t xml:space="preserve"> 53:25–31.</w:t>
      </w:r>
    </w:p>
    <w:p w14:paraId="7AA3C340" w14:textId="77777777" w:rsidR="00712DB2" w:rsidRDefault="00712DB2" w:rsidP="00712DB2">
      <w:pPr>
        <w:pStyle w:val="Bibliography"/>
      </w:pPr>
      <w:r>
        <w:t xml:space="preserve">Browne, R., S. </w:t>
      </w:r>
      <w:proofErr w:type="spellStart"/>
      <w:r>
        <w:t>Maveety</w:t>
      </w:r>
      <w:proofErr w:type="spellEnd"/>
      <w:r>
        <w:t>, L. Cooper, and K. Riley. 2014. Ground Beetle (Coleoptera: Carabidae) Species Composition in the Southern Appalachian Mountains. Southeastern Naturalist 13:407–422.</w:t>
      </w:r>
    </w:p>
    <w:p w14:paraId="7786678E" w14:textId="77777777" w:rsidR="00712DB2" w:rsidRDefault="00712DB2" w:rsidP="00712DB2">
      <w:pPr>
        <w:pStyle w:val="Bibliography"/>
      </w:pPr>
      <w:proofErr w:type="spellStart"/>
      <w:r>
        <w:t>Calinger</w:t>
      </w:r>
      <w:proofErr w:type="spellEnd"/>
      <w:r>
        <w:t xml:space="preserve">, K., E. Calhoon, H. Chang, J. Whitacre, J. Wenzel, L. </w:t>
      </w:r>
      <w:proofErr w:type="spellStart"/>
      <w:r>
        <w:t>Comita</w:t>
      </w:r>
      <w:proofErr w:type="spellEnd"/>
      <w:r>
        <w:t xml:space="preserve">, and S. </w:t>
      </w:r>
      <w:proofErr w:type="spellStart"/>
      <w:r>
        <w:t>Queenborough</w:t>
      </w:r>
      <w:proofErr w:type="spellEnd"/>
      <w:r>
        <w:t>. 2015. Historic Mining and Agriculture as Indicators of Occurrence and Abundance of Widespread Invasive Plant Species. PLOS ONE 10:e0128161.</w:t>
      </w:r>
    </w:p>
    <w:p w14:paraId="7A3FB5C8" w14:textId="77777777" w:rsidR="00712DB2" w:rsidRDefault="00712DB2" w:rsidP="00712DB2">
      <w:pPr>
        <w:pStyle w:val="Bibliography"/>
      </w:pPr>
      <w:r>
        <w:t xml:space="preserve">Chao, A., and C. Chiu. 2016. Species Richness: Estimation and Comparison. Pages 1–26 </w:t>
      </w:r>
      <w:r>
        <w:rPr>
          <w:i/>
          <w:iCs/>
        </w:rPr>
        <w:t>in</w:t>
      </w:r>
      <w:r>
        <w:t xml:space="preserve"> R. S. Kenett, N. T. Longford, W. W. </w:t>
      </w:r>
      <w:proofErr w:type="spellStart"/>
      <w:r>
        <w:t>Piegorsch</w:t>
      </w:r>
      <w:proofErr w:type="spellEnd"/>
      <w:r>
        <w:t>, and F. Ruggeri, editors. Wiley StatsRef: Statistics Reference Online. First edition. Wiley.</w:t>
      </w:r>
    </w:p>
    <w:p w14:paraId="792DBBF4" w14:textId="77777777" w:rsidR="00712DB2" w:rsidRDefault="00712DB2" w:rsidP="00712DB2">
      <w:pPr>
        <w:pStyle w:val="Bibliography"/>
      </w:pPr>
      <w:r>
        <w:t xml:space="preserve">Chao, A., K. H. Ma, T. C. Hsieh, and C. Chiu. 2016. </w:t>
      </w:r>
      <w:proofErr w:type="spellStart"/>
      <w:r>
        <w:t>SpadeR</w:t>
      </w:r>
      <w:proofErr w:type="spellEnd"/>
      <w:r>
        <w:t>: Species-Richness Prediction and Diversity Estimation with R.</w:t>
      </w:r>
    </w:p>
    <w:p w14:paraId="6A907B0C" w14:textId="77777777" w:rsidR="00712DB2" w:rsidRDefault="00712DB2" w:rsidP="00712DB2">
      <w:pPr>
        <w:pStyle w:val="Bibliography"/>
      </w:pPr>
      <w:proofErr w:type="spellStart"/>
      <w:r>
        <w:lastRenderedPageBreak/>
        <w:t>Curtze</w:t>
      </w:r>
      <w:proofErr w:type="spellEnd"/>
      <w:r>
        <w:t>, A. C., T. A. Carlo, and J. W. Wenzel. 2018. The Effects of a Tornado Disturbance and a Salvaged Timber Extraction on the Seed-Rain and Recruitment Community of an Eastern Temperate Deciduous Forest. Northeastern Naturalist 25:627.</w:t>
      </w:r>
    </w:p>
    <w:p w14:paraId="43CD5B7E" w14:textId="77777777" w:rsidR="00712DB2" w:rsidRDefault="00712DB2" w:rsidP="00712DB2">
      <w:pPr>
        <w:pStyle w:val="Bibliography"/>
      </w:pPr>
      <w:r>
        <w:t>Elliott, K. J., S. L. Hitchcock, and L. Krueger. 2002. Vegetation Response to Large Scale Disturbance in a Southern Appalachian Forest: Hurricane Opal and Salvage Logging. Journal of the Torrey Botanical Society 129:48.</w:t>
      </w:r>
    </w:p>
    <w:p w14:paraId="383BCC56" w14:textId="77777777" w:rsidR="00712DB2" w:rsidRDefault="00712DB2" w:rsidP="00712DB2">
      <w:pPr>
        <w:pStyle w:val="Bibliography"/>
      </w:pPr>
      <w:r>
        <w:t xml:space="preserve">Erwin, T. L. 1979. Thoughts on the Evolutionary History of Ground Beetles: Hypotheses Generated from Comparative Faunal Analyses of Lowland Forest Sites in Temperate and Tropical Regions. Pages 539–592 </w:t>
      </w:r>
      <w:r>
        <w:rPr>
          <w:i/>
          <w:iCs/>
        </w:rPr>
        <w:t>in</w:t>
      </w:r>
      <w:r>
        <w:t xml:space="preserve"> T. L. Erwin, G. E. Ball, D. R. Whitehead, and A. L. Halpern, editors. Carabid Beetles: Their Evolution, Natural History, and Classification. Springer Netherlands, Dordrecht.</w:t>
      </w:r>
    </w:p>
    <w:p w14:paraId="691AD7BB" w14:textId="77777777" w:rsidR="00712DB2" w:rsidRDefault="00712DB2" w:rsidP="00712DB2">
      <w:pPr>
        <w:pStyle w:val="Bibliography"/>
      </w:pPr>
      <w:r>
        <w:t xml:space="preserve">Evans, M. E. G. 1977. Locomotion in the Coleoptera </w:t>
      </w:r>
      <w:proofErr w:type="spellStart"/>
      <w:r>
        <w:t>Adephaga</w:t>
      </w:r>
      <w:proofErr w:type="spellEnd"/>
      <w:r>
        <w:t>, especially Carabidae. Journal of Zoology 181:189–226.</w:t>
      </w:r>
    </w:p>
    <w:p w14:paraId="45D30EA1" w14:textId="77777777" w:rsidR="00712DB2" w:rsidRDefault="00712DB2" w:rsidP="00712DB2">
      <w:pPr>
        <w:pStyle w:val="Bibliography"/>
      </w:pPr>
      <w:r>
        <w:t>Fischer, A., P. Marshall, and A. Camp. 2013. Disturbances in deciduous temperate forest ecosystems of the northern hemisphere: their effects on both recent and future forest development. Biodiversity and Conservation 22:1863–1893.</w:t>
      </w:r>
    </w:p>
    <w:p w14:paraId="4CE50D54" w14:textId="77777777" w:rsidR="00712DB2" w:rsidRDefault="00712DB2" w:rsidP="00712DB2">
      <w:pPr>
        <w:pStyle w:val="Bibliography"/>
      </w:pPr>
      <w:r>
        <w:t xml:space="preserve">Forsythe, T. G. 1981. Running and Pushing in Relationship to Hind Leg Structure in Some Carabidae (Coleoptera). The </w:t>
      </w:r>
      <w:proofErr w:type="spellStart"/>
      <w:r>
        <w:t>Coleopterists</w:t>
      </w:r>
      <w:proofErr w:type="spellEnd"/>
      <w:r>
        <w:t xml:space="preserve"> Bulletin 35:353–378.</w:t>
      </w:r>
    </w:p>
    <w:p w14:paraId="0A3D3D5D" w14:textId="77777777" w:rsidR="00712DB2" w:rsidRDefault="00712DB2" w:rsidP="00712DB2">
      <w:pPr>
        <w:pStyle w:val="Bibliography"/>
      </w:pPr>
      <w:r>
        <w:t>Forsythe, T. G. 1991. Feeding and locomotory functions in relation to body form in five species of ground beetle (Coleoptera: Carabidae). Journal of Zoology 223:233–263.</w:t>
      </w:r>
    </w:p>
    <w:p w14:paraId="6A67D733" w14:textId="77777777" w:rsidR="00712DB2" w:rsidRDefault="00712DB2" w:rsidP="00712DB2">
      <w:pPr>
        <w:pStyle w:val="Bibliography"/>
      </w:pPr>
      <w:r>
        <w:t>Fountain-Jones, N. M., S. C. Baker, and G. J. Jordan. 2015. Moving beyond the guild concept: developing a practical functional trait framework for terrestrial beetles. Ecological Entomology 40:1–13.</w:t>
      </w:r>
    </w:p>
    <w:p w14:paraId="2CB7A522" w14:textId="77777777" w:rsidR="00712DB2" w:rsidRDefault="00712DB2" w:rsidP="00712DB2">
      <w:pPr>
        <w:pStyle w:val="Bibliography"/>
      </w:pPr>
      <w:r>
        <w:t>Fox, J., and S. Weisberg. 2019. An {R} Companion to Applied Regression. Sage, Thousand Oaks {CA}.</w:t>
      </w:r>
    </w:p>
    <w:p w14:paraId="1C46C885" w14:textId="77777777" w:rsidR="00712DB2" w:rsidRDefault="00712DB2" w:rsidP="00712DB2">
      <w:pPr>
        <w:pStyle w:val="Bibliography"/>
      </w:pPr>
      <w:r>
        <w:t xml:space="preserve">Freitag, R. 1969. A revision of the species of the genus </w:t>
      </w:r>
      <w:proofErr w:type="spellStart"/>
      <w:r>
        <w:t>Evarthrus</w:t>
      </w:r>
      <w:proofErr w:type="spellEnd"/>
      <w:r>
        <w:t xml:space="preserve"> LeConte (Coleoptera: Carabidae). Quaestiones </w:t>
      </w:r>
      <w:proofErr w:type="spellStart"/>
      <w:r>
        <w:t>Entomologicae</w:t>
      </w:r>
      <w:proofErr w:type="spellEnd"/>
      <w:r>
        <w:t xml:space="preserve"> 5:88–212.</w:t>
      </w:r>
    </w:p>
    <w:p w14:paraId="62874E83" w14:textId="77777777" w:rsidR="00712DB2" w:rsidRDefault="00712DB2" w:rsidP="00712DB2">
      <w:pPr>
        <w:pStyle w:val="Bibliography"/>
      </w:pPr>
      <w:r>
        <w:t>Gandhi, K. J. K., D. W. Gilmore, S. A. Katovich, W. J. Mattson, J. C. Zasada, and S. J. Seybold. 2008. Catastrophic windstorm and fuel-reduction treatments alter ground beetle (Coleoptera: Carabidae) assemblages in a North American sub-boreal forest. Forest Ecology and Management 256:1104–1123.</w:t>
      </w:r>
    </w:p>
    <w:p w14:paraId="7BDBDA44" w14:textId="77777777" w:rsidR="00712DB2" w:rsidRDefault="00712DB2" w:rsidP="00712DB2">
      <w:pPr>
        <w:pStyle w:val="Bibliography"/>
      </w:pPr>
      <w:r>
        <w:t>Gore, J. A., and W. A. Patterson III. 1986. Mass of downed wood in northern hardwood forests in New Hampshire: potential effects of forest management. Canadian Journal of Forest Research 16:335–339.</w:t>
      </w:r>
    </w:p>
    <w:p w14:paraId="3C516B5F" w14:textId="77777777" w:rsidR="00712DB2" w:rsidRDefault="00712DB2" w:rsidP="00712DB2">
      <w:pPr>
        <w:pStyle w:val="Bibliography"/>
      </w:pPr>
      <w:r>
        <w:lastRenderedPageBreak/>
        <w:t>Greenberg, C. H., and T. G. Forrest. 2003. Seasonal abundance of ground-</w:t>
      </w:r>
      <w:proofErr w:type="spellStart"/>
      <w:r>
        <w:t>occuring</w:t>
      </w:r>
      <w:proofErr w:type="spellEnd"/>
      <w:r>
        <w:t xml:space="preserve"> </w:t>
      </w:r>
      <w:proofErr w:type="spellStart"/>
      <w:r>
        <w:t>macroarthropods</w:t>
      </w:r>
      <w:proofErr w:type="spellEnd"/>
      <w:r>
        <w:t xml:space="preserve"> in forest and canopy gaps in the southern Appalachians. Southeastern Naturalist 2:591–608.</w:t>
      </w:r>
    </w:p>
    <w:p w14:paraId="1A910158" w14:textId="77777777" w:rsidR="00712DB2" w:rsidRDefault="00712DB2" w:rsidP="00712DB2">
      <w:pPr>
        <w:pStyle w:val="Bibliography"/>
      </w:pPr>
      <w:r>
        <w:t xml:space="preserve">Hamilton, J. 1884. The survival of the fittest among certain species of </w:t>
      </w:r>
      <w:proofErr w:type="spellStart"/>
      <w:r>
        <w:t>Pterostichus</w:t>
      </w:r>
      <w:proofErr w:type="spellEnd"/>
      <w:r>
        <w:t xml:space="preserve"> </w:t>
      </w:r>
      <w:proofErr w:type="gramStart"/>
      <w:r>
        <w:t>as</w:t>
      </w:r>
      <w:proofErr w:type="gramEnd"/>
      <w:r>
        <w:t xml:space="preserve"> deduced from their habits. The Canadian Entomologist 16:73–77.</w:t>
      </w:r>
    </w:p>
    <w:p w14:paraId="47ED3AAD" w14:textId="77777777" w:rsidR="00712DB2" w:rsidRDefault="00712DB2" w:rsidP="00712DB2">
      <w:pPr>
        <w:pStyle w:val="Bibliography"/>
      </w:pPr>
      <w:r>
        <w:t xml:space="preserve">Harden, C. W., and F. G. Guarnieri. 2017. Illustrated Key and Photo Atlas of the Snail-eating Ground Beetles in the Genus </w:t>
      </w:r>
      <w:proofErr w:type="spellStart"/>
      <w:r>
        <w:t>Scaphinotus</w:t>
      </w:r>
      <w:proofErr w:type="spellEnd"/>
      <w:r>
        <w:t xml:space="preserve"> Dejean (Coleoptera: Carabidae: </w:t>
      </w:r>
      <w:proofErr w:type="spellStart"/>
      <w:r>
        <w:t>Cychrini</w:t>
      </w:r>
      <w:proofErr w:type="spellEnd"/>
      <w:r>
        <w:t>) Occurring in the Mid-Atlantic Region. The Maryland Entomologist 7:16–34.</w:t>
      </w:r>
    </w:p>
    <w:p w14:paraId="72F0D10B" w14:textId="77777777" w:rsidR="00712DB2" w:rsidRDefault="00712DB2" w:rsidP="00712DB2">
      <w:pPr>
        <w:pStyle w:val="Bibliography"/>
      </w:pPr>
      <w:r>
        <w:t xml:space="preserve">Hunting, W. 2013. A taxonomic revision of the </w:t>
      </w:r>
      <w:proofErr w:type="spellStart"/>
      <w:r>
        <w:t>Cymindis</w:t>
      </w:r>
      <w:proofErr w:type="spellEnd"/>
      <w:r>
        <w:t xml:space="preserve"> (</w:t>
      </w:r>
      <w:proofErr w:type="spellStart"/>
      <w:r>
        <w:t>Pinacodera</w:t>
      </w:r>
      <w:proofErr w:type="spellEnd"/>
      <w:r>
        <w:t xml:space="preserve">) </w:t>
      </w:r>
      <w:proofErr w:type="spellStart"/>
      <w:r>
        <w:t>limbata</w:t>
      </w:r>
      <w:proofErr w:type="spellEnd"/>
      <w:r>
        <w:t xml:space="preserve"> species group (Coleoptera, Carabidae, </w:t>
      </w:r>
      <w:proofErr w:type="spellStart"/>
      <w:r>
        <w:t>Lebiini</w:t>
      </w:r>
      <w:proofErr w:type="spellEnd"/>
      <w:r>
        <w:t xml:space="preserve">), including description of a new species from Florida, U.S.A. </w:t>
      </w:r>
      <w:proofErr w:type="spellStart"/>
      <w:r>
        <w:t>ZooKeys</w:t>
      </w:r>
      <w:proofErr w:type="spellEnd"/>
      <w:r>
        <w:t xml:space="preserve"> 259:1–73.</w:t>
      </w:r>
    </w:p>
    <w:p w14:paraId="1B9076CE" w14:textId="77777777" w:rsidR="00712DB2" w:rsidRDefault="00712DB2" w:rsidP="00712DB2">
      <w:pPr>
        <w:pStyle w:val="Bibliography"/>
      </w:pPr>
      <w:r>
        <w:t>Inward, D. J. G., R. G. Davies, C. Pergande, A. J. Denham, and A. P. Vogler. 2011. Local and regional ecological morphology of dung beetle assemblages across four biogeographic regions: Ecological morphology of dung beetle assemblages. Journal of Biogeography 38:1668–1682.</w:t>
      </w:r>
    </w:p>
    <w:p w14:paraId="102A6E38" w14:textId="77777777" w:rsidR="00712DB2" w:rsidRDefault="00712DB2" w:rsidP="00712DB2">
      <w:pPr>
        <w:pStyle w:val="Bibliography"/>
      </w:pPr>
      <w:r>
        <w:t>Kembel, S. W., P. D. Cowan, M. R. Helmus, W. K. Cornwell, H. Morlon, D. D. Ackerly, S. P. Blomberg, and C. O. Webb. 2010. Picante: R tools for integrating phylogenies and ecology. Bioinformatics 26:1463–1464.</w:t>
      </w:r>
    </w:p>
    <w:p w14:paraId="46D3025B" w14:textId="77777777" w:rsidR="00712DB2" w:rsidRDefault="00712DB2" w:rsidP="00712DB2">
      <w:pPr>
        <w:pStyle w:val="Bibliography"/>
      </w:pPr>
      <w:r>
        <w:t xml:space="preserve">Koivula, M. 2011. Useful model organisms, indicators, or both? Ground beetles (Coleoptera, Carabidae) </w:t>
      </w:r>
      <w:proofErr w:type="gramStart"/>
      <w:r>
        <w:t>reflecting</w:t>
      </w:r>
      <w:proofErr w:type="gramEnd"/>
      <w:r>
        <w:t xml:space="preserve"> environmental conditions. </w:t>
      </w:r>
      <w:proofErr w:type="spellStart"/>
      <w:r>
        <w:t>ZooKeys</w:t>
      </w:r>
      <w:proofErr w:type="spellEnd"/>
      <w:r>
        <w:t xml:space="preserve"> 100:287–317.</w:t>
      </w:r>
    </w:p>
    <w:p w14:paraId="280E36C0" w14:textId="77777777" w:rsidR="00712DB2" w:rsidRDefault="00712DB2" w:rsidP="00712DB2">
      <w:pPr>
        <w:pStyle w:val="Bibliography"/>
      </w:pPr>
      <w:r>
        <w:t>Koivula, M., and J. R. Spence. 2006. Effects of post-fire salvage logging on boreal mixed-wood ground beetle assemblages (Coleoptera, Carabidae). Forest Ecology and Management 236:102–112.</w:t>
      </w:r>
    </w:p>
    <w:p w14:paraId="4457277C" w14:textId="77777777" w:rsidR="00712DB2" w:rsidRDefault="00712DB2" w:rsidP="00712DB2">
      <w:pPr>
        <w:pStyle w:val="Bibliography"/>
      </w:pPr>
      <w:r>
        <w:t xml:space="preserve">Kuznetsova, A., P. B. Brockhoff, and R. H. B. Christensen. 2017. </w:t>
      </w:r>
      <w:proofErr w:type="spellStart"/>
      <w:r>
        <w:rPr>
          <w:b/>
          <w:bCs/>
        </w:rPr>
        <w:t>lmerTest</w:t>
      </w:r>
      <w:proofErr w:type="spellEnd"/>
      <w:r>
        <w:t xml:space="preserve"> Package: Tests in Linear Mixed Effects Models. Journal of Statistical Software 82.</w:t>
      </w:r>
    </w:p>
    <w:p w14:paraId="5E92A1AD" w14:textId="77777777" w:rsidR="00712DB2" w:rsidRDefault="00712DB2" w:rsidP="00712DB2">
      <w:pPr>
        <w:pStyle w:val="Bibliography"/>
      </w:pPr>
      <w:r>
        <w:t>Laliberte, E., P. Legendre, and B. Shipley. 2014. FD: measuring functional diversity from multiple traits, and other tools for functional ecology. R.</w:t>
      </w:r>
    </w:p>
    <w:p w14:paraId="3A515DB0" w14:textId="77777777" w:rsidR="00712DB2" w:rsidRDefault="00712DB2" w:rsidP="00712DB2">
      <w:pPr>
        <w:pStyle w:val="Bibliography"/>
      </w:pPr>
      <w:proofErr w:type="spellStart"/>
      <w:r>
        <w:t>Lambeets</w:t>
      </w:r>
      <w:proofErr w:type="spellEnd"/>
      <w:r>
        <w:t xml:space="preserve">, K., M. L. </w:t>
      </w:r>
      <w:proofErr w:type="spellStart"/>
      <w:r>
        <w:t>Vandegehuchte</w:t>
      </w:r>
      <w:proofErr w:type="spellEnd"/>
      <w:r>
        <w:t xml:space="preserve">, J. </w:t>
      </w:r>
      <w:proofErr w:type="spellStart"/>
      <w:r>
        <w:t>Maelfait</w:t>
      </w:r>
      <w:proofErr w:type="spellEnd"/>
      <w:r>
        <w:t xml:space="preserve">, and D. Bonte. 2008. Understanding the impact of flooding on trait‐displacements and shifts in assemblage structure of predatory arthropods on </w:t>
      </w:r>
      <w:proofErr w:type="gramStart"/>
      <w:r>
        <w:t>river banks</w:t>
      </w:r>
      <w:proofErr w:type="gramEnd"/>
      <w:r>
        <w:t>. Journal of Animal Ecology 77:1162–1174.</w:t>
      </w:r>
    </w:p>
    <w:p w14:paraId="5E83FBBB" w14:textId="77777777" w:rsidR="00712DB2" w:rsidRDefault="00712DB2" w:rsidP="00712DB2">
      <w:pPr>
        <w:pStyle w:val="Bibliography"/>
      </w:pPr>
      <w:proofErr w:type="spellStart"/>
      <w:r>
        <w:t>Langor</w:t>
      </w:r>
      <w:proofErr w:type="spellEnd"/>
      <w:r>
        <w:t>, D. W., and J. R. Spence. 2006. Arthropods as ecological indicators of sustainability in Canadian forests. The Forestry Chronicle 82:344–350.</w:t>
      </w:r>
    </w:p>
    <w:p w14:paraId="085D2A20" w14:textId="77777777" w:rsidR="00712DB2" w:rsidRDefault="00712DB2" w:rsidP="00712DB2">
      <w:pPr>
        <w:pStyle w:val="Bibliography"/>
      </w:pPr>
      <w:r>
        <w:lastRenderedPageBreak/>
        <w:t xml:space="preserve">Larochelle, A., and M.-C. Larivière. 2003. A natural history of the ground-beetles (Coleoptera: Carabidae) of America north of Mexico. Pensoft </w:t>
      </w:r>
      <w:proofErr w:type="spellStart"/>
      <w:r>
        <w:t>Publ</w:t>
      </w:r>
      <w:proofErr w:type="spellEnd"/>
      <w:r>
        <w:t>, Sofia.</w:t>
      </w:r>
    </w:p>
    <w:p w14:paraId="7925C465" w14:textId="77777777" w:rsidR="00712DB2" w:rsidRDefault="00712DB2" w:rsidP="00712DB2">
      <w:pPr>
        <w:pStyle w:val="Bibliography"/>
      </w:pPr>
      <w:r>
        <w:t xml:space="preserve">Lee, C. M., T.-S. Kwon, and K. Cheon. 2017. Response of ground beetles (Coleoptera: Carabidae) to forest gaps formed by a typhoon in a red pine forest at </w:t>
      </w:r>
      <w:proofErr w:type="spellStart"/>
      <w:r>
        <w:t>Gwangneung</w:t>
      </w:r>
      <w:proofErr w:type="spellEnd"/>
      <w:r>
        <w:t xml:space="preserve"> Forest, Republic of Korea. Journal of Forestry Research 28:173–181.</w:t>
      </w:r>
    </w:p>
    <w:p w14:paraId="38EC4E6D" w14:textId="77777777" w:rsidR="00712DB2" w:rsidRDefault="00712DB2" w:rsidP="00712DB2">
      <w:pPr>
        <w:pStyle w:val="Bibliography"/>
      </w:pPr>
      <w:r>
        <w:t xml:space="preserve">Lenth, R. V. 2024. </w:t>
      </w:r>
      <w:proofErr w:type="spellStart"/>
      <w:r>
        <w:t>emmeans</w:t>
      </w:r>
      <w:proofErr w:type="spellEnd"/>
      <w:r>
        <w:t>: Estimated Marginal Means, aka Least-Squares Means. R.</w:t>
      </w:r>
    </w:p>
    <w:p w14:paraId="5C898FA0" w14:textId="77777777" w:rsidR="00712DB2" w:rsidRDefault="00712DB2" w:rsidP="00712DB2">
      <w:pPr>
        <w:pStyle w:val="Bibliography"/>
      </w:pPr>
      <w:r>
        <w:t xml:space="preserve">Li, D. 2018. </w:t>
      </w:r>
      <w:proofErr w:type="spellStart"/>
      <w:r>
        <w:t>hillR</w:t>
      </w:r>
      <w:proofErr w:type="spellEnd"/>
      <w:r>
        <w:t xml:space="preserve">: taxonomic, functional, and phylogenetic diversity and similarity through Hill Numbers. Journal of </w:t>
      </w:r>
      <w:proofErr w:type="gramStart"/>
      <w:r>
        <w:t>Open Source</w:t>
      </w:r>
      <w:proofErr w:type="gramEnd"/>
      <w:r>
        <w:t xml:space="preserve"> Software 3:1041.</w:t>
      </w:r>
    </w:p>
    <w:p w14:paraId="2457D9C6" w14:textId="77777777" w:rsidR="00712DB2" w:rsidRDefault="00712DB2" w:rsidP="00712DB2">
      <w:pPr>
        <w:pStyle w:val="Bibliography"/>
      </w:pPr>
      <w:r>
        <w:t>Lindenmayer, D., P. J. Burton, and J. F. Franklin. 2012. Salvage logging and its ecological consequences. Island Press, United States.</w:t>
      </w:r>
    </w:p>
    <w:p w14:paraId="594A42F1" w14:textId="77777777" w:rsidR="00712DB2" w:rsidRDefault="00712DB2" w:rsidP="00712DB2">
      <w:pPr>
        <w:pStyle w:val="Bibliography"/>
      </w:pPr>
      <w:r>
        <w:t>Lindroth, C. H. 1961. The Ground-beetles of Canada and Alaska.</w:t>
      </w:r>
    </w:p>
    <w:p w14:paraId="10F6F25E" w14:textId="77777777" w:rsidR="00712DB2" w:rsidRDefault="00712DB2" w:rsidP="00712DB2">
      <w:pPr>
        <w:pStyle w:val="Bibliography"/>
      </w:pPr>
      <w:r>
        <w:t>Lundgren, J., and K. McCravy. 2011. Carabid beetles (Coleoptera: Carabidae) of the Midwestern United States: a review and synthesis of recent research. Terrestrial Arthropod Reviews 4:63–94.</w:t>
      </w:r>
    </w:p>
    <w:p w14:paraId="6CBCB951" w14:textId="77777777" w:rsidR="00712DB2" w:rsidRDefault="00712DB2" w:rsidP="00712DB2">
      <w:pPr>
        <w:pStyle w:val="Bibliography"/>
      </w:pPr>
      <w:r>
        <w:t xml:space="preserve">Martinez Arbizu, P. 2017. </w:t>
      </w:r>
      <w:proofErr w:type="spellStart"/>
      <w:r>
        <w:t>pairwiseAdonis</w:t>
      </w:r>
      <w:proofErr w:type="spellEnd"/>
      <w:r>
        <w:t>: Pairwise Multilevel Comparison using Adonis. R.</w:t>
      </w:r>
    </w:p>
    <w:p w14:paraId="1F1E48F8" w14:textId="77777777" w:rsidR="00712DB2" w:rsidRDefault="00712DB2" w:rsidP="00712DB2">
      <w:pPr>
        <w:pStyle w:val="Bibliography"/>
      </w:pPr>
      <w:r>
        <w:t>McNabb, D. H., A. D. Startsev, and H. Nguyen. 2001. Soil Wetness and Traffic Level Effects on Bulk Density and Air‐Filled Porosity of Compacted Boreal Forest Soils. Soil Science Society of America Journal 65:1238–1247.</w:t>
      </w:r>
    </w:p>
    <w:p w14:paraId="67E22556" w14:textId="77777777" w:rsidR="00712DB2" w:rsidRDefault="00712DB2" w:rsidP="00712DB2">
      <w:pPr>
        <w:pStyle w:val="Bibliography"/>
      </w:pPr>
      <w:r>
        <w:t xml:space="preserve">Murphy, S. J., L. D. Audino, J. Whitacre, J. L. Eck, J. W. Wenzel, S. A. </w:t>
      </w:r>
      <w:proofErr w:type="spellStart"/>
      <w:r>
        <w:t>Queenborough</w:t>
      </w:r>
      <w:proofErr w:type="spellEnd"/>
      <w:r>
        <w:t xml:space="preserve">, and L. S. </w:t>
      </w:r>
      <w:proofErr w:type="spellStart"/>
      <w:r>
        <w:t>Comita</w:t>
      </w:r>
      <w:proofErr w:type="spellEnd"/>
      <w:r>
        <w:t>. 2015. Species associations structured by environment and land‐use history promote beta‐diversity in a temperate forest. Ecology 96:705–715.</w:t>
      </w:r>
    </w:p>
    <w:p w14:paraId="69BF4CE0" w14:textId="77777777" w:rsidR="00712DB2" w:rsidRDefault="00712DB2" w:rsidP="00712DB2">
      <w:pPr>
        <w:pStyle w:val="Bibliography"/>
      </w:pPr>
      <w:r>
        <w:t>Nardi, D., F. Giannone, and L. Marini. 2022. Short-term response of ground-dwelling arthropods to storm-related disturbances is mediated by topography and dispersal. Basic and Applied Ecology 65:86–95.</w:t>
      </w:r>
    </w:p>
    <w:p w14:paraId="6AF51825" w14:textId="77777777" w:rsidR="00712DB2" w:rsidRDefault="00712DB2" w:rsidP="00712DB2">
      <w:pPr>
        <w:pStyle w:val="Bibliography"/>
      </w:pPr>
      <w:r>
        <w:t>National Centers for Environmental Information: Past Weather. 2012, 2022. . National Oceanic and Atmospheric Administration.</w:t>
      </w:r>
    </w:p>
    <w:p w14:paraId="57AC3D6C" w14:textId="77777777" w:rsidR="00712DB2" w:rsidRDefault="00712DB2" w:rsidP="00712DB2">
      <w:pPr>
        <w:pStyle w:val="Bibliography"/>
      </w:pPr>
      <w:r>
        <w:t xml:space="preserve">Ng, K., P. S. Barton, W. Blanchard, M. J. Evans, D. B. Lindenmayer, S. Macfadyen, S. McIntyre, and D. A. Driscoll. 2018. Disentangling the effects of farmland use, habitat edges, and vegetation structure on ground beetle morphological traits. </w:t>
      </w:r>
      <w:proofErr w:type="spellStart"/>
      <w:r>
        <w:t>Oecologia</w:t>
      </w:r>
      <w:proofErr w:type="spellEnd"/>
      <w:r>
        <w:t xml:space="preserve"> 188:645–657.</w:t>
      </w:r>
    </w:p>
    <w:p w14:paraId="05BD4D5A" w14:textId="77777777" w:rsidR="00712DB2" w:rsidRDefault="00712DB2" w:rsidP="00712DB2">
      <w:pPr>
        <w:pStyle w:val="Bibliography"/>
      </w:pPr>
      <w:r>
        <w:lastRenderedPageBreak/>
        <w:t>Niemelä, J., M. Koivula, and D. J. Kotze. 2007. The effects of forestry on carabid beetles (Coleoptera: Carabidae) in boreal forests. Journal of Insect Conservation 11:5–18.</w:t>
      </w:r>
    </w:p>
    <w:p w14:paraId="4A4D2580" w14:textId="77777777" w:rsidR="00712DB2" w:rsidRDefault="00712DB2" w:rsidP="00712DB2">
      <w:pPr>
        <w:pStyle w:val="Bibliography"/>
      </w:pPr>
      <w:proofErr w:type="spellStart"/>
      <w:r>
        <w:t>Ohwaki</w:t>
      </w:r>
      <w:proofErr w:type="spellEnd"/>
      <w:r>
        <w:t>, A., Y. Kaneko, and H. Ikeda. 2015. Seasonal variability in the response of ground beetles (Coleoptera: Carabidae) to a forest edge in a heterogeneous agricultural landscape in Japan. European Journal of Entomology 112:135–144.</w:t>
      </w:r>
    </w:p>
    <w:p w14:paraId="0CA474FF" w14:textId="77777777" w:rsidR="00712DB2" w:rsidRDefault="00712DB2" w:rsidP="00712DB2">
      <w:pPr>
        <w:pStyle w:val="Bibliography"/>
      </w:pPr>
      <w:r>
        <w:t xml:space="preserve">Oksanen, J., G. Simpson, F. Blanchet, Kindt R, Legendre P, Minchin P, O’Hara R, Solymos P, Stevens M, </w:t>
      </w:r>
      <w:proofErr w:type="spellStart"/>
      <w:r>
        <w:t>Szoecs</w:t>
      </w:r>
      <w:proofErr w:type="spellEnd"/>
      <w:r>
        <w:t xml:space="preserve"> E, Wagner H, Barbour M, Bedward M, Bolker B, Borcard D, Carvalho G, Chirico M, De Caceres, M, Durand S, Evangelista H, </w:t>
      </w:r>
      <w:proofErr w:type="spellStart"/>
      <w:r>
        <w:t>FitzJohn</w:t>
      </w:r>
      <w:proofErr w:type="spellEnd"/>
      <w:r>
        <w:t xml:space="preserve"> R, Friendly M, </w:t>
      </w:r>
      <w:proofErr w:type="spellStart"/>
      <w:r>
        <w:t>Furneaux</w:t>
      </w:r>
      <w:proofErr w:type="spellEnd"/>
      <w:r>
        <w:t xml:space="preserve"> B, Hannigan G, Hill M, Lahti L, McGlinn D, Ouellette M, Ribeiro, and Cunha E, Smith T, Stier A, Ter Braak C, Weedon J. 2024. _vegan: Community Ecology Package_. R.</w:t>
      </w:r>
    </w:p>
    <w:p w14:paraId="1C2917C8" w14:textId="77777777" w:rsidR="00712DB2" w:rsidRDefault="00712DB2" w:rsidP="00712DB2">
      <w:pPr>
        <w:pStyle w:val="Bibliography"/>
      </w:pPr>
      <w:r>
        <w:t xml:space="preserve">Pearce, J. L., L. A. Venier, J. McKee, J. </w:t>
      </w:r>
      <w:proofErr w:type="spellStart"/>
      <w:r>
        <w:t>Pedlar</w:t>
      </w:r>
      <w:proofErr w:type="spellEnd"/>
      <w:r>
        <w:t xml:space="preserve">, and D. McKenney. 2003. Influence of habitat and microhabitat on carabid (Coleoptera: Carabidae) </w:t>
      </w:r>
      <w:proofErr w:type="gramStart"/>
      <w:r>
        <w:t>assemblages</w:t>
      </w:r>
      <w:proofErr w:type="gramEnd"/>
      <w:r>
        <w:t xml:space="preserve"> in four stand types. The Canadian Entomologist 135:337–357.</w:t>
      </w:r>
    </w:p>
    <w:p w14:paraId="6F820F85" w14:textId="77777777" w:rsidR="00712DB2" w:rsidRDefault="00712DB2" w:rsidP="00712DB2">
      <w:pPr>
        <w:pStyle w:val="Bibliography"/>
      </w:pPr>
      <w:r>
        <w:t>Perry, K., and D. Herms. 2019. Dynamic Responses of Ground-Dwelling Invertebrate Communities to Disturbance in Forest Ecosystems. Insects 10:61.</w:t>
      </w:r>
    </w:p>
    <w:p w14:paraId="6B9A6689" w14:textId="77777777" w:rsidR="00712DB2" w:rsidRDefault="00712DB2" w:rsidP="00712DB2">
      <w:pPr>
        <w:pStyle w:val="Bibliography"/>
      </w:pPr>
      <w:r>
        <w:t>Perry, K. I., K. F. Wallin, J. W. Wenzel, and D. A. Herms. 2018. Forest disturbance and arthropods: Small‐scale canopy gaps drive invertebrate community structure and composition. Ecosphere 9:e02463.</w:t>
      </w:r>
    </w:p>
    <w:p w14:paraId="1D5C947A" w14:textId="77777777" w:rsidR="00712DB2" w:rsidRDefault="00712DB2" w:rsidP="00712DB2">
      <w:pPr>
        <w:pStyle w:val="Bibliography"/>
      </w:pPr>
      <w:r>
        <w:t>Peterson, C. J., and A. D. Leach. 2008. Salvage logging after windthrow alters microsite diversity, abundance and environment, but not vegetation. Forestry 81:361–376.</w:t>
      </w:r>
    </w:p>
    <w:p w14:paraId="03B8C5CB" w14:textId="77777777" w:rsidR="00712DB2" w:rsidRDefault="00712DB2" w:rsidP="00712DB2">
      <w:pPr>
        <w:pStyle w:val="Bibliography"/>
      </w:pPr>
      <w:r>
        <w:t>Phillips, I. D., and T. P. Cobb. 2005. Effects of Habitat Structure and Lid Transparency on Pitfall Catches. Environmental Entomology 34:875–882.</w:t>
      </w:r>
    </w:p>
    <w:p w14:paraId="6288BC6F" w14:textId="77777777" w:rsidR="00712DB2" w:rsidRDefault="00712DB2" w:rsidP="00712DB2">
      <w:pPr>
        <w:pStyle w:val="Bibliography"/>
      </w:pPr>
      <w:r>
        <w:t>R Core Team. 2024. R: A Language and Environment for Statistical Computing. R Foundation for Statistical Computing, Vienna, Austria.</w:t>
      </w:r>
    </w:p>
    <w:p w14:paraId="32B1D74D" w14:textId="77777777" w:rsidR="00712DB2" w:rsidRDefault="00712DB2" w:rsidP="00712DB2">
      <w:pPr>
        <w:pStyle w:val="Bibliography"/>
      </w:pPr>
      <w:r>
        <w:t xml:space="preserve">Ribera, I., S. </w:t>
      </w:r>
      <w:proofErr w:type="spellStart"/>
      <w:r>
        <w:t>Dolédec</w:t>
      </w:r>
      <w:proofErr w:type="spellEnd"/>
      <w:r>
        <w:t>, I. S. Downie, and G. N. Foster. 2001. Effect of Land Disturbance and Stress on Species Traits of Ground Beetle Assemblages. Ecology 82:1112–1129.</w:t>
      </w:r>
    </w:p>
    <w:p w14:paraId="6B9D6ACE" w14:textId="77777777" w:rsidR="00712DB2" w:rsidRDefault="00712DB2" w:rsidP="00712DB2">
      <w:pPr>
        <w:pStyle w:val="Bibliography"/>
      </w:pPr>
      <w:r>
        <w:t xml:space="preserve">Ribera, I., G. N. Foster, I. S. Downie, D. I. McCracken, and V. J. Abernethy. 1999. A comparative study of the morphology and life traits of Scottish ground beetles (Coleoptera, Carabidae). Annales </w:t>
      </w:r>
      <w:proofErr w:type="spellStart"/>
      <w:r>
        <w:t>Zoologici</w:t>
      </w:r>
      <w:proofErr w:type="spellEnd"/>
      <w:r>
        <w:t xml:space="preserve"> </w:t>
      </w:r>
      <w:proofErr w:type="spellStart"/>
      <w:r>
        <w:t>Fennici</w:t>
      </w:r>
      <w:proofErr w:type="spellEnd"/>
      <w:r>
        <w:t xml:space="preserve"> 36:21–37.</w:t>
      </w:r>
    </w:p>
    <w:p w14:paraId="111745C4" w14:textId="77777777" w:rsidR="00712DB2" w:rsidRDefault="00712DB2" w:rsidP="00712DB2">
      <w:pPr>
        <w:pStyle w:val="Bibliography"/>
      </w:pPr>
      <w:r>
        <w:lastRenderedPageBreak/>
        <w:t xml:space="preserve">Riley, K., and R. Browne. 2011. Changes in ground beetle diversity and community composition in age structured forests (Coleoptera, Carabidae). </w:t>
      </w:r>
      <w:proofErr w:type="spellStart"/>
      <w:r>
        <w:t>ZooKeys</w:t>
      </w:r>
      <w:proofErr w:type="spellEnd"/>
      <w:r>
        <w:t xml:space="preserve"> 147:601–621.</w:t>
      </w:r>
    </w:p>
    <w:p w14:paraId="44DC3D74" w14:textId="77777777" w:rsidR="00712DB2" w:rsidRDefault="00712DB2" w:rsidP="00712DB2">
      <w:pPr>
        <w:pStyle w:val="Bibliography"/>
      </w:pPr>
      <w:r>
        <w:t xml:space="preserve">Schammel, L. A., E. J. </w:t>
      </w:r>
      <w:proofErr w:type="spellStart"/>
      <w:r>
        <w:t>Holzmueller</w:t>
      </w:r>
      <w:proofErr w:type="spellEnd"/>
      <w:r>
        <w:t>, J. W. Groninger, C. M. Ruffner, and J. L. Nelson. 2025. Recovering of Biodiversity in Bottomland Hardwood Forests After a Tornado and Salvage Logging in Southern Illinois (USA). Ecologies 6:27.</w:t>
      </w:r>
    </w:p>
    <w:p w14:paraId="502E6F65" w14:textId="77777777" w:rsidR="00712DB2" w:rsidRDefault="00712DB2" w:rsidP="00712DB2">
      <w:pPr>
        <w:pStyle w:val="Bibliography"/>
      </w:pPr>
      <w:r>
        <w:t xml:space="preserve">Seidl, R., D. Thom, M. Kautz, D. Martin-Benito, M. Peltoniemi, G. Vacchiano, J. Wild, D. Ascoli, M. Petr, J. </w:t>
      </w:r>
      <w:proofErr w:type="spellStart"/>
      <w:r>
        <w:t>Honkaniemi</w:t>
      </w:r>
      <w:proofErr w:type="spellEnd"/>
      <w:r>
        <w:t xml:space="preserve">, M. J. Lexer, V. Trotsiuk, P. </w:t>
      </w:r>
      <w:proofErr w:type="spellStart"/>
      <w:r>
        <w:t>Mairota</w:t>
      </w:r>
      <w:proofErr w:type="spellEnd"/>
      <w:r>
        <w:t xml:space="preserve">, M. Svoboda, M. </w:t>
      </w:r>
      <w:proofErr w:type="spellStart"/>
      <w:r>
        <w:t>Fabrika</w:t>
      </w:r>
      <w:proofErr w:type="spellEnd"/>
      <w:r>
        <w:t>, T. A. Nagel, and C. P. O. Reyer. 2017. Forest disturbances under climate change. Nature Climate Change 7:395–402.</w:t>
      </w:r>
    </w:p>
    <w:p w14:paraId="207450E2" w14:textId="77777777" w:rsidR="00712DB2" w:rsidRDefault="00712DB2" w:rsidP="00712DB2">
      <w:pPr>
        <w:pStyle w:val="Bibliography"/>
      </w:pPr>
      <w:r>
        <w:t>Silverman, B., D. J. Horn, F. F. Purrington, and K. J. K. Gandhi. 2008. Oil Pipeline Corridor Through an Intact Forest Alters Ground Beetle (Coleoptera: Carabidae) Assemblages in Southeastern Ohio. Environmental Entomology 37:725–733.</w:t>
      </w:r>
    </w:p>
    <w:p w14:paraId="294FA3C0" w14:textId="77777777" w:rsidR="00712DB2" w:rsidRDefault="00712DB2" w:rsidP="00712DB2">
      <w:pPr>
        <w:pStyle w:val="Bibliography"/>
      </w:pPr>
      <w:r>
        <w:t xml:space="preserve">Sklodowski, J., and P. </w:t>
      </w:r>
      <w:proofErr w:type="spellStart"/>
      <w:r>
        <w:t>Garbalinska</w:t>
      </w:r>
      <w:proofErr w:type="spellEnd"/>
      <w:r>
        <w:t xml:space="preserve">. 2011. Ground beetle (Coleoptera, Carabidae) assemblages inhabiting Scots pine stands of </w:t>
      </w:r>
      <w:proofErr w:type="spellStart"/>
      <w:r>
        <w:t>Puszcza</w:t>
      </w:r>
      <w:proofErr w:type="spellEnd"/>
      <w:r>
        <w:t xml:space="preserve"> Piska Forest: six-year responses to a tornado impact. </w:t>
      </w:r>
      <w:proofErr w:type="spellStart"/>
      <w:r>
        <w:t>ZooKeys</w:t>
      </w:r>
      <w:proofErr w:type="spellEnd"/>
      <w:r>
        <w:t xml:space="preserve"> 100:371–392.</w:t>
      </w:r>
    </w:p>
    <w:p w14:paraId="6F49D8AF" w14:textId="77777777" w:rsidR="00712DB2" w:rsidRDefault="00712DB2" w:rsidP="00712DB2">
      <w:pPr>
        <w:pStyle w:val="Bibliography"/>
      </w:pPr>
      <w:r>
        <w:t>Slesak, R. A., C. F. Lenhart, K. N. Brooks, A. W. D’Amato, and B. J. Palik. 2014. Water table response to harvesting and simulated emerald ash borer mortality in black ash wetlands in Minnesota, USA. Canadian Journal of Forest Research 44:961–968.</w:t>
      </w:r>
    </w:p>
    <w:p w14:paraId="7F0AACE7" w14:textId="77777777" w:rsidR="00712DB2" w:rsidRDefault="00712DB2" w:rsidP="00712DB2">
      <w:pPr>
        <w:pStyle w:val="Bibliography"/>
      </w:pPr>
      <w:r>
        <w:t>Slyder, J. B., J. W. Wenzel, A. A. Royo, M. E. Spicer, and W. P. Carson. 2020. Post-windthrow salvage logging increases seedling and understory diversity with little impact on composition immediately after logging. New Forests 51:409–420.</w:t>
      </w:r>
    </w:p>
    <w:p w14:paraId="57981985" w14:textId="77777777" w:rsidR="00712DB2" w:rsidRDefault="00712DB2" w:rsidP="00712DB2">
      <w:pPr>
        <w:pStyle w:val="Bibliography"/>
      </w:pPr>
      <w:r>
        <w:t>Spicer, M. E., A. A. Royo, J. W. Wenzel, and W. P. Carson. 2023. Understory plant growth forms respond independently to combined natural and anthropogenic disturbances. Forest Ecology and Management 543:121077.</w:t>
      </w:r>
    </w:p>
    <w:p w14:paraId="0117EA0C" w14:textId="77777777" w:rsidR="00712DB2" w:rsidRDefault="00712DB2" w:rsidP="00712DB2">
      <w:pPr>
        <w:pStyle w:val="Bibliography"/>
      </w:pPr>
      <w:r>
        <w:t xml:space="preserve">Sultaire, S. M., A. J. Kroll, J. </w:t>
      </w:r>
      <w:proofErr w:type="spellStart"/>
      <w:r>
        <w:t>Verschuyl</w:t>
      </w:r>
      <w:proofErr w:type="spellEnd"/>
      <w:r>
        <w:t>, D. A. Landis, and G. J. Roloff. 2021. Effects of varying retention tree patterns on ground beetle (Coleoptera: Carabidae) taxonomic and functional diversity. Ecosphere 12:e03641.</w:t>
      </w:r>
    </w:p>
    <w:p w14:paraId="0D7A82F6" w14:textId="77777777" w:rsidR="00712DB2" w:rsidRDefault="00712DB2" w:rsidP="00712DB2">
      <w:pPr>
        <w:pStyle w:val="Bibliography"/>
      </w:pPr>
      <w:r>
        <w:t>Swenson, N. G. 2014. Functional and Phylogenetic Ecology in R. Springer New York, New York, NY.</w:t>
      </w:r>
    </w:p>
    <w:p w14:paraId="2FFEDE7A" w14:textId="77777777" w:rsidR="00712DB2" w:rsidRDefault="00712DB2" w:rsidP="00712DB2">
      <w:pPr>
        <w:pStyle w:val="Bibliography"/>
      </w:pPr>
      <w:r>
        <w:t xml:space="preserve">Talarico, F., P. </w:t>
      </w:r>
      <w:proofErr w:type="spellStart"/>
      <w:r>
        <w:t>Brandmayr</w:t>
      </w:r>
      <w:proofErr w:type="spellEnd"/>
      <w:r>
        <w:t xml:space="preserve">, A. Giglio, A. </w:t>
      </w:r>
      <w:proofErr w:type="spellStart"/>
      <w:r>
        <w:t>Massolo</w:t>
      </w:r>
      <w:proofErr w:type="spellEnd"/>
      <w:r>
        <w:t xml:space="preserve">, and T. </w:t>
      </w:r>
      <w:proofErr w:type="spellStart"/>
      <w:r>
        <w:t>Zetto</w:t>
      </w:r>
      <w:proofErr w:type="spellEnd"/>
      <w:r>
        <w:t xml:space="preserve"> Brandmayr. 2011. Morphometry of eyes, antennae and wings in three species of </w:t>
      </w:r>
      <w:proofErr w:type="spellStart"/>
      <w:r>
        <w:t>Siagona</w:t>
      </w:r>
      <w:proofErr w:type="spellEnd"/>
      <w:r>
        <w:t xml:space="preserve"> (Coleoptera, Carabidae). </w:t>
      </w:r>
      <w:proofErr w:type="spellStart"/>
      <w:r>
        <w:t>ZooKeys</w:t>
      </w:r>
      <w:proofErr w:type="spellEnd"/>
      <w:r>
        <w:t xml:space="preserve"> 100:203–214.</w:t>
      </w:r>
    </w:p>
    <w:p w14:paraId="5FA9BBC2" w14:textId="77777777" w:rsidR="00712DB2" w:rsidRDefault="00712DB2" w:rsidP="00712DB2">
      <w:pPr>
        <w:pStyle w:val="Bibliography"/>
      </w:pPr>
      <w:r>
        <w:lastRenderedPageBreak/>
        <w:t xml:space="preserve">Talarico, F., M. Romeo, A. </w:t>
      </w:r>
      <w:proofErr w:type="spellStart"/>
      <w:r>
        <w:t>Massolo</w:t>
      </w:r>
      <w:proofErr w:type="spellEnd"/>
      <w:r>
        <w:t xml:space="preserve">, P. </w:t>
      </w:r>
      <w:proofErr w:type="spellStart"/>
      <w:r>
        <w:t>Brandmayr</w:t>
      </w:r>
      <w:proofErr w:type="spellEnd"/>
      <w:r>
        <w:t xml:space="preserve">, and T. </w:t>
      </w:r>
      <w:proofErr w:type="spellStart"/>
      <w:r>
        <w:t>Zetto</w:t>
      </w:r>
      <w:proofErr w:type="spellEnd"/>
      <w:r>
        <w:t xml:space="preserve">. 2007. Morphometry and eye morphology in three species of </w:t>
      </w:r>
      <w:proofErr w:type="spellStart"/>
      <w:r>
        <w:t>Carabus</w:t>
      </w:r>
      <w:proofErr w:type="spellEnd"/>
      <w:r>
        <w:t xml:space="preserve"> (Coleoptera: Carabidae) in relation to habitat demands. Journal of Zoological Systematics and Evolutionary Research 45:33–38.</w:t>
      </w:r>
    </w:p>
    <w:p w14:paraId="0D94E3F9" w14:textId="77777777" w:rsidR="00712DB2" w:rsidRDefault="00712DB2" w:rsidP="00712DB2">
      <w:pPr>
        <w:pStyle w:val="Bibliography"/>
      </w:pPr>
      <w:r>
        <w:t>Thiele, H.-U. 1977. Carabid Beetles in Their Environments. Springer, Berlin, Heidelberg.</w:t>
      </w:r>
    </w:p>
    <w:p w14:paraId="23FA8533" w14:textId="77777777" w:rsidR="00712DB2" w:rsidRDefault="00712DB2" w:rsidP="00712DB2">
      <w:pPr>
        <w:pStyle w:val="Bibliography"/>
      </w:pPr>
      <w:r>
        <w:t xml:space="preserve">Thorn, S., C. Bässler, R. Brandl, P. J. Burton, R. Cahall, J. L. Campbell, J. Castro, C.-Y. Choi, T. Cobb, D. C. Donato, E. </w:t>
      </w:r>
      <w:proofErr w:type="spellStart"/>
      <w:r>
        <w:t>Durska</w:t>
      </w:r>
      <w:proofErr w:type="spellEnd"/>
      <w:r>
        <w:t xml:space="preserve">, J. B. Fontaine, S. Gauthier, C. Hebert, T. </w:t>
      </w:r>
      <w:proofErr w:type="spellStart"/>
      <w:r>
        <w:t>Hothorn</w:t>
      </w:r>
      <w:proofErr w:type="spellEnd"/>
      <w:r>
        <w:t xml:space="preserve">, R. L. Hutto, E.-J. Lee, A. B. Leverkus, D. B. Lindenmayer, M. K. Obrist, J. Rost, S. Seibold, R. Seidl, D. Thom, K. Waldron, B. </w:t>
      </w:r>
      <w:proofErr w:type="spellStart"/>
      <w:r>
        <w:t>Wermelinger</w:t>
      </w:r>
      <w:proofErr w:type="spellEnd"/>
      <w:r>
        <w:t>, M.-B. Winter, M. Zmihorski, and J. Müller. 2018. Impacts of salvage logging on biodiversity: A meta-analysis. Journal of Applied Ecology 55:279–289.</w:t>
      </w:r>
    </w:p>
    <w:p w14:paraId="5CD4C2C7" w14:textId="77777777" w:rsidR="00712DB2" w:rsidRDefault="00712DB2" w:rsidP="00712DB2">
      <w:pPr>
        <w:pStyle w:val="Bibliography"/>
      </w:pPr>
      <w:r>
        <w:t xml:space="preserve">Thorn, S., C. Bässler, T. Gottschalk, T. </w:t>
      </w:r>
      <w:proofErr w:type="spellStart"/>
      <w:r>
        <w:t>Hothorn</w:t>
      </w:r>
      <w:proofErr w:type="spellEnd"/>
      <w:r>
        <w:t xml:space="preserve">, H. Bussler, K. Raffa, and J. Müller. 2014. New Insights into the Consequences of Post-Windthrow Salvage Logging Revealed by Functional Structure of Saproxylic Beetles Assemblages. </w:t>
      </w:r>
      <w:proofErr w:type="spellStart"/>
      <w:r>
        <w:t>PLoS</w:t>
      </w:r>
      <w:proofErr w:type="spellEnd"/>
      <w:r>
        <w:t xml:space="preserve"> ONE 9:e101757.</w:t>
      </w:r>
    </w:p>
    <w:p w14:paraId="6941308B" w14:textId="77777777" w:rsidR="00712DB2" w:rsidRDefault="00712DB2" w:rsidP="00712DB2">
      <w:pPr>
        <w:pStyle w:val="Bibliography"/>
      </w:pPr>
      <w:proofErr w:type="spellStart"/>
      <w:r>
        <w:t>Urbanovicova</w:t>
      </w:r>
      <w:proofErr w:type="spellEnd"/>
      <w:r>
        <w:t xml:space="preserve">, V., D. Miklisová, and A. Mock. 2014. Activity of </w:t>
      </w:r>
      <w:proofErr w:type="spellStart"/>
      <w:r>
        <w:t>epigeic</w:t>
      </w:r>
      <w:proofErr w:type="spellEnd"/>
      <w:r>
        <w:t xml:space="preserve"> arthropods in differently managed windthrown forest stands in the High Tatra Mts. North-western Journal of Zoology 10:337–345.</w:t>
      </w:r>
    </w:p>
    <w:p w14:paraId="04F0460D" w14:textId="77777777" w:rsidR="00712DB2" w:rsidRDefault="00712DB2" w:rsidP="00712DB2">
      <w:pPr>
        <w:pStyle w:val="Bibliography"/>
      </w:pPr>
      <w:r>
        <w:t>Venn, S. 2016. To fly or not to fly: Factors influencing the flight capacity of carabid beetles (Coleoptera: Carabidae). European Journal of Entomology 113:587–600.</w:t>
      </w:r>
    </w:p>
    <w:p w14:paraId="10BC1660" w14:textId="77777777" w:rsidR="00712DB2" w:rsidRDefault="00712DB2" w:rsidP="00712DB2">
      <w:pPr>
        <w:pStyle w:val="Bibliography"/>
      </w:pPr>
      <w:r>
        <w:t>Wagner, D. L. 2019. Insect Declines in the Anthropocene.</w:t>
      </w:r>
    </w:p>
    <w:p w14:paraId="1AB31674" w14:textId="77777777" w:rsidR="00712DB2" w:rsidRDefault="00712DB2" w:rsidP="00712DB2">
      <w:pPr>
        <w:pStyle w:val="Bibliography"/>
      </w:pPr>
      <w:proofErr w:type="spellStart"/>
      <w:r>
        <w:t>Wermelinger</w:t>
      </w:r>
      <w:proofErr w:type="spellEnd"/>
      <w:r>
        <w:t xml:space="preserve">, B., M. Moretti, P. Duelli, T. Lachat, G. B. </w:t>
      </w:r>
      <w:proofErr w:type="spellStart"/>
      <w:r>
        <w:t>Pezzatti</w:t>
      </w:r>
      <w:proofErr w:type="spellEnd"/>
      <w:r>
        <w:t>, and M. K. Obrist. 2017. Impact of windthrow and salvage-logging on taxonomic and functional diversity of forest arthropods. Forest Ecology and Management 391:9–18.</w:t>
      </w:r>
    </w:p>
    <w:p w14:paraId="63710EBF" w14:textId="77777777" w:rsidR="00712DB2" w:rsidRDefault="00712DB2" w:rsidP="00712DB2">
      <w:pPr>
        <w:pStyle w:val="Bibliography"/>
      </w:pPr>
      <w:r>
        <w:t>Werner, S. M., and K. F. Raffa. 2000. Effects of forest management practices on the diversity of ground-occurring beetles in mixed northern hardwood forests of the Great Lakes Region. Forest Ecology and Management.</w:t>
      </w:r>
    </w:p>
    <w:p w14:paraId="47826AD1" w14:textId="1E19B70A" w:rsidR="006E0833" w:rsidRPr="006E0833" w:rsidRDefault="006E0833" w:rsidP="006B3562">
      <w:pPr>
        <w:rPr>
          <w:rFonts w:eastAsia="Calibri"/>
          <w:kern w:val="0"/>
          <w:sz w:val="24"/>
          <w:szCs w:val="24"/>
          <w14:ligatures w14:val="none"/>
        </w:rPr>
      </w:pPr>
      <w:r w:rsidRPr="006E0833">
        <w:rPr>
          <w:rFonts w:eastAsia="Calibri"/>
          <w:kern w:val="0"/>
          <w:sz w:val="24"/>
          <w:szCs w:val="24"/>
          <w14:ligatures w14:val="none"/>
        </w:rPr>
        <w:fldChar w:fldCharType="end"/>
      </w:r>
      <w:commentRangeEnd w:id="44"/>
      <w:r w:rsidRPr="006E0833">
        <w:rPr>
          <w:rFonts w:eastAsia="Calibri"/>
          <w:sz w:val="16"/>
          <w:szCs w:val="16"/>
        </w:rPr>
        <w:commentReference w:id="44"/>
      </w:r>
    </w:p>
    <w:p w14:paraId="7148A05A" w14:textId="77777777" w:rsidR="006E0833" w:rsidRPr="006E0833" w:rsidRDefault="006E0833" w:rsidP="006B3562">
      <w:pPr>
        <w:rPr>
          <w:rFonts w:eastAsia="Calibri"/>
          <w:kern w:val="0"/>
          <w:sz w:val="24"/>
          <w:szCs w:val="24"/>
          <w14:ligatures w14:val="none"/>
        </w:rPr>
      </w:pPr>
    </w:p>
    <w:p w14:paraId="0A3C8107" w14:textId="77777777" w:rsidR="006E0833" w:rsidRPr="006E0833" w:rsidRDefault="006E0833" w:rsidP="006B3562">
      <w:pPr>
        <w:rPr>
          <w:rFonts w:eastAsia="Calibri"/>
          <w:kern w:val="0"/>
          <w:sz w:val="24"/>
          <w:szCs w:val="24"/>
          <w14:ligatures w14:val="none"/>
        </w:rPr>
      </w:pPr>
    </w:p>
    <w:p w14:paraId="056780EB" w14:textId="77777777" w:rsidR="00712D79" w:rsidRPr="00330CF3" w:rsidRDefault="00712D79" w:rsidP="00E92AAE">
      <w:pPr>
        <w:rPr>
          <w:sz w:val="24"/>
          <w:szCs w:val="24"/>
        </w:rPr>
      </w:pPr>
    </w:p>
    <w:sectPr w:rsidR="00712D79" w:rsidRPr="00330CF3" w:rsidSect="00330CF3">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aron Tayal" w:date="2025-05-05T16:52:00Z" w:initials="AT">
    <w:p w14:paraId="6CE4089D" w14:textId="77777777" w:rsidR="006E0833" w:rsidRDefault="006E0833" w:rsidP="006E0833">
      <w:pPr>
        <w:pStyle w:val="CommentText1"/>
      </w:pPr>
      <w:r>
        <w:rPr>
          <w:rStyle w:val="CommentReference"/>
        </w:rPr>
        <w:annotationRef/>
      </w:r>
      <w:r>
        <w:t>Aaron to-do: add size of mesh</w:t>
      </w:r>
    </w:p>
  </w:comment>
  <w:comment w:id="2" w:author="Aaron Tayal" w:date="2025-09-08T15:56:00Z" w:initials="AT">
    <w:p w14:paraId="032B6E31" w14:textId="77777777" w:rsidR="006E0833" w:rsidRDefault="006E0833" w:rsidP="006E0833">
      <w:pPr>
        <w:pStyle w:val="CommentText1"/>
      </w:pPr>
      <w:r>
        <w:rPr>
          <w:rStyle w:val="CommentReference"/>
        </w:rPr>
        <w:annotationRef/>
      </w:r>
      <w:r>
        <w:t>Or isopropanol?</w:t>
      </w:r>
    </w:p>
  </w:comment>
  <w:comment w:id="4" w:author="Perry, Kayla" w:date="2025-11-08T13:33:00Z" w:initials="KP">
    <w:p w14:paraId="204F2DD9" w14:textId="77777777" w:rsidR="006E0833" w:rsidRDefault="006E0833" w:rsidP="006E0833">
      <w:pPr>
        <w:pStyle w:val="CommentText1"/>
      </w:pPr>
      <w:r>
        <w:rPr>
          <w:rStyle w:val="CommentReference"/>
        </w:rPr>
        <w:annotationRef/>
      </w:r>
      <w:r>
        <w:t>Might want to make this landscape so more can fit on one page</w:t>
      </w:r>
    </w:p>
  </w:comment>
  <w:comment w:id="5" w:author="Aaron Tayal" w:date="2025-11-28T00:58:00Z" w:initials="AT">
    <w:p w14:paraId="54A3D42A" w14:textId="77777777" w:rsidR="00C21BBD" w:rsidRDefault="00C21BBD" w:rsidP="00C21BBD">
      <w:pPr>
        <w:pStyle w:val="CommentText"/>
      </w:pPr>
      <w:r>
        <w:rPr>
          <w:rStyle w:val="CommentReference"/>
        </w:rPr>
        <w:annotationRef/>
      </w:r>
      <w:r>
        <w:t>Making it landscape did not allow it to fit on one page</w:t>
      </w:r>
    </w:p>
  </w:comment>
  <w:comment w:id="6" w:author="Aaron Tayal" w:date="2025-04-22T17:01:00Z" w:initials="AT">
    <w:p w14:paraId="189EABD6" w14:textId="2B306346" w:rsidR="006E0833" w:rsidRDefault="006E0833" w:rsidP="006E0833">
      <w:pPr>
        <w:pStyle w:val="CommentText1"/>
      </w:pPr>
      <w:r>
        <w:rPr>
          <w:rStyle w:val="CommentReference"/>
        </w:rPr>
        <w:annotationRef/>
      </w:r>
      <w:r>
        <w:t>How far away from pitfall trap? Were they the same locations between 2015 and 2022?</w:t>
      </w:r>
    </w:p>
  </w:comment>
  <w:comment w:id="7" w:author="Aaron Tayal" w:date="2025-10-02T18:55:00Z" w:initials="AT">
    <w:p w14:paraId="1A32E798" w14:textId="77777777" w:rsidR="006E0833" w:rsidRDefault="006E0833" w:rsidP="006E0833">
      <w:pPr>
        <w:pStyle w:val="CommentText1"/>
      </w:pPr>
      <w:r>
        <w:rPr>
          <w:rStyle w:val="CommentReference"/>
        </w:rPr>
        <w:annotationRef/>
      </w:r>
      <w:r>
        <w:t>Also, maybe I should remove some of this since I only included veg cover and leaf litter cover in the results</w:t>
      </w:r>
    </w:p>
  </w:comment>
  <w:comment w:id="8" w:author="Perry, Kayla" w:date="2025-11-08T13:35:00Z" w:initials="KP">
    <w:p w14:paraId="2DEB6433" w14:textId="77777777" w:rsidR="006E0833" w:rsidRDefault="006E0833" w:rsidP="006E0833">
      <w:pPr>
        <w:pStyle w:val="CommentText1"/>
      </w:pPr>
      <w:r>
        <w:rPr>
          <w:rStyle w:val="CommentReference"/>
        </w:rPr>
        <w:annotationRef/>
      </w:r>
      <w:r>
        <w:t>1 m away, random direction</w:t>
      </w:r>
    </w:p>
  </w:comment>
  <w:comment w:id="9" w:author="Perry, Kayla" w:date="2025-11-08T13:35:00Z" w:initials="KP">
    <w:p w14:paraId="3A6FB1EC" w14:textId="77777777" w:rsidR="006E0833" w:rsidRDefault="006E0833" w:rsidP="006E0833">
      <w:pPr>
        <w:pStyle w:val="CommentText1"/>
      </w:pPr>
      <w:r>
        <w:rPr>
          <w:rStyle w:val="CommentReference"/>
        </w:rPr>
        <w:annotationRef/>
      </w:r>
      <w:r>
        <w:t>Yes, remove the variables that you do not use/analyze</w:t>
      </w:r>
    </w:p>
  </w:comment>
  <w:comment w:id="10" w:author="Aaron Tayal" w:date="2025-04-05T23:39:00Z" w:initials="AT">
    <w:p w14:paraId="0AF90406" w14:textId="77777777" w:rsidR="006E0833" w:rsidRDefault="006E0833" w:rsidP="006E0833">
      <w:pPr>
        <w:pStyle w:val="CommentText1"/>
      </w:pPr>
      <w:r>
        <w:rPr>
          <w:rStyle w:val="CommentReference"/>
        </w:rPr>
        <w:annotationRef/>
      </w:r>
      <w:r>
        <w:t>At what depth underground?</w:t>
      </w:r>
    </w:p>
  </w:comment>
  <w:comment w:id="11" w:author="Aaron Tayal" w:date="2025-10-02T18:55:00Z" w:initials="AT">
    <w:p w14:paraId="0E1C1FA4" w14:textId="77777777" w:rsidR="006E0833" w:rsidRDefault="006E0833" w:rsidP="006E0833">
      <w:pPr>
        <w:pStyle w:val="CommentText1"/>
      </w:pPr>
      <w:r>
        <w:rPr>
          <w:rStyle w:val="CommentReference"/>
        </w:rPr>
        <w:annotationRef/>
      </w:r>
      <w:r>
        <w:t>A different sensor was used in 2022</w:t>
      </w:r>
    </w:p>
  </w:comment>
  <w:comment w:id="15" w:author="Perry, Kayla" w:date="2025-11-08T13:44:00Z" w:initials="KP">
    <w:p w14:paraId="67F698AA" w14:textId="77777777" w:rsidR="006E0833" w:rsidRDefault="006E0833" w:rsidP="006E0833">
      <w:pPr>
        <w:pStyle w:val="CommentText1"/>
      </w:pPr>
      <w:r>
        <w:rPr>
          <w:rStyle w:val="CommentReference"/>
        </w:rPr>
        <w:annotationRef/>
      </w:r>
      <w:r>
        <w:t>Double check how you are writing out r packages. I think I’ve noticed 3 ways: without quotations, “”, and ‘’.</w:t>
      </w:r>
    </w:p>
  </w:comment>
  <w:comment w:id="16" w:author="Aaron Tayal" w:date="2025-11-28T01:00:00Z" w:initials="AT">
    <w:p w14:paraId="0957D621" w14:textId="77777777" w:rsidR="009437DB" w:rsidRDefault="009437DB" w:rsidP="009437DB">
      <w:pPr>
        <w:pStyle w:val="CommentText"/>
      </w:pPr>
      <w:r>
        <w:rPr>
          <w:rStyle w:val="CommentReference"/>
        </w:rPr>
        <w:annotationRef/>
      </w:r>
      <w:r>
        <w:t>They should all be ‘ ‘ now</w:t>
      </w:r>
    </w:p>
  </w:comment>
  <w:comment w:id="17" w:author="Perry, Kayla" w:date="2025-11-08T13:50:00Z" w:initials="KP">
    <w:p w14:paraId="7A4B9389" w14:textId="2A37D0AF" w:rsidR="006E0833" w:rsidRDefault="006E0833" w:rsidP="006E0833">
      <w:pPr>
        <w:pStyle w:val="CommentText1"/>
      </w:pPr>
      <w:r>
        <w:rPr>
          <w:rStyle w:val="CommentReference"/>
        </w:rPr>
        <w:annotationRef/>
      </w:r>
      <w:r>
        <w:t>Did you include transect?</w:t>
      </w:r>
    </w:p>
  </w:comment>
  <w:comment w:id="18" w:author="Aaron Tayal" w:date="2025-11-11T19:23:00Z" w:initials="AT">
    <w:p w14:paraId="246A8823" w14:textId="77777777" w:rsidR="00A72628" w:rsidRDefault="00A72628" w:rsidP="00A72628">
      <w:pPr>
        <w:pStyle w:val="CommentText"/>
      </w:pPr>
      <w:r>
        <w:rPr>
          <w:rStyle w:val="CommentReference"/>
        </w:rPr>
        <w:annotationRef/>
      </w:r>
      <w:r>
        <w:t>The GLMM including transect was a singular fit, so I switched to a regular GLM, without transect</w:t>
      </w:r>
    </w:p>
  </w:comment>
  <w:comment w:id="19" w:author="Perry, Kayla" w:date="2025-11-08T13:50:00Z" w:initials="KP">
    <w:p w14:paraId="4067F08C" w14:textId="00447225" w:rsidR="006E0833" w:rsidRDefault="006E0833" w:rsidP="006E0833">
      <w:pPr>
        <w:pStyle w:val="CommentText1"/>
      </w:pPr>
      <w:r>
        <w:rPr>
          <w:rStyle w:val="CommentReference"/>
        </w:rPr>
        <w:annotationRef/>
      </w:r>
      <w:r>
        <w:t>Really? Which function?</w:t>
      </w:r>
    </w:p>
  </w:comment>
  <w:comment w:id="20" w:author="Aaron Tayal" w:date="2025-11-11T19:23:00Z" w:initials="AT">
    <w:p w14:paraId="61B5D64F" w14:textId="77777777" w:rsidR="00A72628" w:rsidRDefault="00A72628" w:rsidP="00A72628">
      <w:pPr>
        <w:pStyle w:val="CommentText"/>
      </w:pPr>
      <w:r>
        <w:rPr>
          <w:rStyle w:val="CommentReference"/>
        </w:rPr>
        <w:annotationRef/>
      </w:r>
      <w:r>
        <w:t>The function was called “glm” in the stats package</w:t>
      </w:r>
    </w:p>
  </w:comment>
  <w:comment w:id="21" w:author="Aaron Tayal" w:date="2025-10-28T14:36:00Z" w:initials="AT">
    <w:p w14:paraId="6E83F569" w14:textId="17552D44" w:rsidR="006E0833" w:rsidRDefault="006E0833" w:rsidP="006E0833">
      <w:pPr>
        <w:pStyle w:val="CommentText1"/>
      </w:pPr>
      <w:r>
        <w:rPr>
          <w:rStyle w:val="CommentReference"/>
        </w:rPr>
        <w:annotationRef/>
      </w:r>
      <w:r>
        <w:t>Not sure about what the authority for this one is</w:t>
      </w:r>
    </w:p>
  </w:comment>
  <w:comment w:id="22" w:author="Perry, Kayla" w:date="2025-11-08T13:53:00Z" w:initials="KP">
    <w:p w14:paraId="576AB315" w14:textId="77777777" w:rsidR="006E0833" w:rsidRDefault="006E0833" w:rsidP="006E0833">
      <w:pPr>
        <w:pStyle w:val="CommentText1"/>
      </w:pPr>
      <w:r>
        <w:rPr>
          <w:rStyle w:val="CommentReference"/>
        </w:rPr>
        <w:annotationRef/>
      </w:r>
      <w:r>
        <w:t>Are both subspecies found in PA? I think we probably have lecontei</w:t>
      </w:r>
    </w:p>
  </w:comment>
  <w:comment w:id="26" w:author="Perry, Kayla" w:date="2025-11-08T14:03:00Z" w:initials="KP">
    <w:p w14:paraId="2E66228D" w14:textId="77777777" w:rsidR="006E0833" w:rsidRDefault="006E0833" w:rsidP="006E0833">
      <w:pPr>
        <w:pStyle w:val="CommentText1"/>
      </w:pPr>
      <w:r>
        <w:rPr>
          <w:rStyle w:val="CommentReference"/>
        </w:rPr>
        <w:annotationRef/>
      </w:r>
      <w:r>
        <w:t>You can remove year after authority. I would switch to landscape for this table</w:t>
      </w:r>
    </w:p>
  </w:comment>
  <w:comment w:id="27" w:author="Aaron Tayal" w:date="2025-11-28T01:13:00Z" w:initials="AT">
    <w:p w14:paraId="6D2D55D1" w14:textId="77777777" w:rsidR="00D848ED" w:rsidRDefault="00D848ED" w:rsidP="00D848ED">
      <w:pPr>
        <w:pStyle w:val="CommentText"/>
      </w:pPr>
      <w:r>
        <w:rPr>
          <w:rStyle w:val="CommentReference"/>
        </w:rPr>
        <w:annotationRef/>
      </w:r>
      <w:r>
        <w:t>Landscape would mean that it would need more pages, but I can do that if it’s important</w:t>
      </w:r>
    </w:p>
  </w:comment>
  <w:comment w:id="28" w:author="Aaron Tayal" w:date="2025-10-07T12:57:00Z" w:initials="AT">
    <w:p w14:paraId="1F485105" w14:textId="49E80327" w:rsidR="006E0833" w:rsidRDefault="006E0833" w:rsidP="006E0833">
      <w:pPr>
        <w:pStyle w:val="CommentText1"/>
      </w:pPr>
      <w:r>
        <w:rPr>
          <w:rStyle w:val="CommentReference"/>
        </w:rPr>
        <w:annotationRef/>
      </w:r>
      <w:r>
        <w:t>Abbreviate names and remove year?</w:t>
      </w:r>
    </w:p>
  </w:comment>
  <w:comment w:id="29" w:author="Aaron Tayal" w:date="2025-08-29T10:00:00Z" w:initials="AT">
    <w:p w14:paraId="3458DF78" w14:textId="77777777" w:rsidR="006E0833" w:rsidRDefault="006E0833" w:rsidP="006E0833">
      <w:pPr>
        <w:pStyle w:val="CommentText1"/>
      </w:pPr>
      <w:r>
        <w:rPr>
          <w:rStyle w:val="CommentReference"/>
        </w:rPr>
        <w:annotationRef/>
      </w:r>
      <w:r>
        <w:t>As I did not identify these to subspecies, there are two options for authors, depending on the subspecies</w:t>
      </w:r>
    </w:p>
  </w:comment>
  <w:comment w:id="30" w:author="Aaron Tayal" w:date="2025-10-15T16:16:00Z" w:initials="AT">
    <w:p w14:paraId="5081D057" w14:textId="77777777" w:rsidR="006E0833" w:rsidRDefault="006E0833" w:rsidP="006E0833">
      <w:pPr>
        <w:pStyle w:val="CommentText1"/>
      </w:pPr>
      <w:r>
        <w:rPr>
          <w:rStyle w:val="CommentReference"/>
        </w:rPr>
        <w:annotationRef/>
      </w:r>
      <w:r>
        <w:t xml:space="preserve">A recent paper indicates that this species is in the Zabrini (with Amara): </w:t>
      </w:r>
      <w:r>
        <w:rPr>
          <w:color w:val="000000"/>
          <w:highlight w:val="white"/>
        </w:rPr>
        <w:t>Are Miquihuana rhadiniformis Barr, 1982 and Pseudamara arenaria (LeConte, 1847) (Coleoptera, Carabidae) sphodrines? Phylogenetic analysis of data from next-generation sequencing of museum specimens resolves the tribal-group relationships of these enigmatic taxa.</w:t>
      </w:r>
      <w:r>
        <w:t xml:space="preserve"> </w:t>
      </w:r>
    </w:p>
    <w:p w14:paraId="1F2279F7" w14:textId="77777777" w:rsidR="006E0833" w:rsidRDefault="006E0833" w:rsidP="006E0833">
      <w:pPr>
        <w:pStyle w:val="CommentText1"/>
      </w:pPr>
    </w:p>
    <w:p w14:paraId="08ADC2D7" w14:textId="77777777" w:rsidR="006E0833" w:rsidRDefault="006E0833" w:rsidP="006E0833">
      <w:pPr>
        <w:pStyle w:val="CommentText1"/>
      </w:pPr>
      <w:r>
        <w:t>So, Bousquet lists them as Sphodrini, but maybe they should be Zabrini</w:t>
      </w:r>
    </w:p>
  </w:comment>
  <w:comment w:id="32" w:author="Perry, Kayla" w:date="2025-11-08T14:13:00Z" w:initials="KP">
    <w:p w14:paraId="79EFCE77" w14:textId="77777777" w:rsidR="006E0833" w:rsidRDefault="006E0833" w:rsidP="006E0833">
      <w:pPr>
        <w:pStyle w:val="CommentText1"/>
      </w:pPr>
      <w:r>
        <w:rPr>
          <w:rStyle w:val="CommentReference"/>
        </w:rPr>
        <w:annotationRef/>
      </w:r>
      <w:r>
        <w:t>Remove proportional from the y axes</w:t>
      </w:r>
    </w:p>
  </w:comment>
  <w:comment w:id="33" w:author="Perry, Kayla" w:date="2025-11-08T14:14:00Z" w:initials="KP">
    <w:p w14:paraId="01454A8F" w14:textId="77777777" w:rsidR="006E0833" w:rsidRDefault="006E0833" w:rsidP="006E0833">
      <w:pPr>
        <w:pStyle w:val="CommentText1"/>
      </w:pPr>
      <w:r>
        <w:rPr>
          <w:rStyle w:val="CommentReference"/>
        </w:rPr>
        <w:annotationRef/>
      </w:r>
      <w:r>
        <w:t>Is this included in the methods?</w:t>
      </w:r>
    </w:p>
  </w:comment>
  <w:comment w:id="39" w:author="Aaron Tayal" w:date="2025-11-28T01:16:00Z" w:initials="AT">
    <w:p w14:paraId="77CF8275" w14:textId="77777777" w:rsidR="00DC4836" w:rsidRDefault="00DC4836" w:rsidP="00DC4836">
      <w:pPr>
        <w:pStyle w:val="CommentText"/>
      </w:pPr>
      <w:r>
        <w:rPr>
          <w:rStyle w:val="CommentReference"/>
        </w:rPr>
        <w:annotationRef/>
      </w:r>
      <w:r>
        <w:t>Insert table caption once I combine the chapters</w:t>
      </w:r>
    </w:p>
  </w:comment>
  <w:comment w:id="40" w:author="Aaron Tayal" w:date="2025-08-29T09:22:00Z" w:initials="AT">
    <w:p w14:paraId="39299549" w14:textId="73765C50" w:rsidR="006E0833" w:rsidRDefault="006E0833" w:rsidP="006E0833">
      <w:pPr>
        <w:pStyle w:val="CommentText1"/>
      </w:pPr>
      <w:r>
        <w:rPr>
          <w:rStyle w:val="CommentReference"/>
        </w:rPr>
        <w:annotationRef/>
      </w:r>
      <w:r>
        <w:t>I don’t know what the unit is for this. Here I just wrote down the maximum value in the data</w:t>
      </w:r>
    </w:p>
  </w:comment>
  <w:comment w:id="42" w:author="Perry, Kayla" w:date="2025-11-08T14:36:00Z" w:initials="KP">
    <w:p w14:paraId="370960A2" w14:textId="77777777" w:rsidR="006E0833" w:rsidRDefault="006E0833" w:rsidP="006E0833">
      <w:pPr>
        <w:pStyle w:val="CommentText1"/>
      </w:pPr>
      <w:r>
        <w:rPr>
          <w:rStyle w:val="CommentReference"/>
        </w:rPr>
        <w:annotationRef/>
      </w:r>
      <w:r>
        <w:t>Hypothesis: larger rear trochanters were advantageous in salvaged sites due to higher soil compaction</w:t>
      </w:r>
    </w:p>
  </w:comment>
  <w:comment w:id="43" w:author="Perry, Kayla" w:date="2025-11-08T14:38:00Z" w:initials="KP">
    <w:p w14:paraId="7DCD00B0" w14:textId="77777777" w:rsidR="006E0833" w:rsidRDefault="006E0833" w:rsidP="006E0833">
      <w:pPr>
        <w:pStyle w:val="CommentText1"/>
      </w:pPr>
      <w:r>
        <w:rPr>
          <w:rStyle w:val="CommentReference"/>
        </w:rPr>
        <w:annotationRef/>
      </w:r>
      <w:r>
        <w:t xml:space="preserve">So needed to seek shelter in soil? </w:t>
      </w:r>
    </w:p>
  </w:comment>
  <w:comment w:id="44" w:author="Perry, Kayla" w:date="2025-11-08T14:26:00Z" w:initials="KP">
    <w:p w14:paraId="6E5BC4FE" w14:textId="77777777" w:rsidR="006E0833" w:rsidRDefault="006E0833" w:rsidP="006E0833">
      <w:pPr>
        <w:pStyle w:val="CommentText1"/>
      </w:pPr>
      <w:r>
        <w:rPr>
          <w:rStyle w:val="CommentReference"/>
        </w:rPr>
        <w:annotationRef/>
      </w:r>
      <w:r>
        <w:t>References should be consistent across the two chapters, so be sure to mirror the format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E4089D" w15:done="0"/>
  <w15:commentEx w15:paraId="032B6E31" w15:done="0"/>
  <w15:commentEx w15:paraId="204F2DD9" w15:done="0"/>
  <w15:commentEx w15:paraId="54A3D42A" w15:paraIdParent="204F2DD9" w15:done="0"/>
  <w15:commentEx w15:paraId="189EABD6" w15:done="0"/>
  <w15:commentEx w15:paraId="1A32E798" w15:paraIdParent="189EABD6" w15:done="0"/>
  <w15:commentEx w15:paraId="2DEB6433" w15:paraIdParent="189EABD6" w15:done="0"/>
  <w15:commentEx w15:paraId="3A6FB1EC" w15:paraIdParent="189EABD6" w15:done="0"/>
  <w15:commentEx w15:paraId="0AF90406" w15:done="0"/>
  <w15:commentEx w15:paraId="0E1C1FA4" w15:paraIdParent="0AF90406" w15:done="0"/>
  <w15:commentEx w15:paraId="67F698AA" w15:done="0"/>
  <w15:commentEx w15:paraId="0957D621" w15:paraIdParent="67F698AA" w15:done="0"/>
  <w15:commentEx w15:paraId="7A4B9389" w15:done="0"/>
  <w15:commentEx w15:paraId="246A8823" w15:paraIdParent="7A4B9389" w15:done="0"/>
  <w15:commentEx w15:paraId="4067F08C" w15:done="0"/>
  <w15:commentEx w15:paraId="61B5D64F" w15:paraIdParent="4067F08C" w15:done="0"/>
  <w15:commentEx w15:paraId="6E83F569" w15:done="0"/>
  <w15:commentEx w15:paraId="576AB315" w15:paraIdParent="6E83F569" w15:done="0"/>
  <w15:commentEx w15:paraId="2E66228D" w15:done="0"/>
  <w15:commentEx w15:paraId="6D2D55D1" w15:paraIdParent="2E66228D" w15:done="0"/>
  <w15:commentEx w15:paraId="1F485105" w15:done="0"/>
  <w15:commentEx w15:paraId="3458DF78" w15:done="0"/>
  <w15:commentEx w15:paraId="08ADC2D7" w15:done="0"/>
  <w15:commentEx w15:paraId="79EFCE77" w15:done="0"/>
  <w15:commentEx w15:paraId="01454A8F" w15:done="0"/>
  <w15:commentEx w15:paraId="77CF8275" w15:done="0"/>
  <w15:commentEx w15:paraId="39299549" w15:done="0"/>
  <w15:commentEx w15:paraId="370960A2" w15:done="0"/>
  <w15:commentEx w15:paraId="7DCD00B0" w15:done="0"/>
  <w15:commentEx w15:paraId="6E5BC4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662F97" w16cex:dateUtc="2025-05-05T20:52:00Z"/>
  <w16cex:commentExtensible w16cex:durableId="3717EE3B" w16cex:dateUtc="2025-09-08T19:56:00Z"/>
  <w16cex:commentExtensible w16cex:durableId="5A445947" w16cex:dateUtc="2025-11-08T18:33:00Z"/>
  <w16cex:commentExtensible w16cex:durableId="18950201" w16cex:dateUtc="2025-11-28T05:58:00Z"/>
  <w16cex:commentExtensible w16cex:durableId="4BA9957F" w16cex:dateUtc="2025-04-22T21:01:00Z"/>
  <w16cex:commentExtensible w16cex:durableId="1F45097E" w16cex:dateUtc="2025-10-02T22:55:00Z"/>
  <w16cex:commentExtensible w16cex:durableId="1C7BD499" w16cex:dateUtc="2025-11-08T18:35:00Z"/>
  <w16cex:commentExtensible w16cex:durableId="7BCCCD4E" w16cex:dateUtc="2025-11-08T18:35:00Z"/>
  <w16cex:commentExtensible w16cex:durableId="3281DAEB" w16cex:dateUtc="2025-04-06T03:39:00Z"/>
  <w16cex:commentExtensible w16cex:durableId="30BB03F8" w16cex:dateUtc="2025-10-02T22:55:00Z"/>
  <w16cex:commentExtensible w16cex:durableId="191F4C66" w16cex:dateUtc="2025-11-08T18:44:00Z"/>
  <w16cex:commentExtensible w16cex:durableId="27C1D22C" w16cex:dateUtc="2025-11-28T06:00:00Z"/>
  <w16cex:commentExtensible w16cex:durableId="71C472BD" w16cex:dateUtc="2025-11-08T18:50:00Z"/>
  <w16cex:commentExtensible w16cex:durableId="6F1D49F2" w16cex:dateUtc="2025-11-12T00:23:00Z"/>
  <w16cex:commentExtensible w16cex:durableId="3D8C651A" w16cex:dateUtc="2025-11-08T18:50:00Z"/>
  <w16cex:commentExtensible w16cex:durableId="29235883" w16cex:dateUtc="2025-11-12T00:23:00Z"/>
  <w16cex:commentExtensible w16cex:durableId="0909A90C" w16cex:dateUtc="2025-10-28T18:36:00Z"/>
  <w16cex:commentExtensible w16cex:durableId="27A46ECE" w16cex:dateUtc="2025-11-08T18:53:00Z"/>
  <w16cex:commentExtensible w16cex:durableId="6D6FB074" w16cex:dateUtc="2025-11-08T19:03:00Z"/>
  <w16cex:commentExtensible w16cex:durableId="7DE6208C" w16cex:dateUtc="2025-11-28T06:13:00Z"/>
  <w16cex:commentExtensible w16cex:durableId="3222BE17" w16cex:dateUtc="2025-10-07T16:57:00Z"/>
  <w16cex:commentExtensible w16cex:durableId="5466F03B" w16cex:dateUtc="2025-08-29T14:00:00Z"/>
  <w16cex:commentExtensible w16cex:durableId="7063ECAB" w16cex:dateUtc="2025-10-15T20:16:00Z"/>
  <w16cex:commentExtensible w16cex:durableId="0E03D5D4" w16cex:dateUtc="2025-11-08T19:13:00Z"/>
  <w16cex:commentExtensible w16cex:durableId="589CF67E" w16cex:dateUtc="2025-11-08T19:14:00Z"/>
  <w16cex:commentExtensible w16cex:durableId="6B2BC65F" w16cex:dateUtc="2025-11-28T06:16:00Z"/>
  <w16cex:commentExtensible w16cex:durableId="653B4093" w16cex:dateUtc="2025-08-29T13:22:00Z"/>
  <w16cex:commentExtensible w16cex:durableId="304B6993" w16cex:dateUtc="2025-11-08T19:36:00Z"/>
  <w16cex:commentExtensible w16cex:durableId="692D44F5" w16cex:dateUtc="2025-11-08T19:38:00Z"/>
  <w16cex:commentExtensible w16cex:durableId="33E3EABB" w16cex:dateUtc="2025-11-08T19: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E4089D" w16cid:durableId="64662F97"/>
  <w16cid:commentId w16cid:paraId="032B6E31" w16cid:durableId="3717EE3B"/>
  <w16cid:commentId w16cid:paraId="204F2DD9" w16cid:durableId="5A445947"/>
  <w16cid:commentId w16cid:paraId="54A3D42A" w16cid:durableId="18950201"/>
  <w16cid:commentId w16cid:paraId="189EABD6" w16cid:durableId="4BA9957F"/>
  <w16cid:commentId w16cid:paraId="1A32E798" w16cid:durableId="1F45097E"/>
  <w16cid:commentId w16cid:paraId="2DEB6433" w16cid:durableId="1C7BD499"/>
  <w16cid:commentId w16cid:paraId="3A6FB1EC" w16cid:durableId="7BCCCD4E"/>
  <w16cid:commentId w16cid:paraId="0AF90406" w16cid:durableId="3281DAEB"/>
  <w16cid:commentId w16cid:paraId="0E1C1FA4" w16cid:durableId="30BB03F8"/>
  <w16cid:commentId w16cid:paraId="67F698AA" w16cid:durableId="191F4C66"/>
  <w16cid:commentId w16cid:paraId="0957D621" w16cid:durableId="27C1D22C"/>
  <w16cid:commentId w16cid:paraId="7A4B9389" w16cid:durableId="71C472BD"/>
  <w16cid:commentId w16cid:paraId="246A8823" w16cid:durableId="6F1D49F2"/>
  <w16cid:commentId w16cid:paraId="4067F08C" w16cid:durableId="3D8C651A"/>
  <w16cid:commentId w16cid:paraId="61B5D64F" w16cid:durableId="29235883"/>
  <w16cid:commentId w16cid:paraId="6E83F569" w16cid:durableId="0909A90C"/>
  <w16cid:commentId w16cid:paraId="576AB315" w16cid:durableId="27A46ECE"/>
  <w16cid:commentId w16cid:paraId="2E66228D" w16cid:durableId="6D6FB074"/>
  <w16cid:commentId w16cid:paraId="6D2D55D1" w16cid:durableId="7DE6208C"/>
  <w16cid:commentId w16cid:paraId="1F485105" w16cid:durableId="3222BE17"/>
  <w16cid:commentId w16cid:paraId="3458DF78" w16cid:durableId="5466F03B"/>
  <w16cid:commentId w16cid:paraId="08ADC2D7" w16cid:durableId="7063ECAB"/>
  <w16cid:commentId w16cid:paraId="79EFCE77" w16cid:durableId="0E03D5D4"/>
  <w16cid:commentId w16cid:paraId="01454A8F" w16cid:durableId="589CF67E"/>
  <w16cid:commentId w16cid:paraId="77CF8275" w16cid:durableId="6B2BC65F"/>
  <w16cid:commentId w16cid:paraId="39299549" w16cid:durableId="653B4093"/>
  <w16cid:commentId w16cid:paraId="370960A2" w16cid:durableId="304B6993"/>
  <w16cid:commentId w16cid:paraId="7DCD00B0" w16cid:durableId="692D44F5"/>
  <w16cid:commentId w16cid:paraId="6E5BC4FE" w16cid:durableId="33E3EAB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B0E"/>
    <w:multiLevelType w:val="hybridMultilevel"/>
    <w:tmpl w:val="6CFEDF80"/>
    <w:lvl w:ilvl="0" w:tplc="E1D0761E">
      <w:start w:val="1"/>
      <w:numFmt w:val="decimal"/>
      <w:lvlText w:val="%1)"/>
      <w:lvlJc w:val="left"/>
      <w:pPr>
        <w:ind w:left="1020" w:hanging="360"/>
      </w:pPr>
    </w:lvl>
    <w:lvl w:ilvl="1" w:tplc="BB60F464">
      <w:start w:val="1"/>
      <w:numFmt w:val="decimal"/>
      <w:lvlText w:val="%2)"/>
      <w:lvlJc w:val="left"/>
      <w:pPr>
        <w:ind w:left="1020" w:hanging="360"/>
      </w:pPr>
    </w:lvl>
    <w:lvl w:ilvl="2" w:tplc="34CE1D98">
      <w:start w:val="1"/>
      <w:numFmt w:val="decimal"/>
      <w:lvlText w:val="%3)"/>
      <w:lvlJc w:val="left"/>
      <w:pPr>
        <w:ind w:left="1020" w:hanging="360"/>
      </w:pPr>
    </w:lvl>
    <w:lvl w:ilvl="3" w:tplc="ADD44F2C">
      <w:start w:val="1"/>
      <w:numFmt w:val="decimal"/>
      <w:lvlText w:val="%4)"/>
      <w:lvlJc w:val="left"/>
      <w:pPr>
        <w:ind w:left="1020" w:hanging="360"/>
      </w:pPr>
    </w:lvl>
    <w:lvl w:ilvl="4" w:tplc="9CCE0126">
      <w:start w:val="1"/>
      <w:numFmt w:val="decimal"/>
      <w:lvlText w:val="%5)"/>
      <w:lvlJc w:val="left"/>
      <w:pPr>
        <w:ind w:left="1020" w:hanging="360"/>
      </w:pPr>
    </w:lvl>
    <w:lvl w:ilvl="5" w:tplc="8EB4FECE">
      <w:start w:val="1"/>
      <w:numFmt w:val="decimal"/>
      <w:lvlText w:val="%6)"/>
      <w:lvlJc w:val="left"/>
      <w:pPr>
        <w:ind w:left="1020" w:hanging="360"/>
      </w:pPr>
    </w:lvl>
    <w:lvl w:ilvl="6" w:tplc="F0467506">
      <w:start w:val="1"/>
      <w:numFmt w:val="decimal"/>
      <w:lvlText w:val="%7)"/>
      <w:lvlJc w:val="left"/>
      <w:pPr>
        <w:ind w:left="1020" w:hanging="360"/>
      </w:pPr>
    </w:lvl>
    <w:lvl w:ilvl="7" w:tplc="E55EDF7E">
      <w:start w:val="1"/>
      <w:numFmt w:val="decimal"/>
      <w:lvlText w:val="%8)"/>
      <w:lvlJc w:val="left"/>
      <w:pPr>
        <w:ind w:left="1020" w:hanging="360"/>
      </w:pPr>
    </w:lvl>
    <w:lvl w:ilvl="8" w:tplc="98FECBDE">
      <w:start w:val="1"/>
      <w:numFmt w:val="decimal"/>
      <w:lvlText w:val="%9)"/>
      <w:lvlJc w:val="left"/>
      <w:pPr>
        <w:ind w:left="1020" w:hanging="360"/>
      </w:pPr>
    </w:lvl>
  </w:abstractNum>
  <w:abstractNum w:abstractNumId="1" w15:restartNumberingAfterBreak="0">
    <w:nsid w:val="044902F2"/>
    <w:multiLevelType w:val="multilevel"/>
    <w:tmpl w:val="9BA80432"/>
    <w:lvl w:ilvl="0">
      <w:start w:val="1"/>
      <w:numFmt w:val="no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70329E2"/>
    <w:multiLevelType w:val="multilevel"/>
    <w:tmpl w:val="0F5A72D8"/>
    <w:lvl w:ilvl="0">
      <w:start w:val="1"/>
      <w:numFmt w:val="decimal"/>
      <w:suff w:val="nothing"/>
      <w:lvlText w:val="Chapter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79B6921"/>
    <w:multiLevelType w:val="multilevel"/>
    <w:tmpl w:val="0A4A36A8"/>
    <w:lvl w:ilvl="0">
      <w:start w:val="1"/>
      <w:numFmt w:val="no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EF045DB"/>
    <w:multiLevelType w:val="hybridMultilevel"/>
    <w:tmpl w:val="638665B2"/>
    <w:lvl w:ilvl="0" w:tplc="BD4CAE58">
      <w:start w:val="1"/>
      <w:numFmt w:val="bullet"/>
      <w:lvlText w:val="•"/>
      <w:lvlJc w:val="left"/>
      <w:pPr>
        <w:tabs>
          <w:tab w:val="num" w:pos="720"/>
        </w:tabs>
        <w:ind w:left="720" w:hanging="360"/>
      </w:pPr>
      <w:rPr>
        <w:rFonts w:ascii="Arial" w:hAnsi="Arial" w:hint="default"/>
      </w:rPr>
    </w:lvl>
    <w:lvl w:ilvl="1" w:tplc="ECA6500A" w:tentative="1">
      <w:start w:val="1"/>
      <w:numFmt w:val="bullet"/>
      <w:lvlText w:val="•"/>
      <w:lvlJc w:val="left"/>
      <w:pPr>
        <w:tabs>
          <w:tab w:val="num" w:pos="1440"/>
        </w:tabs>
        <w:ind w:left="1440" w:hanging="360"/>
      </w:pPr>
      <w:rPr>
        <w:rFonts w:ascii="Arial" w:hAnsi="Arial" w:hint="default"/>
      </w:rPr>
    </w:lvl>
    <w:lvl w:ilvl="2" w:tplc="088C660A" w:tentative="1">
      <w:start w:val="1"/>
      <w:numFmt w:val="bullet"/>
      <w:lvlText w:val="•"/>
      <w:lvlJc w:val="left"/>
      <w:pPr>
        <w:tabs>
          <w:tab w:val="num" w:pos="2160"/>
        </w:tabs>
        <w:ind w:left="2160" w:hanging="360"/>
      </w:pPr>
      <w:rPr>
        <w:rFonts w:ascii="Arial" w:hAnsi="Arial" w:hint="default"/>
      </w:rPr>
    </w:lvl>
    <w:lvl w:ilvl="3" w:tplc="F6E45202" w:tentative="1">
      <w:start w:val="1"/>
      <w:numFmt w:val="bullet"/>
      <w:lvlText w:val="•"/>
      <w:lvlJc w:val="left"/>
      <w:pPr>
        <w:tabs>
          <w:tab w:val="num" w:pos="2880"/>
        </w:tabs>
        <w:ind w:left="2880" w:hanging="360"/>
      </w:pPr>
      <w:rPr>
        <w:rFonts w:ascii="Arial" w:hAnsi="Arial" w:hint="default"/>
      </w:rPr>
    </w:lvl>
    <w:lvl w:ilvl="4" w:tplc="855C80B8" w:tentative="1">
      <w:start w:val="1"/>
      <w:numFmt w:val="bullet"/>
      <w:lvlText w:val="•"/>
      <w:lvlJc w:val="left"/>
      <w:pPr>
        <w:tabs>
          <w:tab w:val="num" w:pos="3600"/>
        </w:tabs>
        <w:ind w:left="3600" w:hanging="360"/>
      </w:pPr>
      <w:rPr>
        <w:rFonts w:ascii="Arial" w:hAnsi="Arial" w:hint="default"/>
      </w:rPr>
    </w:lvl>
    <w:lvl w:ilvl="5" w:tplc="A70883B8" w:tentative="1">
      <w:start w:val="1"/>
      <w:numFmt w:val="bullet"/>
      <w:lvlText w:val="•"/>
      <w:lvlJc w:val="left"/>
      <w:pPr>
        <w:tabs>
          <w:tab w:val="num" w:pos="4320"/>
        </w:tabs>
        <w:ind w:left="4320" w:hanging="360"/>
      </w:pPr>
      <w:rPr>
        <w:rFonts w:ascii="Arial" w:hAnsi="Arial" w:hint="default"/>
      </w:rPr>
    </w:lvl>
    <w:lvl w:ilvl="6" w:tplc="94BEAFF6" w:tentative="1">
      <w:start w:val="1"/>
      <w:numFmt w:val="bullet"/>
      <w:lvlText w:val="•"/>
      <w:lvlJc w:val="left"/>
      <w:pPr>
        <w:tabs>
          <w:tab w:val="num" w:pos="5040"/>
        </w:tabs>
        <w:ind w:left="5040" w:hanging="360"/>
      </w:pPr>
      <w:rPr>
        <w:rFonts w:ascii="Arial" w:hAnsi="Arial" w:hint="default"/>
      </w:rPr>
    </w:lvl>
    <w:lvl w:ilvl="7" w:tplc="1714D3CE" w:tentative="1">
      <w:start w:val="1"/>
      <w:numFmt w:val="bullet"/>
      <w:lvlText w:val="•"/>
      <w:lvlJc w:val="left"/>
      <w:pPr>
        <w:tabs>
          <w:tab w:val="num" w:pos="5760"/>
        </w:tabs>
        <w:ind w:left="5760" w:hanging="360"/>
      </w:pPr>
      <w:rPr>
        <w:rFonts w:ascii="Arial" w:hAnsi="Arial" w:hint="default"/>
      </w:rPr>
    </w:lvl>
    <w:lvl w:ilvl="8" w:tplc="FD16C98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DE46742"/>
    <w:multiLevelType w:val="hybridMultilevel"/>
    <w:tmpl w:val="92BCA6E6"/>
    <w:lvl w:ilvl="0" w:tplc="558E7896">
      <w:start w:val="1"/>
      <w:numFmt w:val="decimal"/>
      <w:lvlText w:val="%1)"/>
      <w:lvlJc w:val="left"/>
      <w:pPr>
        <w:ind w:left="1020" w:hanging="360"/>
      </w:pPr>
    </w:lvl>
    <w:lvl w:ilvl="1" w:tplc="78B4F5FC">
      <w:start w:val="1"/>
      <w:numFmt w:val="decimal"/>
      <w:lvlText w:val="%2)"/>
      <w:lvlJc w:val="left"/>
      <w:pPr>
        <w:ind w:left="1020" w:hanging="360"/>
      </w:pPr>
    </w:lvl>
    <w:lvl w:ilvl="2" w:tplc="5B8682DA">
      <w:start w:val="1"/>
      <w:numFmt w:val="decimal"/>
      <w:lvlText w:val="%3)"/>
      <w:lvlJc w:val="left"/>
      <w:pPr>
        <w:ind w:left="1020" w:hanging="360"/>
      </w:pPr>
    </w:lvl>
    <w:lvl w:ilvl="3" w:tplc="8C426A40">
      <w:start w:val="1"/>
      <w:numFmt w:val="decimal"/>
      <w:lvlText w:val="%4)"/>
      <w:lvlJc w:val="left"/>
      <w:pPr>
        <w:ind w:left="1020" w:hanging="360"/>
      </w:pPr>
    </w:lvl>
    <w:lvl w:ilvl="4" w:tplc="72801CFC">
      <w:start w:val="1"/>
      <w:numFmt w:val="decimal"/>
      <w:lvlText w:val="%5)"/>
      <w:lvlJc w:val="left"/>
      <w:pPr>
        <w:ind w:left="1020" w:hanging="360"/>
      </w:pPr>
    </w:lvl>
    <w:lvl w:ilvl="5" w:tplc="70303FD0">
      <w:start w:val="1"/>
      <w:numFmt w:val="decimal"/>
      <w:lvlText w:val="%6)"/>
      <w:lvlJc w:val="left"/>
      <w:pPr>
        <w:ind w:left="1020" w:hanging="360"/>
      </w:pPr>
    </w:lvl>
    <w:lvl w:ilvl="6" w:tplc="99DAE4CE">
      <w:start w:val="1"/>
      <w:numFmt w:val="decimal"/>
      <w:lvlText w:val="%7)"/>
      <w:lvlJc w:val="left"/>
      <w:pPr>
        <w:ind w:left="1020" w:hanging="360"/>
      </w:pPr>
    </w:lvl>
    <w:lvl w:ilvl="7" w:tplc="6F1AD940">
      <w:start w:val="1"/>
      <w:numFmt w:val="decimal"/>
      <w:lvlText w:val="%8)"/>
      <w:lvlJc w:val="left"/>
      <w:pPr>
        <w:ind w:left="1020" w:hanging="360"/>
      </w:pPr>
    </w:lvl>
    <w:lvl w:ilvl="8" w:tplc="07A8FCB2">
      <w:start w:val="1"/>
      <w:numFmt w:val="decimal"/>
      <w:lvlText w:val="%9)"/>
      <w:lvlJc w:val="left"/>
      <w:pPr>
        <w:ind w:left="1020" w:hanging="360"/>
      </w:pPr>
    </w:lvl>
  </w:abstractNum>
  <w:abstractNum w:abstractNumId="6" w15:restartNumberingAfterBreak="0">
    <w:nsid w:val="51322511"/>
    <w:multiLevelType w:val="hybridMultilevel"/>
    <w:tmpl w:val="5DECB746"/>
    <w:lvl w:ilvl="0" w:tplc="9ABE0560">
      <w:start w:val="1"/>
      <w:numFmt w:val="decimal"/>
      <w:lvlText w:val="%1)"/>
      <w:lvlJc w:val="left"/>
      <w:pPr>
        <w:ind w:left="1020" w:hanging="360"/>
      </w:pPr>
    </w:lvl>
    <w:lvl w:ilvl="1" w:tplc="8E26BD5C">
      <w:start w:val="1"/>
      <w:numFmt w:val="decimal"/>
      <w:lvlText w:val="%2)"/>
      <w:lvlJc w:val="left"/>
      <w:pPr>
        <w:ind w:left="1020" w:hanging="360"/>
      </w:pPr>
    </w:lvl>
    <w:lvl w:ilvl="2" w:tplc="17EC0E80">
      <w:start w:val="1"/>
      <w:numFmt w:val="decimal"/>
      <w:lvlText w:val="%3)"/>
      <w:lvlJc w:val="left"/>
      <w:pPr>
        <w:ind w:left="1020" w:hanging="360"/>
      </w:pPr>
    </w:lvl>
    <w:lvl w:ilvl="3" w:tplc="C23287E2">
      <w:start w:val="1"/>
      <w:numFmt w:val="decimal"/>
      <w:lvlText w:val="%4)"/>
      <w:lvlJc w:val="left"/>
      <w:pPr>
        <w:ind w:left="1020" w:hanging="360"/>
      </w:pPr>
    </w:lvl>
    <w:lvl w:ilvl="4" w:tplc="84E82C58">
      <w:start w:val="1"/>
      <w:numFmt w:val="decimal"/>
      <w:lvlText w:val="%5)"/>
      <w:lvlJc w:val="left"/>
      <w:pPr>
        <w:ind w:left="1020" w:hanging="360"/>
      </w:pPr>
    </w:lvl>
    <w:lvl w:ilvl="5" w:tplc="98B0FF28">
      <w:start w:val="1"/>
      <w:numFmt w:val="decimal"/>
      <w:lvlText w:val="%6)"/>
      <w:lvlJc w:val="left"/>
      <w:pPr>
        <w:ind w:left="1020" w:hanging="360"/>
      </w:pPr>
    </w:lvl>
    <w:lvl w:ilvl="6" w:tplc="3D40390A">
      <w:start w:val="1"/>
      <w:numFmt w:val="decimal"/>
      <w:lvlText w:val="%7)"/>
      <w:lvlJc w:val="left"/>
      <w:pPr>
        <w:ind w:left="1020" w:hanging="360"/>
      </w:pPr>
    </w:lvl>
    <w:lvl w:ilvl="7" w:tplc="BE7E74C2">
      <w:start w:val="1"/>
      <w:numFmt w:val="decimal"/>
      <w:lvlText w:val="%8)"/>
      <w:lvlJc w:val="left"/>
      <w:pPr>
        <w:ind w:left="1020" w:hanging="360"/>
      </w:pPr>
    </w:lvl>
    <w:lvl w:ilvl="8" w:tplc="D7046B04">
      <w:start w:val="1"/>
      <w:numFmt w:val="decimal"/>
      <w:lvlText w:val="%9)"/>
      <w:lvlJc w:val="left"/>
      <w:pPr>
        <w:ind w:left="1020" w:hanging="360"/>
      </w:pPr>
    </w:lvl>
  </w:abstractNum>
  <w:abstractNum w:abstractNumId="7" w15:restartNumberingAfterBreak="0">
    <w:nsid w:val="5B7E3D0F"/>
    <w:multiLevelType w:val="hybridMultilevel"/>
    <w:tmpl w:val="63005168"/>
    <w:lvl w:ilvl="0" w:tplc="83B2E1AE">
      <w:start w:val="1"/>
      <w:numFmt w:val="decimal"/>
      <w:lvlText w:val="%1)"/>
      <w:lvlJc w:val="left"/>
      <w:pPr>
        <w:ind w:left="1020" w:hanging="360"/>
      </w:pPr>
    </w:lvl>
    <w:lvl w:ilvl="1" w:tplc="71425684">
      <w:start w:val="1"/>
      <w:numFmt w:val="decimal"/>
      <w:lvlText w:val="%2)"/>
      <w:lvlJc w:val="left"/>
      <w:pPr>
        <w:ind w:left="1020" w:hanging="360"/>
      </w:pPr>
    </w:lvl>
    <w:lvl w:ilvl="2" w:tplc="5A700BC2">
      <w:start w:val="1"/>
      <w:numFmt w:val="decimal"/>
      <w:lvlText w:val="%3)"/>
      <w:lvlJc w:val="left"/>
      <w:pPr>
        <w:ind w:left="1020" w:hanging="360"/>
      </w:pPr>
    </w:lvl>
    <w:lvl w:ilvl="3" w:tplc="5E42824A">
      <w:start w:val="1"/>
      <w:numFmt w:val="decimal"/>
      <w:lvlText w:val="%4)"/>
      <w:lvlJc w:val="left"/>
      <w:pPr>
        <w:ind w:left="1020" w:hanging="360"/>
      </w:pPr>
    </w:lvl>
    <w:lvl w:ilvl="4" w:tplc="F4FC0386">
      <w:start w:val="1"/>
      <w:numFmt w:val="decimal"/>
      <w:lvlText w:val="%5)"/>
      <w:lvlJc w:val="left"/>
      <w:pPr>
        <w:ind w:left="1020" w:hanging="360"/>
      </w:pPr>
    </w:lvl>
    <w:lvl w:ilvl="5" w:tplc="A948A0C4">
      <w:start w:val="1"/>
      <w:numFmt w:val="decimal"/>
      <w:lvlText w:val="%6)"/>
      <w:lvlJc w:val="left"/>
      <w:pPr>
        <w:ind w:left="1020" w:hanging="360"/>
      </w:pPr>
    </w:lvl>
    <w:lvl w:ilvl="6" w:tplc="1284B420">
      <w:start w:val="1"/>
      <w:numFmt w:val="decimal"/>
      <w:lvlText w:val="%7)"/>
      <w:lvlJc w:val="left"/>
      <w:pPr>
        <w:ind w:left="1020" w:hanging="360"/>
      </w:pPr>
    </w:lvl>
    <w:lvl w:ilvl="7" w:tplc="D0D653A4">
      <w:start w:val="1"/>
      <w:numFmt w:val="decimal"/>
      <w:lvlText w:val="%8)"/>
      <w:lvlJc w:val="left"/>
      <w:pPr>
        <w:ind w:left="1020" w:hanging="360"/>
      </w:pPr>
    </w:lvl>
    <w:lvl w:ilvl="8" w:tplc="2E9A2DEE">
      <w:start w:val="1"/>
      <w:numFmt w:val="decimal"/>
      <w:lvlText w:val="%9)"/>
      <w:lvlJc w:val="left"/>
      <w:pPr>
        <w:ind w:left="1020" w:hanging="360"/>
      </w:pPr>
    </w:lvl>
  </w:abstractNum>
  <w:abstractNum w:abstractNumId="8" w15:restartNumberingAfterBreak="0">
    <w:nsid w:val="648920CB"/>
    <w:multiLevelType w:val="hybridMultilevel"/>
    <w:tmpl w:val="8D405200"/>
    <w:lvl w:ilvl="0" w:tplc="6016B008">
      <w:start w:val="1"/>
      <w:numFmt w:val="decimal"/>
      <w:lvlText w:val="%1)"/>
      <w:lvlJc w:val="left"/>
      <w:pPr>
        <w:ind w:left="1020" w:hanging="360"/>
      </w:pPr>
    </w:lvl>
    <w:lvl w:ilvl="1" w:tplc="94EEE694">
      <w:start w:val="1"/>
      <w:numFmt w:val="decimal"/>
      <w:lvlText w:val="%2)"/>
      <w:lvlJc w:val="left"/>
      <w:pPr>
        <w:ind w:left="1020" w:hanging="360"/>
      </w:pPr>
    </w:lvl>
    <w:lvl w:ilvl="2" w:tplc="3E18AA2C">
      <w:start w:val="1"/>
      <w:numFmt w:val="decimal"/>
      <w:lvlText w:val="%3)"/>
      <w:lvlJc w:val="left"/>
      <w:pPr>
        <w:ind w:left="1020" w:hanging="360"/>
      </w:pPr>
    </w:lvl>
    <w:lvl w:ilvl="3" w:tplc="E8D27280">
      <w:start w:val="1"/>
      <w:numFmt w:val="decimal"/>
      <w:lvlText w:val="%4)"/>
      <w:lvlJc w:val="left"/>
      <w:pPr>
        <w:ind w:left="1020" w:hanging="360"/>
      </w:pPr>
    </w:lvl>
    <w:lvl w:ilvl="4" w:tplc="224E7F3C">
      <w:start w:val="1"/>
      <w:numFmt w:val="decimal"/>
      <w:lvlText w:val="%5)"/>
      <w:lvlJc w:val="left"/>
      <w:pPr>
        <w:ind w:left="1020" w:hanging="360"/>
      </w:pPr>
    </w:lvl>
    <w:lvl w:ilvl="5" w:tplc="87B6EDF6">
      <w:start w:val="1"/>
      <w:numFmt w:val="decimal"/>
      <w:lvlText w:val="%6)"/>
      <w:lvlJc w:val="left"/>
      <w:pPr>
        <w:ind w:left="1020" w:hanging="360"/>
      </w:pPr>
    </w:lvl>
    <w:lvl w:ilvl="6" w:tplc="B53C490A">
      <w:start w:val="1"/>
      <w:numFmt w:val="decimal"/>
      <w:lvlText w:val="%7)"/>
      <w:lvlJc w:val="left"/>
      <w:pPr>
        <w:ind w:left="1020" w:hanging="360"/>
      </w:pPr>
    </w:lvl>
    <w:lvl w:ilvl="7" w:tplc="7026F352">
      <w:start w:val="1"/>
      <w:numFmt w:val="decimal"/>
      <w:lvlText w:val="%8)"/>
      <w:lvlJc w:val="left"/>
      <w:pPr>
        <w:ind w:left="1020" w:hanging="360"/>
      </w:pPr>
    </w:lvl>
    <w:lvl w:ilvl="8" w:tplc="2ABAA40E">
      <w:start w:val="1"/>
      <w:numFmt w:val="decimal"/>
      <w:lvlText w:val="%9)"/>
      <w:lvlJc w:val="left"/>
      <w:pPr>
        <w:ind w:left="1020" w:hanging="360"/>
      </w:pPr>
    </w:lvl>
  </w:abstractNum>
  <w:abstractNum w:abstractNumId="9" w15:restartNumberingAfterBreak="0">
    <w:nsid w:val="67422568"/>
    <w:multiLevelType w:val="hybridMultilevel"/>
    <w:tmpl w:val="705269B0"/>
    <w:lvl w:ilvl="0" w:tplc="1324A60C">
      <w:start w:val="1"/>
      <w:numFmt w:val="decimal"/>
      <w:lvlText w:val="%1)"/>
      <w:lvlJc w:val="left"/>
      <w:pPr>
        <w:ind w:left="1020" w:hanging="360"/>
      </w:pPr>
    </w:lvl>
    <w:lvl w:ilvl="1" w:tplc="A74800D0">
      <w:start w:val="1"/>
      <w:numFmt w:val="decimal"/>
      <w:lvlText w:val="%2)"/>
      <w:lvlJc w:val="left"/>
      <w:pPr>
        <w:ind w:left="1020" w:hanging="360"/>
      </w:pPr>
    </w:lvl>
    <w:lvl w:ilvl="2" w:tplc="A120D014">
      <w:start w:val="1"/>
      <w:numFmt w:val="decimal"/>
      <w:lvlText w:val="%3)"/>
      <w:lvlJc w:val="left"/>
      <w:pPr>
        <w:ind w:left="1020" w:hanging="360"/>
      </w:pPr>
    </w:lvl>
    <w:lvl w:ilvl="3" w:tplc="309ADDE8">
      <w:start w:val="1"/>
      <w:numFmt w:val="decimal"/>
      <w:lvlText w:val="%4)"/>
      <w:lvlJc w:val="left"/>
      <w:pPr>
        <w:ind w:left="1020" w:hanging="360"/>
      </w:pPr>
    </w:lvl>
    <w:lvl w:ilvl="4" w:tplc="B044D128">
      <w:start w:val="1"/>
      <w:numFmt w:val="decimal"/>
      <w:lvlText w:val="%5)"/>
      <w:lvlJc w:val="left"/>
      <w:pPr>
        <w:ind w:left="1020" w:hanging="360"/>
      </w:pPr>
    </w:lvl>
    <w:lvl w:ilvl="5" w:tplc="7152B3D4">
      <w:start w:val="1"/>
      <w:numFmt w:val="decimal"/>
      <w:lvlText w:val="%6)"/>
      <w:lvlJc w:val="left"/>
      <w:pPr>
        <w:ind w:left="1020" w:hanging="360"/>
      </w:pPr>
    </w:lvl>
    <w:lvl w:ilvl="6" w:tplc="389037B2">
      <w:start w:val="1"/>
      <w:numFmt w:val="decimal"/>
      <w:lvlText w:val="%7)"/>
      <w:lvlJc w:val="left"/>
      <w:pPr>
        <w:ind w:left="1020" w:hanging="360"/>
      </w:pPr>
    </w:lvl>
    <w:lvl w:ilvl="7" w:tplc="07CA0ACC">
      <w:start w:val="1"/>
      <w:numFmt w:val="decimal"/>
      <w:lvlText w:val="%8)"/>
      <w:lvlJc w:val="left"/>
      <w:pPr>
        <w:ind w:left="1020" w:hanging="360"/>
      </w:pPr>
    </w:lvl>
    <w:lvl w:ilvl="8" w:tplc="B7D85214">
      <w:start w:val="1"/>
      <w:numFmt w:val="decimal"/>
      <w:lvlText w:val="%9)"/>
      <w:lvlJc w:val="left"/>
      <w:pPr>
        <w:ind w:left="1020" w:hanging="360"/>
      </w:pPr>
    </w:lvl>
  </w:abstractNum>
  <w:abstractNum w:abstractNumId="10" w15:restartNumberingAfterBreak="0">
    <w:nsid w:val="69F238B7"/>
    <w:multiLevelType w:val="hybridMultilevel"/>
    <w:tmpl w:val="ECD44662"/>
    <w:lvl w:ilvl="0" w:tplc="8DF68F9A">
      <w:start w:val="1"/>
      <w:numFmt w:val="decimal"/>
      <w:lvlText w:val="%1)"/>
      <w:lvlJc w:val="left"/>
      <w:pPr>
        <w:ind w:left="1020" w:hanging="360"/>
      </w:pPr>
    </w:lvl>
    <w:lvl w:ilvl="1" w:tplc="A508C702">
      <w:start w:val="1"/>
      <w:numFmt w:val="decimal"/>
      <w:lvlText w:val="%2)"/>
      <w:lvlJc w:val="left"/>
      <w:pPr>
        <w:ind w:left="1020" w:hanging="360"/>
      </w:pPr>
    </w:lvl>
    <w:lvl w:ilvl="2" w:tplc="13E21428">
      <w:start w:val="1"/>
      <w:numFmt w:val="decimal"/>
      <w:lvlText w:val="%3)"/>
      <w:lvlJc w:val="left"/>
      <w:pPr>
        <w:ind w:left="1020" w:hanging="360"/>
      </w:pPr>
    </w:lvl>
    <w:lvl w:ilvl="3" w:tplc="A2F050B6">
      <w:start w:val="1"/>
      <w:numFmt w:val="decimal"/>
      <w:lvlText w:val="%4)"/>
      <w:lvlJc w:val="left"/>
      <w:pPr>
        <w:ind w:left="1020" w:hanging="360"/>
      </w:pPr>
    </w:lvl>
    <w:lvl w:ilvl="4" w:tplc="D4D44808">
      <w:start w:val="1"/>
      <w:numFmt w:val="decimal"/>
      <w:lvlText w:val="%5)"/>
      <w:lvlJc w:val="left"/>
      <w:pPr>
        <w:ind w:left="1020" w:hanging="360"/>
      </w:pPr>
    </w:lvl>
    <w:lvl w:ilvl="5" w:tplc="BCE422CA">
      <w:start w:val="1"/>
      <w:numFmt w:val="decimal"/>
      <w:lvlText w:val="%6)"/>
      <w:lvlJc w:val="left"/>
      <w:pPr>
        <w:ind w:left="1020" w:hanging="360"/>
      </w:pPr>
    </w:lvl>
    <w:lvl w:ilvl="6" w:tplc="128A8156">
      <w:start w:val="1"/>
      <w:numFmt w:val="decimal"/>
      <w:lvlText w:val="%7)"/>
      <w:lvlJc w:val="left"/>
      <w:pPr>
        <w:ind w:left="1020" w:hanging="360"/>
      </w:pPr>
    </w:lvl>
    <w:lvl w:ilvl="7" w:tplc="45566F90">
      <w:start w:val="1"/>
      <w:numFmt w:val="decimal"/>
      <w:lvlText w:val="%8)"/>
      <w:lvlJc w:val="left"/>
      <w:pPr>
        <w:ind w:left="1020" w:hanging="360"/>
      </w:pPr>
    </w:lvl>
    <w:lvl w:ilvl="8" w:tplc="584252F2">
      <w:start w:val="1"/>
      <w:numFmt w:val="decimal"/>
      <w:lvlText w:val="%9)"/>
      <w:lvlJc w:val="left"/>
      <w:pPr>
        <w:ind w:left="1020" w:hanging="360"/>
      </w:pPr>
    </w:lvl>
  </w:abstractNum>
  <w:num w:numId="1" w16cid:durableId="1795899760">
    <w:abstractNumId w:val="4"/>
  </w:num>
  <w:num w:numId="2" w16cid:durableId="783236092">
    <w:abstractNumId w:val="7"/>
  </w:num>
  <w:num w:numId="3" w16cid:durableId="1531727158">
    <w:abstractNumId w:val="0"/>
  </w:num>
  <w:num w:numId="4" w16cid:durableId="1849127217">
    <w:abstractNumId w:val="5"/>
  </w:num>
  <w:num w:numId="5" w16cid:durableId="1874725974">
    <w:abstractNumId w:val="6"/>
  </w:num>
  <w:num w:numId="6" w16cid:durableId="740296215">
    <w:abstractNumId w:val="8"/>
  </w:num>
  <w:num w:numId="7" w16cid:durableId="1186359295">
    <w:abstractNumId w:val="10"/>
  </w:num>
  <w:num w:numId="8" w16cid:durableId="815991786">
    <w:abstractNumId w:val="9"/>
  </w:num>
  <w:num w:numId="9" w16cid:durableId="1326668286">
    <w:abstractNumId w:val="3"/>
  </w:num>
  <w:num w:numId="10" w16cid:durableId="1548183837">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305308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9146681">
    <w:abstractNumId w:val="1"/>
  </w:num>
  <w:num w:numId="13" w16cid:durableId="4246909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4969892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ron Tayal">
    <w15:presenceInfo w15:providerId="Windows Live" w15:userId="32f02f1096a9313f"/>
  </w15:person>
  <w15:person w15:author="Perry, Kayla">
    <w15:presenceInfo w15:providerId="AD" w15:userId="S::perry.1864@osu.edu::abdcef40-c999-4136-8b23-bb8d2cd56a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CF3"/>
    <w:rsid w:val="0000012B"/>
    <w:rsid w:val="00003A2F"/>
    <w:rsid w:val="0000450C"/>
    <w:rsid w:val="000050E1"/>
    <w:rsid w:val="00006267"/>
    <w:rsid w:val="00014AD7"/>
    <w:rsid w:val="00016FD8"/>
    <w:rsid w:val="00050DD0"/>
    <w:rsid w:val="00056C50"/>
    <w:rsid w:val="00060107"/>
    <w:rsid w:val="000666FB"/>
    <w:rsid w:val="00067186"/>
    <w:rsid w:val="00067606"/>
    <w:rsid w:val="00070919"/>
    <w:rsid w:val="00070D24"/>
    <w:rsid w:val="000816F2"/>
    <w:rsid w:val="000855F1"/>
    <w:rsid w:val="000859F6"/>
    <w:rsid w:val="000A324E"/>
    <w:rsid w:val="000A3500"/>
    <w:rsid w:val="000A4347"/>
    <w:rsid w:val="000A7AFC"/>
    <w:rsid w:val="000B09CC"/>
    <w:rsid w:val="000B59CD"/>
    <w:rsid w:val="000B7BC4"/>
    <w:rsid w:val="000C0B98"/>
    <w:rsid w:val="000D065F"/>
    <w:rsid w:val="00100EE5"/>
    <w:rsid w:val="00114A0F"/>
    <w:rsid w:val="00114EB8"/>
    <w:rsid w:val="001206DA"/>
    <w:rsid w:val="001304AA"/>
    <w:rsid w:val="00136C73"/>
    <w:rsid w:val="001375CF"/>
    <w:rsid w:val="00150E03"/>
    <w:rsid w:val="00153186"/>
    <w:rsid w:val="00167D6D"/>
    <w:rsid w:val="00190806"/>
    <w:rsid w:val="00197BBD"/>
    <w:rsid w:val="001A2241"/>
    <w:rsid w:val="001A29DC"/>
    <w:rsid w:val="001C067C"/>
    <w:rsid w:val="001C07CF"/>
    <w:rsid w:val="001C4C0B"/>
    <w:rsid w:val="001C51B9"/>
    <w:rsid w:val="001C6EE3"/>
    <w:rsid w:val="001D4F8B"/>
    <w:rsid w:val="001D7031"/>
    <w:rsid w:val="001F40A3"/>
    <w:rsid w:val="001F5233"/>
    <w:rsid w:val="001F57C1"/>
    <w:rsid w:val="001F5BCA"/>
    <w:rsid w:val="001F7D8E"/>
    <w:rsid w:val="00214C2D"/>
    <w:rsid w:val="00225430"/>
    <w:rsid w:val="0022770D"/>
    <w:rsid w:val="00231645"/>
    <w:rsid w:val="0024750B"/>
    <w:rsid w:val="00255C13"/>
    <w:rsid w:val="00257837"/>
    <w:rsid w:val="002626B0"/>
    <w:rsid w:val="00262FC8"/>
    <w:rsid w:val="0026657D"/>
    <w:rsid w:val="00266706"/>
    <w:rsid w:val="002766CC"/>
    <w:rsid w:val="00276C88"/>
    <w:rsid w:val="0028716F"/>
    <w:rsid w:val="00295E1E"/>
    <w:rsid w:val="00297422"/>
    <w:rsid w:val="002A3FBB"/>
    <w:rsid w:val="002A479E"/>
    <w:rsid w:val="002C5D5F"/>
    <w:rsid w:val="002C6ABB"/>
    <w:rsid w:val="002C6F1C"/>
    <w:rsid w:val="002D3D7E"/>
    <w:rsid w:val="002D521A"/>
    <w:rsid w:val="002E46E9"/>
    <w:rsid w:val="002E5959"/>
    <w:rsid w:val="002E5ED9"/>
    <w:rsid w:val="00313223"/>
    <w:rsid w:val="0031333B"/>
    <w:rsid w:val="00322043"/>
    <w:rsid w:val="00330CF3"/>
    <w:rsid w:val="0035237C"/>
    <w:rsid w:val="00357948"/>
    <w:rsid w:val="00367E14"/>
    <w:rsid w:val="0037143B"/>
    <w:rsid w:val="00374AA0"/>
    <w:rsid w:val="003A6804"/>
    <w:rsid w:val="003C2D53"/>
    <w:rsid w:val="003C2D55"/>
    <w:rsid w:val="003C58DE"/>
    <w:rsid w:val="003D60F1"/>
    <w:rsid w:val="003D6CA6"/>
    <w:rsid w:val="003F6E17"/>
    <w:rsid w:val="00421856"/>
    <w:rsid w:val="00430FCA"/>
    <w:rsid w:val="0043219A"/>
    <w:rsid w:val="00432BF2"/>
    <w:rsid w:val="00433EE8"/>
    <w:rsid w:val="00442989"/>
    <w:rsid w:val="004448A9"/>
    <w:rsid w:val="00450866"/>
    <w:rsid w:val="004716E8"/>
    <w:rsid w:val="00472F3F"/>
    <w:rsid w:val="00473BE5"/>
    <w:rsid w:val="004818F2"/>
    <w:rsid w:val="004860E1"/>
    <w:rsid w:val="00487904"/>
    <w:rsid w:val="004935ED"/>
    <w:rsid w:val="004A49D0"/>
    <w:rsid w:val="004A5624"/>
    <w:rsid w:val="004B2F59"/>
    <w:rsid w:val="004B7964"/>
    <w:rsid w:val="004E5660"/>
    <w:rsid w:val="004F00EA"/>
    <w:rsid w:val="004F1E7E"/>
    <w:rsid w:val="005038C7"/>
    <w:rsid w:val="00510D66"/>
    <w:rsid w:val="00521601"/>
    <w:rsid w:val="00526940"/>
    <w:rsid w:val="00531250"/>
    <w:rsid w:val="00537ABE"/>
    <w:rsid w:val="005424A0"/>
    <w:rsid w:val="005439DC"/>
    <w:rsid w:val="00543B05"/>
    <w:rsid w:val="00547889"/>
    <w:rsid w:val="005541ED"/>
    <w:rsid w:val="00564822"/>
    <w:rsid w:val="00582013"/>
    <w:rsid w:val="005857A3"/>
    <w:rsid w:val="005A1623"/>
    <w:rsid w:val="005A79B0"/>
    <w:rsid w:val="005B30FD"/>
    <w:rsid w:val="005B6A29"/>
    <w:rsid w:val="005C31DF"/>
    <w:rsid w:val="005C6F93"/>
    <w:rsid w:val="005D388C"/>
    <w:rsid w:val="005E1A3D"/>
    <w:rsid w:val="005F5C6F"/>
    <w:rsid w:val="005F7998"/>
    <w:rsid w:val="006001B6"/>
    <w:rsid w:val="006015A5"/>
    <w:rsid w:val="00602FFB"/>
    <w:rsid w:val="00612AB0"/>
    <w:rsid w:val="0062281F"/>
    <w:rsid w:val="00636759"/>
    <w:rsid w:val="0064092F"/>
    <w:rsid w:val="0065021E"/>
    <w:rsid w:val="0065062F"/>
    <w:rsid w:val="00651837"/>
    <w:rsid w:val="00660B76"/>
    <w:rsid w:val="0066221C"/>
    <w:rsid w:val="00671E77"/>
    <w:rsid w:val="00680438"/>
    <w:rsid w:val="00681FD4"/>
    <w:rsid w:val="00691B71"/>
    <w:rsid w:val="00691BFE"/>
    <w:rsid w:val="00694DDA"/>
    <w:rsid w:val="00695CA9"/>
    <w:rsid w:val="006B199B"/>
    <w:rsid w:val="006B3562"/>
    <w:rsid w:val="006C3738"/>
    <w:rsid w:val="006D1E15"/>
    <w:rsid w:val="006D25B4"/>
    <w:rsid w:val="006E0833"/>
    <w:rsid w:val="006E2725"/>
    <w:rsid w:val="006F1A03"/>
    <w:rsid w:val="006F2D7B"/>
    <w:rsid w:val="006F4DF2"/>
    <w:rsid w:val="007019FD"/>
    <w:rsid w:val="00712D79"/>
    <w:rsid w:val="00712DB2"/>
    <w:rsid w:val="00714959"/>
    <w:rsid w:val="0072399A"/>
    <w:rsid w:val="007303E4"/>
    <w:rsid w:val="00730568"/>
    <w:rsid w:val="00732ECC"/>
    <w:rsid w:val="007409D9"/>
    <w:rsid w:val="00743B4F"/>
    <w:rsid w:val="00750A35"/>
    <w:rsid w:val="0076339B"/>
    <w:rsid w:val="00765E6B"/>
    <w:rsid w:val="00766119"/>
    <w:rsid w:val="00774464"/>
    <w:rsid w:val="007868E2"/>
    <w:rsid w:val="0079226C"/>
    <w:rsid w:val="007B0903"/>
    <w:rsid w:val="007B0BED"/>
    <w:rsid w:val="007B2026"/>
    <w:rsid w:val="007C1E01"/>
    <w:rsid w:val="007C6D15"/>
    <w:rsid w:val="007D166F"/>
    <w:rsid w:val="007D1692"/>
    <w:rsid w:val="007E3BFB"/>
    <w:rsid w:val="007F4BAD"/>
    <w:rsid w:val="007F4F81"/>
    <w:rsid w:val="007F5844"/>
    <w:rsid w:val="00803954"/>
    <w:rsid w:val="00803D52"/>
    <w:rsid w:val="00807686"/>
    <w:rsid w:val="00810DC2"/>
    <w:rsid w:val="00817274"/>
    <w:rsid w:val="0081748D"/>
    <w:rsid w:val="00820AA1"/>
    <w:rsid w:val="00827CE5"/>
    <w:rsid w:val="00833B88"/>
    <w:rsid w:val="00834F9A"/>
    <w:rsid w:val="00850F23"/>
    <w:rsid w:val="00851EA7"/>
    <w:rsid w:val="00856979"/>
    <w:rsid w:val="008612FF"/>
    <w:rsid w:val="0088090B"/>
    <w:rsid w:val="00890D56"/>
    <w:rsid w:val="0089595A"/>
    <w:rsid w:val="008A0EFA"/>
    <w:rsid w:val="008A186F"/>
    <w:rsid w:val="008B2FBA"/>
    <w:rsid w:val="008B2FFE"/>
    <w:rsid w:val="008C35AA"/>
    <w:rsid w:val="008C54A1"/>
    <w:rsid w:val="008C5F5E"/>
    <w:rsid w:val="008D0571"/>
    <w:rsid w:val="008E6C1F"/>
    <w:rsid w:val="008F0C3F"/>
    <w:rsid w:val="008F2A47"/>
    <w:rsid w:val="008F3DB5"/>
    <w:rsid w:val="0090096C"/>
    <w:rsid w:val="00915A05"/>
    <w:rsid w:val="00920A26"/>
    <w:rsid w:val="009231EE"/>
    <w:rsid w:val="00927AD8"/>
    <w:rsid w:val="009437DB"/>
    <w:rsid w:val="00944AC1"/>
    <w:rsid w:val="0099241F"/>
    <w:rsid w:val="009965B7"/>
    <w:rsid w:val="009A44AB"/>
    <w:rsid w:val="009A6E14"/>
    <w:rsid w:val="009B142B"/>
    <w:rsid w:val="009B5D29"/>
    <w:rsid w:val="009C0F8F"/>
    <w:rsid w:val="009D518E"/>
    <w:rsid w:val="009E7C46"/>
    <w:rsid w:val="009F1A29"/>
    <w:rsid w:val="009F1F37"/>
    <w:rsid w:val="00A204C5"/>
    <w:rsid w:val="00A243DD"/>
    <w:rsid w:val="00A24735"/>
    <w:rsid w:val="00A32462"/>
    <w:rsid w:val="00A454CD"/>
    <w:rsid w:val="00A66E3D"/>
    <w:rsid w:val="00A67EA6"/>
    <w:rsid w:val="00A72628"/>
    <w:rsid w:val="00A82E68"/>
    <w:rsid w:val="00A8555E"/>
    <w:rsid w:val="00A90802"/>
    <w:rsid w:val="00A91CA3"/>
    <w:rsid w:val="00A94CA5"/>
    <w:rsid w:val="00AA2122"/>
    <w:rsid w:val="00AB0041"/>
    <w:rsid w:val="00AB1484"/>
    <w:rsid w:val="00AB6A5B"/>
    <w:rsid w:val="00AC76F7"/>
    <w:rsid w:val="00AD19C2"/>
    <w:rsid w:val="00AD58B9"/>
    <w:rsid w:val="00B07879"/>
    <w:rsid w:val="00B1570D"/>
    <w:rsid w:val="00B15C5B"/>
    <w:rsid w:val="00B174B9"/>
    <w:rsid w:val="00B232C5"/>
    <w:rsid w:val="00B26412"/>
    <w:rsid w:val="00B26B27"/>
    <w:rsid w:val="00B26C5C"/>
    <w:rsid w:val="00B34CD6"/>
    <w:rsid w:val="00B35488"/>
    <w:rsid w:val="00B40048"/>
    <w:rsid w:val="00B40A5F"/>
    <w:rsid w:val="00B504DE"/>
    <w:rsid w:val="00B512F2"/>
    <w:rsid w:val="00B5290D"/>
    <w:rsid w:val="00B629A2"/>
    <w:rsid w:val="00B72C2D"/>
    <w:rsid w:val="00B81A6C"/>
    <w:rsid w:val="00B90E09"/>
    <w:rsid w:val="00B924DE"/>
    <w:rsid w:val="00B93E27"/>
    <w:rsid w:val="00B9425C"/>
    <w:rsid w:val="00BA0D5A"/>
    <w:rsid w:val="00BA46C5"/>
    <w:rsid w:val="00BB4106"/>
    <w:rsid w:val="00BB5EDD"/>
    <w:rsid w:val="00BC1454"/>
    <w:rsid w:val="00BC71D0"/>
    <w:rsid w:val="00BD2994"/>
    <w:rsid w:val="00BD31BE"/>
    <w:rsid w:val="00BE086D"/>
    <w:rsid w:val="00BF6D4D"/>
    <w:rsid w:val="00C07F02"/>
    <w:rsid w:val="00C123EF"/>
    <w:rsid w:val="00C148A9"/>
    <w:rsid w:val="00C176DA"/>
    <w:rsid w:val="00C17CB9"/>
    <w:rsid w:val="00C21BBD"/>
    <w:rsid w:val="00C2784A"/>
    <w:rsid w:val="00C3362C"/>
    <w:rsid w:val="00C33A42"/>
    <w:rsid w:val="00C34165"/>
    <w:rsid w:val="00C40FC8"/>
    <w:rsid w:val="00C53B4F"/>
    <w:rsid w:val="00C5671E"/>
    <w:rsid w:val="00C73859"/>
    <w:rsid w:val="00C85C82"/>
    <w:rsid w:val="00C9402F"/>
    <w:rsid w:val="00CB1C27"/>
    <w:rsid w:val="00CB3667"/>
    <w:rsid w:val="00CB62F7"/>
    <w:rsid w:val="00CC5397"/>
    <w:rsid w:val="00CD25C5"/>
    <w:rsid w:val="00CD314E"/>
    <w:rsid w:val="00CD455E"/>
    <w:rsid w:val="00CD5D35"/>
    <w:rsid w:val="00CE067B"/>
    <w:rsid w:val="00CE3204"/>
    <w:rsid w:val="00CE7FB2"/>
    <w:rsid w:val="00CF29CB"/>
    <w:rsid w:val="00CF6624"/>
    <w:rsid w:val="00D02253"/>
    <w:rsid w:val="00D0519A"/>
    <w:rsid w:val="00D07B82"/>
    <w:rsid w:val="00D119E7"/>
    <w:rsid w:val="00D1656B"/>
    <w:rsid w:val="00D242C8"/>
    <w:rsid w:val="00D40F6D"/>
    <w:rsid w:val="00D62550"/>
    <w:rsid w:val="00D76419"/>
    <w:rsid w:val="00D848ED"/>
    <w:rsid w:val="00D858F3"/>
    <w:rsid w:val="00D9721D"/>
    <w:rsid w:val="00DB14D0"/>
    <w:rsid w:val="00DB341B"/>
    <w:rsid w:val="00DB4C26"/>
    <w:rsid w:val="00DC4836"/>
    <w:rsid w:val="00DC69DF"/>
    <w:rsid w:val="00DD2490"/>
    <w:rsid w:val="00DD63C6"/>
    <w:rsid w:val="00DE7015"/>
    <w:rsid w:val="00DE74D4"/>
    <w:rsid w:val="00DE7BDB"/>
    <w:rsid w:val="00E11FB3"/>
    <w:rsid w:val="00E136C1"/>
    <w:rsid w:val="00E13C02"/>
    <w:rsid w:val="00E246AB"/>
    <w:rsid w:val="00E248E6"/>
    <w:rsid w:val="00E33EFA"/>
    <w:rsid w:val="00E34921"/>
    <w:rsid w:val="00E42B21"/>
    <w:rsid w:val="00E44491"/>
    <w:rsid w:val="00E71CE8"/>
    <w:rsid w:val="00E74CB1"/>
    <w:rsid w:val="00E76624"/>
    <w:rsid w:val="00E77A36"/>
    <w:rsid w:val="00E92AAE"/>
    <w:rsid w:val="00E945D4"/>
    <w:rsid w:val="00E96BF8"/>
    <w:rsid w:val="00EB66E1"/>
    <w:rsid w:val="00EB7254"/>
    <w:rsid w:val="00EC06FF"/>
    <w:rsid w:val="00ED5533"/>
    <w:rsid w:val="00EE1D2C"/>
    <w:rsid w:val="00EE5E2D"/>
    <w:rsid w:val="00EF01A5"/>
    <w:rsid w:val="00EF5504"/>
    <w:rsid w:val="00EF6C0C"/>
    <w:rsid w:val="00F036FF"/>
    <w:rsid w:val="00F16D6F"/>
    <w:rsid w:val="00F2340A"/>
    <w:rsid w:val="00F3733D"/>
    <w:rsid w:val="00F4585F"/>
    <w:rsid w:val="00F5723D"/>
    <w:rsid w:val="00F60A3F"/>
    <w:rsid w:val="00F726A1"/>
    <w:rsid w:val="00F804E1"/>
    <w:rsid w:val="00F904BA"/>
    <w:rsid w:val="00FA0F91"/>
    <w:rsid w:val="00FA1E4E"/>
    <w:rsid w:val="00FA2022"/>
    <w:rsid w:val="00FA233F"/>
    <w:rsid w:val="00FA2D83"/>
    <w:rsid w:val="00FB7268"/>
    <w:rsid w:val="00FC6C4D"/>
    <w:rsid w:val="00FD0B51"/>
    <w:rsid w:val="00FD0CC9"/>
    <w:rsid w:val="00FD7003"/>
    <w:rsid w:val="00FE4BF9"/>
    <w:rsid w:val="00FE54AE"/>
    <w:rsid w:val="00FF6111"/>
    <w:rsid w:val="00FF78B2"/>
    <w:rsid w:val="00FF7916"/>
    <w:rsid w:val="00FF7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345E4"/>
  <w15:chartTrackingRefBased/>
  <w15:docId w15:val="{23B6CCDC-DF24-4238-AEF3-9A8D095D5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DD0"/>
  </w:style>
  <w:style w:type="paragraph" w:styleId="Heading1">
    <w:name w:val="heading 1"/>
    <w:basedOn w:val="Normal"/>
    <w:next w:val="Normal"/>
    <w:link w:val="Heading1Char"/>
    <w:uiPriority w:val="9"/>
    <w:qFormat/>
    <w:rsid w:val="00050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0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0DD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DD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50DD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50DD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0DD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0DD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0DD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aron's insect labels"/>
    <w:basedOn w:val="TableNormal"/>
    <w:uiPriority w:val="39"/>
    <w:rsid w:val="00003A2F"/>
    <w:rPr>
      <w:spacing w:val="-20"/>
      <w:sz w:val="8"/>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character" w:customStyle="1" w:styleId="Heading1Char">
    <w:name w:val="Heading 1 Char"/>
    <w:basedOn w:val="DefaultParagraphFont"/>
    <w:link w:val="Heading1"/>
    <w:uiPriority w:val="9"/>
    <w:rsid w:val="00050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0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0DD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DD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50DD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50DD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0DD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0DD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0DD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0D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DD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DD0"/>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050DD0"/>
    <w:pPr>
      <w:ind w:left="720"/>
      <w:contextualSpacing/>
    </w:pPr>
  </w:style>
  <w:style w:type="paragraph" w:styleId="Quote">
    <w:name w:val="Quote"/>
    <w:basedOn w:val="Normal"/>
    <w:next w:val="Normal"/>
    <w:link w:val="QuoteChar"/>
    <w:uiPriority w:val="29"/>
    <w:qFormat/>
    <w:rsid w:val="00050D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0DD0"/>
    <w:rPr>
      <w:i/>
      <w:iCs/>
      <w:color w:val="404040" w:themeColor="text1" w:themeTint="BF"/>
    </w:rPr>
  </w:style>
  <w:style w:type="paragraph" w:styleId="IntenseQuote">
    <w:name w:val="Intense Quote"/>
    <w:basedOn w:val="Normal"/>
    <w:next w:val="Normal"/>
    <w:link w:val="IntenseQuoteChar"/>
    <w:uiPriority w:val="30"/>
    <w:qFormat/>
    <w:rsid w:val="00050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DD0"/>
    <w:rPr>
      <w:i/>
      <w:iCs/>
      <w:color w:val="0F4761" w:themeColor="accent1" w:themeShade="BF"/>
    </w:rPr>
  </w:style>
  <w:style w:type="character" w:styleId="IntenseEmphasis">
    <w:name w:val="Intense Emphasis"/>
    <w:basedOn w:val="DefaultParagraphFont"/>
    <w:uiPriority w:val="21"/>
    <w:qFormat/>
    <w:rsid w:val="00050DD0"/>
    <w:rPr>
      <w:i/>
      <w:iCs/>
      <w:color w:val="0F4761" w:themeColor="accent1" w:themeShade="BF"/>
    </w:rPr>
  </w:style>
  <w:style w:type="character" w:styleId="IntenseReference">
    <w:name w:val="Intense Reference"/>
    <w:basedOn w:val="DefaultParagraphFont"/>
    <w:uiPriority w:val="32"/>
    <w:qFormat/>
    <w:rsid w:val="00050DD0"/>
    <w:rPr>
      <w:b/>
      <w:bCs/>
      <w:smallCaps/>
      <w:color w:val="0F4761" w:themeColor="accent1" w:themeShade="BF"/>
      <w:spacing w:val="5"/>
    </w:rPr>
  </w:style>
  <w:style w:type="numbering" w:customStyle="1" w:styleId="NoList1">
    <w:name w:val="No List1"/>
    <w:next w:val="NoList"/>
    <w:uiPriority w:val="99"/>
    <w:semiHidden/>
    <w:unhideWhenUsed/>
    <w:rsid w:val="006E0833"/>
  </w:style>
  <w:style w:type="paragraph" w:customStyle="1" w:styleId="Caption1">
    <w:name w:val="Caption1"/>
    <w:basedOn w:val="Normal"/>
    <w:next w:val="Normal"/>
    <w:autoRedefine/>
    <w:uiPriority w:val="35"/>
    <w:unhideWhenUsed/>
    <w:qFormat/>
    <w:rsid w:val="006E0833"/>
    <w:pPr>
      <w:spacing w:after="200"/>
    </w:pPr>
    <w:rPr>
      <w:iCs/>
      <w:kern w:val="0"/>
      <w:sz w:val="24"/>
      <w:szCs w:val="18"/>
      <w14:ligatures w14:val="none"/>
    </w:rPr>
  </w:style>
  <w:style w:type="paragraph" w:customStyle="1" w:styleId="Header1">
    <w:name w:val="Header1"/>
    <w:basedOn w:val="Normal"/>
    <w:next w:val="Header"/>
    <w:link w:val="HeaderChar"/>
    <w:uiPriority w:val="99"/>
    <w:unhideWhenUsed/>
    <w:rsid w:val="006E0833"/>
    <w:pPr>
      <w:tabs>
        <w:tab w:val="center" w:pos="4680"/>
        <w:tab w:val="right" w:pos="9360"/>
      </w:tabs>
    </w:pPr>
  </w:style>
  <w:style w:type="character" w:customStyle="1" w:styleId="HeaderChar">
    <w:name w:val="Header Char"/>
    <w:basedOn w:val="DefaultParagraphFont"/>
    <w:link w:val="Header1"/>
    <w:uiPriority w:val="99"/>
    <w:rsid w:val="006E0833"/>
    <w:rPr>
      <w:rFonts w:ascii="Times New Roman" w:hAnsi="Times New Roman"/>
    </w:rPr>
  </w:style>
  <w:style w:type="paragraph" w:customStyle="1" w:styleId="Footer1">
    <w:name w:val="Footer1"/>
    <w:basedOn w:val="Normal"/>
    <w:next w:val="Footer"/>
    <w:link w:val="FooterChar"/>
    <w:uiPriority w:val="99"/>
    <w:unhideWhenUsed/>
    <w:rsid w:val="006E0833"/>
    <w:pPr>
      <w:tabs>
        <w:tab w:val="center" w:pos="4680"/>
        <w:tab w:val="right" w:pos="9360"/>
      </w:tabs>
    </w:pPr>
  </w:style>
  <w:style w:type="character" w:customStyle="1" w:styleId="FooterChar">
    <w:name w:val="Footer Char"/>
    <w:basedOn w:val="DefaultParagraphFont"/>
    <w:link w:val="Footer1"/>
    <w:uiPriority w:val="99"/>
    <w:rsid w:val="006E0833"/>
    <w:rPr>
      <w:rFonts w:ascii="Times New Roman" w:hAnsi="Times New Roman"/>
    </w:rPr>
  </w:style>
  <w:style w:type="paragraph" w:customStyle="1" w:styleId="TOCHeading1">
    <w:name w:val="TOC Heading1"/>
    <w:basedOn w:val="Heading1"/>
    <w:next w:val="Normal"/>
    <w:uiPriority w:val="39"/>
    <w:unhideWhenUsed/>
    <w:qFormat/>
    <w:rsid w:val="006E0833"/>
    <w:pPr>
      <w:spacing w:before="240" w:after="0" w:line="259" w:lineRule="auto"/>
      <w:ind w:left="360" w:hanging="360"/>
      <w:outlineLvl w:val="9"/>
    </w:pPr>
    <w:rPr>
      <w:b/>
      <w:bCs/>
      <w:kern w:val="0"/>
      <w:sz w:val="32"/>
      <w:szCs w:val="32"/>
      <w14:ligatures w14:val="none"/>
    </w:rPr>
  </w:style>
  <w:style w:type="paragraph" w:customStyle="1" w:styleId="TOC11">
    <w:name w:val="TOC 11"/>
    <w:basedOn w:val="Normal"/>
    <w:next w:val="Normal"/>
    <w:autoRedefine/>
    <w:uiPriority w:val="39"/>
    <w:unhideWhenUsed/>
    <w:rsid w:val="006E0833"/>
    <w:pPr>
      <w:spacing w:after="100"/>
    </w:pPr>
    <w:rPr>
      <w:kern w:val="0"/>
      <w:sz w:val="24"/>
      <w:szCs w:val="24"/>
      <w14:ligatures w14:val="none"/>
    </w:rPr>
  </w:style>
  <w:style w:type="character" w:customStyle="1" w:styleId="Hyperlink1">
    <w:name w:val="Hyperlink1"/>
    <w:basedOn w:val="DefaultParagraphFont"/>
    <w:uiPriority w:val="99"/>
    <w:unhideWhenUsed/>
    <w:rsid w:val="006E0833"/>
    <w:rPr>
      <w:color w:val="0563C1"/>
      <w:u w:val="single"/>
    </w:rPr>
  </w:style>
  <w:style w:type="paragraph" w:customStyle="1" w:styleId="TableofFigures1">
    <w:name w:val="Table of Figures1"/>
    <w:basedOn w:val="Normal"/>
    <w:next w:val="Normal"/>
    <w:uiPriority w:val="99"/>
    <w:unhideWhenUsed/>
    <w:rsid w:val="006E0833"/>
    <w:rPr>
      <w:kern w:val="0"/>
      <w:sz w:val="24"/>
      <w:szCs w:val="24"/>
      <w14:ligatures w14:val="none"/>
    </w:rPr>
  </w:style>
  <w:style w:type="paragraph" w:customStyle="1" w:styleId="TOC21">
    <w:name w:val="TOC 21"/>
    <w:basedOn w:val="Normal"/>
    <w:next w:val="Normal"/>
    <w:autoRedefine/>
    <w:uiPriority w:val="39"/>
    <w:unhideWhenUsed/>
    <w:rsid w:val="006E0833"/>
    <w:pPr>
      <w:spacing w:after="100"/>
      <w:ind w:left="240"/>
    </w:pPr>
    <w:rPr>
      <w:kern w:val="0"/>
      <w:sz w:val="24"/>
      <w:szCs w:val="24"/>
      <w14:ligatures w14:val="none"/>
    </w:rPr>
  </w:style>
  <w:style w:type="paragraph" w:customStyle="1" w:styleId="TOC31">
    <w:name w:val="TOC 31"/>
    <w:basedOn w:val="Normal"/>
    <w:next w:val="Normal"/>
    <w:autoRedefine/>
    <w:uiPriority w:val="39"/>
    <w:unhideWhenUsed/>
    <w:rsid w:val="006E0833"/>
    <w:pPr>
      <w:spacing w:after="100"/>
      <w:ind w:left="480"/>
    </w:pPr>
    <w:rPr>
      <w:kern w:val="0"/>
      <w:sz w:val="24"/>
      <w:szCs w:val="24"/>
      <w14:ligatures w14:val="none"/>
    </w:rPr>
  </w:style>
  <w:style w:type="table" w:customStyle="1" w:styleId="Aaronsinsectlabels1">
    <w:name w:val="Aaron's insect labels1"/>
    <w:basedOn w:val="TableNormal"/>
    <w:next w:val="TableGrid"/>
    <w:uiPriority w:val="39"/>
    <w:rsid w:val="006E0833"/>
    <w:rPr>
      <w:rFonts w:ascii="Calibri" w:hAnsi="Calibri"/>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llowedHyperlink1">
    <w:name w:val="FollowedHyperlink1"/>
    <w:basedOn w:val="DefaultParagraphFont"/>
    <w:uiPriority w:val="99"/>
    <w:semiHidden/>
    <w:unhideWhenUsed/>
    <w:rsid w:val="006E0833"/>
    <w:rPr>
      <w:color w:val="954F72"/>
      <w:u w:val="single"/>
    </w:rPr>
  </w:style>
  <w:style w:type="character" w:styleId="PlaceholderText">
    <w:name w:val="Placeholder Text"/>
    <w:basedOn w:val="DefaultParagraphFont"/>
    <w:uiPriority w:val="99"/>
    <w:semiHidden/>
    <w:rsid w:val="006E0833"/>
    <w:rPr>
      <w:color w:val="808080"/>
    </w:rPr>
  </w:style>
  <w:style w:type="paragraph" w:customStyle="1" w:styleId="BalloonText1">
    <w:name w:val="Balloon Text1"/>
    <w:basedOn w:val="Normal"/>
    <w:next w:val="BalloonText"/>
    <w:link w:val="BalloonTextChar"/>
    <w:uiPriority w:val="99"/>
    <w:semiHidden/>
    <w:unhideWhenUsed/>
    <w:rsid w:val="006E0833"/>
    <w:rPr>
      <w:rFonts w:ascii="Segoe UI" w:hAnsi="Segoe UI" w:cs="Segoe UI"/>
      <w:sz w:val="18"/>
      <w:szCs w:val="18"/>
    </w:rPr>
  </w:style>
  <w:style w:type="character" w:customStyle="1" w:styleId="BalloonTextChar">
    <w:name w:val="Balloon Text Char"/>
    <w:basedOn w:val="DefaultParagraphFont"/>
    <w:link w:val="BalloonText1"/>
    <w:uiPriority w:val="99"/>
    <w:semiHidden/>
    <w:rsid w:val="006E0833"/>
    <w:rPr>
      <w:rFonts w:ascii="Segoe UI" w:hAnsi="Segoe UI" w:cs="Segoe UI"/>
      <w:sz w:val="18"/>
      <w:szCs w:val="18"/>
    </w:rPr>
  </w:style>
  <w:style w:type="character" w:styleId="UnresolvedMention">
    <w:name w:val="Unresolved Mention"/>
    <w:basedOn w:val="DefaultParagraphFont"/>
    <w:uiPriority w:val="99"/>
    <w:semiHidden/>
    <w:unhideWhenUsed/>
    <w:rsid w:val="006E0833"/>
    <w:rPr>
      <w:color w:val="605E5C"/>
      <w:shd w:val="clear" w:color="auto" w:fill="E1DFDD"/>
    </w:rPr>
  </w:style>
  <w:style w:type="paragraph" w:customStyle="1" w:styleId="Bibliography1">
    <w:name w:val="Bibliography1"/>
    <w:basedOn w:val="Normal"/>
    <w:next w:val="Normal"/>
    <w:uiPriority w:val="37"/>
    <w:unhideWhenUsed/>
    <w:rsid w:val="006E0833"/>
    <w:pPr>
      <w:spacing w:line="480" w:lineRule="auto"/>
      <w:ind w:left="720" w:hanging="720"/>
    </w:pPr>
    <w:rPr>
      <w:sz w:val="24"/>
      <w:szCs w:val="24"/>
    </w:rPr>
  </w:style>
  <w:style w:type="character" w:styleId="CommentReference">
    <w:name w:val="annotation reference"/>
    <w:basedOn w:val="DefaultParagraphFont"/>
    <w:uiPriority w:val="99"/>
    <w:semiHidden/>
    <w:unhideWhenUsed/>
    <w:rsid w:val="006E0833"/>
    <w:rPr>
      <w:sz w:val="16"/>
      <w:szCs w:val="16"/>
    </w:rPr>
  </w:style>
  <w:style w:type="paragraph" w:customStyle="1" w:styleId="CommentText1">
    <w:name w:val="Comment Text1"/>
    <w:basedOn w:val="Normal"/>
    <w:next w:val="CommentText"/>
    <w:link w:val="CommentTextChar"/>
    <w:uiPriority w:val="99"/>
    <w:unhideWhenUsed/>
    <w:rsid w:val="006E0833"/>
  </w:style>
  <w:style w:type="character" w:customStyle="1" w:styleId="CommentTextChar">
    <w:name w:val="Comment Text Char"/>
    <w:basedOn w:val="DefaultParagraphFont"/>
    <w:link w:val="CommentText1"/>
    <w:uiPriority w:val="99"/>
    <w:rsid w:val="006E0833"/>
    <w:rPr>
      <w:rFonts w:ascii="Times New Roman" w:hAnsi="Times New Roman" w:cs="Times New Roman"/>
      <w:kern w:val="2"/>
      <w:sz w:val="20"/>
      <w:szCs w:val="20"/>
      <w14:ligatures w14:val="standardContextual"/>
    </w:rPr>
  </w:style>
  <w:style w:type="paragraph" w:customStyle="1" w:styleId="CommentSubject1">
    <w:name w:val="Comment Subject1"/>
    <w:basedOn w:val="CommentText"/>
    <w:next w:val="CommentText"/>
    <w:uiPriority w:val="99"/>
    <w:semiHidden/>
    <w:unhideWhenUsed/>
    <w:rsid w:val="006E0833"/>
    <w:rPr>
      <w:b/>
      <w:bCs/>
    </w:rPr>
  </w:style>
  <w:style w:type="character" w:customStyle="1" w:styleId="CommentSubjectChar">
    <w:name w:val="Comment Subject Char"/>
    <w:basedOn w:val="CommentTextChar"/>
    <w:link w:val="CommentSubject"/>
    <w:uiPriority w:val="99"/>
    <w:semiHidden/>
    <w:rsid w:val="006E0833"/>
    <w:rPr>
      <w:rFonts w:ascii="Times New Roman" w:hAnsi="Times New Roman" w:cs="Times New Roman"/>
      <w:b/>
      <w:bCs/>
      <w:kern w:val="2"/>
      <w:sz w:val="20"/>
      <w:szCs w:val="20"/>
      <w14:ligatures w14:val="standardContextual"/>
    </w:rPr>
  </w:style>
  <w:style w:type="paragraph" w:customStyle="1" w:styleId="Revision1">
    <w:name w:val="Revision1"/>
    <w:next w:val="Revision"/>
    <w:hidden/>
    <w:uiPriority w:val="99"/>
    <w:semiHidden/>
    <w:rsid w:val="006E0833"/>
    <w:rPr>
      <w:sz w:val="24"/>
      <w:szCs w:val="24"/>
    </w:rPr>
  </w:style>
  <w:style w:type="paragraph" w:customStyle="1" w:styleId="msonormal0">
    <w:name w:val="msonormal"/>
    <w:basedOn w:val="Normal"/>
    <w:rsid w:val="006E0833"/>
    <w:pPr>
      <w:spacing w:before="100" w:beforeAutospacing="1" w:after="100" w:afterAutospacing="1"/>
    </w:pPr>
    <w:rPr>
      <w:rFonts w:eastAsia="Times New Roman"/>
      <w:kern w:val="0"/>
      <w:sz w:val="24"/>
      <w:szCs w:val="24"/>
      <w14:ligatures w14:val="none"/>
    </w:rPr>
  </w:style>
  <w:style w:type="paragraph" w:customStyle="1" w:styleId="xl65">
    <w:name w:val="xl65"/>
    <w:basedOn w:val="Normal"/>
    <w:rsid w:val="006E0833"/>
    <w:pPr>
      <w:spacing w:before="100" w:beforeAutospacing="1" w:after="100" w:afterAutospacing="1"/>
    </w:pPr>
    <w:rPr>
      <w:rFonts w:eastAsia="Times New Roman"/>
      <w:b/>
      <w:bCs/>
      <w:kern w:val="0"/>
      <w:sz w:val="24"/>
      <w:szCs w:val="24"/>
      <w14:ligatures w14:val="none"/>
    </w:rPr>
  </w:style>
  <w:style w:type="table" w:customStyle="1" w:styleId="Aaronsinsectlabels11">
    <w:name w:val="Aaron's insect labels11"/>
    <w:basedOn w:val="TableNormal"/>
    <w:next w:val="TableGrid"/>
    <w:uiPriority w:val="39"/>
    <w:rsid w:val="006E0833"/>
    <w:rPr>
      <w:sz w:val="8"/>
      <w:szCs w:val="24"/>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table" w:customStyle="1" w:styleId="TableGrid1">
    <w:name w:val="Table Grid1"/>
    <w:basedOn w:val="TableNormal"/>
    <w:next w:val="TableGrid"/>
    <w:uiPriority w:val="39"/>
    <w:rsid w:val="006E08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noteText1">
    <w:name w:val="Footnote Text1"/>
    <w:basedOn w:val="Normal"/>
    <w:next w:val="FootnoteText"/>
    <w:link w:val="FootnoteTextChar"/>
    <w:uiPriority w:val="99"/>
    <w:semiHidden/>
    <w:unhideWhenUsed/>
    <w:rsid w:val="006E0833"/>
  </w:style>
  <w:style w:type="character" w:customStyle="1" w:styleId="FootnoteTextChar">
    <w:name w:val="Footnote Text Char"/>
    <w:basedOn w:val="DefaultParagraphFont"/>
    <w:link w:val="FootnoteText1"/>
    <w:uiPriority w:val="99"/>
    <w:semiHidden/>
    <w:rsid w:val="006E0833"/>
    <w:rPr>
      <w:rFonts w:ascii="Times New Roman" w:hAnsi="Times New Roman" w:cs="Times New Roman"/>
      <w:kern w:val="2"/>
      <w:sz w:val="20"/>
      <w:szCs w:val="20"/>
      <w14:ligatures w14:val="standardContextual"/>
    </w:rPr>
  </w:style>
  <w:style w:type="character" w:styleId="FootnoteReference">
    <w:name w:val="footnote reference"/>
    <w:basedOn w:val="DefaultParagraphFont"/>
    <w:uiPriority w:val="99"/>
    <w:semiHidden/>
    <w:unhideWhenUsed/>
    <w:rsid w:val="006E0833"/>
    <w:rPr>
      <w:vertAlign w:val="superscript"/>
    </w:rPr>
  </w:style>
  <w:style w:type="paragraph" w:styleId="NormalWeb">
    <w:name w:val="Normal (Web)"/>
    <w:basedOn w:val="Normal"/>
    <w:uiPriority w:val="99"/>
    <w:unhideWhenUsed/>
    <w:rsid w:val="006E0833"/>
    <w:pPr>
      <w:spacing w:before="100" w:beforeAutospacing="1" w:after="100" w:afterAutospacing="1"/>
    </w:pPr>
    <w:rPr>
      <w:rFonts w:eastAsia="Times New Roman"/>
      <w:kern w:val="0"/>
      <w:sz w:val="24"/>
      <w:szCs w:val="24"/>
      <w14:ligatures w14:val="none"/>
    </w:rPr>
  </w:style>
  <w:style w:type="paragraph" w:styleId="Header">
    <w:name w:val="header"/>
    <w:basedOn w:val="Normal"/>
    <w:link w:val="HeaderChar1"/>
    <w:uiPriority w:val="99"/>
    <w:semiHidden/>
    <w:unhideWhenUsed/>
    <w:rsid w:val="006E0833"/>
    <w:pPr>
      <w:tabs>
        <w:tab w:val="center" w:pos="4680"/>
        <w:tab w:val="right" w:pos="9360"/>
      </w:tabs>
    </w:pPr>
  </w:style>
  <w:style w:type="character" w:customStyle="1" w:styleId="HeaderChar1">
    <w:name w:val="Header Char1"/>
    <w:basedOn w:val="DefaultParagraphFont"/>
    <w:link w:val="Header"/>
    <w:uiPriority w:val="99"/>
    <w:semiHidden/>
    <w:rsid w:val="006E0833"/>
  </w:style>
  <w:style w:type="paragraph" w:styleId="Footer">
    <w:name w:val="footer"/>
    <w:basedOn w:val="Normal"/>
    <w:link w:val="FooterChar1"/>
    <w:uiPriority w:val="99"/>
    <w:semiHidden/>
    <w:unhideWhenUsed/>
    <w:rsid w:val="006E0833"/>
    <w:pPr>
      <w:tabs>
        <w:tab w:val="center" w:pos="4680"/>
        <w:tab w:val="right" w:pos="9360"/>
      </w:tabs>
    </w:pPr>
  </w:style>
  <w:style w:type="character" w:customStyle="1" w:styleId="FooterChar1">
    <w:name w:val="Footer Char1"/>
    <w:basedOn w:val="DefaultParagraphFont"/>
    <w:link w:val="Footer"/>
    <w:uiPriority w:val="99"/>
    <w:semiHidden/>
    <w:rsid w:val="006E0833"/>
  </w:style>
  <w:style w:type="character" w:styleId="Hyperlink">
    <w:name w:val="Hyperlink"/>
    <w:basedOn w:val="DefaultParagraphFont"/>
    <w:uiPriority w:val="99"/>
    <w:semiHidden/>
    <w:unhideWhenUsed/>
    <w:rsid w:val="006E0833"/>
    <w:rPr>
      <w:color w:val="467886" w:themeColor="hyperlink"/>
      <w:u w:val="single"/>
    </w:rPr>
  </w:style>
  <w:style w:type="character" w:styleId="FollowedHyperlink">
    <w:name w:val="FollowedHyperlink"/>
    <w:basedOn w:val="DefaultParagraphFont"/>
    <w:uiPriority w:val="99"/>
    <w:semiHidden/>
    <w:unhideWhenUsed/>
    <w:rsid w:val="006E0833"/>
    <w:rPr>
      <w:color w:val="96607D" w:themeColor="followedHyperlink"/>
      <w:u w:val="single"/>
    </w:rPr>
  </w:style>
  <w:style w:type="paragraph" w:styleId="BalloonText">
    <w:name w:val="Balloon Text"/>
    <w:basedOn w:val="Normal"/>
    <w:link w:val="BalloonTextChar1"/>
    <w:uiPriority w:val="99"/>
    <w:semiHidden/>
    <w:unhideWhenUsed/>
    <w:rsid w:val="006E0833"/>
    <w:rPr>
      <w:rFonts w:ascii="Segoe UI" w:hAnsi="Segoe UI" w:cs="Segoe UI"/>
      <w:sz w:val="18"/>
      <w:szCs w:val="18"/>
    </w:rPr>
  </w:style>
  <w:style w:type="character" w:customStyle="1" w:styleId="BalloonTextChar1">
    <w:name w:val="Balloon Text Char1"/>
    <w:basedOn w:val="DefaultParagraphFont"/>
    <w:link w:val="BalloonText"/>
    <w:uiPriority w:val="99"/>
    <w:semiHidden/>
    <w:rsid w:val="006E0833"/>
    <w:rPr>
      <w:rFonts w:ascii="Segoe UI" w:hAnsi="Segoe UI" w:cs="Segoe UI"/>
      <w:sz w:val="18"/>
      <w:szCs w:val="18"/>
    </w:rPr>
  </w:style>
  <w:style w:type="paragraph" w:styleId="CommentText">
    <w:name w:val="annotation text"/>
    <w:basedOn w:val="Normal"/>
    <w:link w:val="CommentTextChar1"/>
    <w:uiPriority w:val="99"/>
    <w:unhideWhenUsed/>
    <w:rsid w:val="006E0833"/>
  </w:style>
  <w:style w:type="character" w:customStyle="1" w:styleId="CommentTextChar1">
    <w:name w:val="Comment Text Char1"/>
    <w:basedOn w:val="DefaultParagraphFont"/>
    <w:link w:val="CommentText"/>
    <w:uiPriority w:val="99"/>
    <w:rsid w:val="006E0833"/>
  </w:style>
  <w:style w:type="paragraph" w:styleId="CommentSubject">
    <w:name w:val="annotation subject"/>
    <w:basedOn w:val="CommentText"/>
    <w:next w:val="CommentText"/>
    <w:link w:val="CommentSubjectChar"/>
    <w:uiPriority w:val="99"/>
    <w:semiHidden/>
    <w:unhideWhenUsed/>
    <w:rsid w:val="006E0833"/>
    <w:rPr>
      <w:b/>
      <w:bCs/>
    </w:rPr>
  </w:style>
  <w:style w:type="character" w:customStyle="1" w:styleId="CommentSubjectChar1">
    <w:name w:val="Comment Subject Char1"/>
    <w:basedOn w:val="CommentTextChar1"/>
    <w:uiPriority w:val="99"/>
    <w:semiHidden/>
    <w:rsid w:val="006E0833"/>
    <w:rPr>
      <w:b/>
      <w:bCs/>
    </w:rPr>
  </w:style>
  <w:style w:type="paragraph" w:styleId="Revision">
    <w:name w:val="Revision"/>
    <w:hidden/>
    <w:uiPriority w:val="99"/>
    <w:semiHidden/>
    <w:rsid w:val="006E0833"/>
  </w:style>
  <w:style w:type="paragraph" w:styleId="FootnoteText">
    <w:name w:val="footnote text"/>
    <w:basedOn w:val="Normal"/>
    <w:link w:val="FootnoteTextChar1"/>
    <w:uiPriority w:val="99"/>
    <w:semiHidden/>
    <w:unhideWhenUsed/>
    <w:rsid w:val="006E0833"/>
  </w:style>
  <w:style w:type="character" w:customStyle="1" w:styleId="FootnoteTextChar1">
    <w:name w:val="Footnote Text Char1"/>
    <w:basedOn w:val="DefaultParagraphFont"/>
    <w:link w:val="FootnoteText"/>
    <w:uiPriority w:val="99"/>
    <w:semiHidden/>
    <w:rsid w:val="006E0833"/>
  </w:style>
  <w:style w:type="paragraph" w:styleId="Bibliography">
    <w:name w:val="Bibliography"/>
    <w:basedOn w:val="Normal"/>
    <w:next w:val="Normal"/>
    <w:uiPriority w:val="37"/>
    <w:unhideWhenUsed/>
    <w:rsid w:val="00C85C82"/>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svg"/><Relationship Id="rId18" Type="http://schemas.openxmlformats.org/officeDocument/2006/relationships/fontTable" Target="fontTab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image" Target="media/image4.png"/><Relationship Id="rId17" Type="http://schemas.openxmlformats.org/officeDocument/2006/relationships/image" Target="media/image9.sv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svg"/><Relationship Id="rId5" Type="http://schemas.openxmlformats.org/officeDocument/2006/relationships/image" Target="media/image1.png"/><Relationship Id="rId15" Type="http://schemas.openxmlformats.org/officeDocument/2006/relationships/image" Target="media/image7.svg"/><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2006</TotalTime>
  <Pages>46</Pages>
  <Words>52663</Words>
  <Characters>300181</Characters>
  <Application>Microsoft Office Word</Application>
  <DocSecurity>0</DocSecurity>
  <Lines>2501</Lines>
  <Paragraphs>704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Tayal</dc:creator>
  <cp:keywords/>
  <dc:description/>
  <cp:lastModifiedBy>Aaron Tayal</cp:lastModifiedBy>
  <cp:revision>220</cp:revision>
  <dcterms:created xsi:type="dcterms:W3CDTF">2025-11-27T19:57:00Z</dcterms:created>
  <dcterms:modified xsi:type="dcterms:W3CDTF">2025-11-28T22:27:00Z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id="98ng7CEp"/&gt;&lt;style id="http://www.zotero.org/styles/ecology" hasBibliography="1" bibliographyStyleHasBeenSet="1"/&gt;&lt;prefs&gt;&lt;pref name="fieldType" value="Field"/&gt;&lt;/prefs&gt;&lt;/data&gt;</vt:lpwstr>
  </property>
</Properties>
</file>