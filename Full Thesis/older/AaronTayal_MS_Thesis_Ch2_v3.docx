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B3CC" w14:textId="7C66BD71" w:rsidR="006E0833" w:rsidRPr="006E0833" w:rsidRDefault="00EF5504" w:rsidP="006E0833">
      <w:pPr>
        <w:keepNext/>
        <w:keepLines/>
        <w:pageBreakBefore/>
        <w:numPr>
          <w:ilvl w:val="0"/>
          <w:numId w:val="14"/>
        </w:numPr>
        <w:spacing w:before="1440" w:after="480"/>
        <w:jc w:val="center"/>
        <w:outlineLvl w:val="0"/>
        <w:rPr>
          <w:rFonts w:eastAsia="Calibri"/>
          <w:b/>
          <w:bCs/>
          <w:kern w:val="0"/>
          <w:sz w:val="24"/>
          <w:szCs w:val="24"/>
          <w14:ligatures w14:val="none"/>
        </w:rPr>
      </w:pPr>
      <w:r>
        <w:rPr>
          <w:rFonts w:eastAsia="Calibri"/>
          <w:b/>
          <w:bCs/>
          <w:kern w:val="0"/>
          <w:sz w:val="24"/>
          <w:szCs w:val="24"/>
          <w14:ligatures w14:val="none"/>
        </w:rPr>
        <w:t xml:space="preserve">. </w:t>
      </w:r>
      <w:r w:rsidR="006E0833" w:rsidRPr="006E0833">
        <w:rPr>
          <w:rFonts w:eastAsia="Calibri"/>
          <w:b/>
          <w:bCs/>
          <w:kern w:val="0"/>
          <w:sz w:val="24"/>
          <w:szCs w:val="24"/>
          <w14:ligatures w14:val="none"/>
        </w:rPr>
        <w:t>The effects of a tornado and salvage-logging on ground beetles</w:t>
      </w:r>
    </w:p>
    <w:p w14:paraId="12538F22" w14:textId="5BAED354" w:rsidR="006E0833" w:rsidRDefault="006E0833" w:rsidP="00F804E1">
      <w:pPr>
        <w:spacing w:line="480" w:lineRule="auto"/>
        <w:rPr>
          <w:rFonts w:eastAsia="Calibri"/>
          <w:b/>
          <w:bCs/>
          <w:kern w:val="0"/>
          <w:sz w:val="24"/>
          <w:szCs w:val="24"/>
          <w14:ligatures w14:val="none"/>
        </w:rPr>
      </w:pPr>
      <w:r w:rsidRPr="006E0833">
        <w:rPr>
          <w:rFonts w:eastAsia="Calibri"/>
          <w:b/>
          <w:bCs/>
          <w:kern w:val="0"/>
          <w:sz w:val="24"/>
          <w:szCs w:val="24"/>
          <w14:ligatures w14:val="none"/>
        </w:rPr>
        <w:t>Abstract</w:t>
      </w:r>
    </w:p>
    <w:p w14:paraId="34479827" w14:textId="2277F232" w:rsidR="00F804E1" w:rsidRDefault="00F804E1" w:rsidP="00F804E1">
      <w:pPr>
        <w:spacing w:line="480" w:lineRule="auto"/>
        <w:rPr>
          <w:rFonts w:eastAsia="Calibri"/>
          <w:kern w:val="0"/>
          <w:sz w:val="24"/>
          <w:szCs w:val="24"/>
          <w14:ligatures w14:val="none"/>
        </w:rPr>
      </w:pPr>
      <w:r>
        <w:rPr>
          <w:rFonts w:eastAsia="Calibri"/>
          <w:kern w:val="0"/>
          <w:sz w:val="24"/>
          <w:szCs w:val="24"/>
          <w14:ligatures w14:val="none"/>
        </w:rPr>
        <w:tab/>
        <w:t>Forest ecosystems are periodically affected by natural disturbance such as windthrow, which opens the canopy and causes changes to vegetation and microclimat</w:t>
      </w:r>
      <w:r w:rsidR="001F7D8E">
        <w:rPr>
          <w:rFonts w:eastAsia="Calibri"/>
          <w:kern w:val="0"/>
          <w:sz w:val="24"/>
          <w:szCs w:val="24"/>
          <w14:ligatures w14:val="none"/>
        </w:rPr>
        <w:t>es</w:t>
      </w:r>
      <w:r>
        <w:rPr>
          <w:rFonts w:eastAsia="Calibri"/>
          <w:kern w:val="0"/>
          <w:sz w:val="24"/>
          <w:szCs w:val="24"/>
          <w14:ligatures w14:val="none"/>
        </w:rPr>
        <w:t xml:space="preserve">. Forest </w:t>
      </w:r>
      <w:r w:rsidR="00E945D4">
        <w:rPr>
          <w:rFonts w:eastAsia="Calibri"/>
          <w:kern w:val="0"/>
          <w:sz w:val="24"/>
          <w:szCs w:val="24"/>
          <w14:ligatures w14:val="none"/>
        </w:rPr>
        <w:t>managers</w:t>
      </w:r>
      <w:r>
        <w:rPr>
          <w:rFonts w:eastAsia="Calibri"/>
          <w:kern w:val="0"/>
          <w:sz w:val="24"/>
          <w:szCs w:val="24"/>
          <w14:ligatures w14:val="none"/>
        </w:rPr>
        <w:t xml:space="preserve"> often harvest fallen trees affected by windthrow in a process called salvage logging</w:t>
      </w:r>
      <w:r w:rsidR="001F7D8E">
        <w:rPr>
          <w:rFonts w:eastAsia="Calibri"/>
          <w:kern w:val="0"/>
          <w:sz w:val="24"/>
          <w:szCs w:val="24"/>
          <w14:ligatures w14:val="none"/>
        </w:rPr>
        <w:t xml:space="preserve">, but this practice </w:t>
      </w:r>
      <w:r w:rsidR="008F3DB5">
        <w:rPr>
          <w:rFonts w:eastAsia="Calibri"/>
          <w:kern w:val="0"/>
          <w:sz w:val="24"/>
          <w:szCs w:val="24"/>
          <w14:ligatures w14:val="none"/>
        </w:rPr>
        <w:t>may have</w:t>
      </w:r>
      <w:r w:rsidR="001F7D8E">
        <w:rPr>
          <w:rFonts w:eastAsia="Calibri"/>
          <w:kern w:val="0"/>
          <w:sz w:val="24"/>
          <w:szCs w:val="24"/>
          <w14:ligatures w14:val="none"/>
        </w:rPr>
        <w:t xml:space="preserve"> long-term effects on biodiversity</w:t>
      </w:r>
      <w:r>
        <w:rPr>
          <w:rFonts w:eastAsia="Calibri"/>
          <w:kern w:val="0"/>
          <w:sz w:val="24"/>
          <w:szCs w:val="24"/>
          <w14:ligatures w14:val="none"/>
        </w:rPr>
        <w:t xml:space="preserve">. We studied how </w:t>
      </w:r>
      <w:r w:rsidR="00E945D4">
        <w:rPr>
          <w:rFonts w:eastAsia="Calibri"/>
          <w:kern w:val="0"/>
          <w:sz w:val="24"/>
          <w:szCs w:val="24"/>
          <w14:ligatures w14:val="none"/>
        </w:rPr>
        <w:t>a tornado event</w:t>
      </w:r>
      <w:r w:rsidR="008F3DB5">
        <w:rPr>
          <w:rFonts w:eastAsia="Calibri"/>
          <w:kern w:val="0"/>
          <w:sz w:val="24"/>
          <w:szCs w:val="24"/>
          <w14:ligatures w14:val="none"/>
        </w:rPr>
        <w:t xml:space="preserve"> followed by salvage-logging affect</w:t>
      </w:r>
      <w:r w:rsidR="002E5ED9">
        <w:rPr>
          <w:rFonts w:eastAsia="Calibri"/>
          <w:kern w:val="0"/>
          <w:sz w:val="24"/>
          <w:szCs w:val="24"/>
          <w14:ligatures w14:val="none"/>
        </w:rPr>
        <w:t xml:space="preserve">ed </w:t>
      </w:r>
      <w:r w:rsidR="008F3DB5">
        <w:rPr>
          <w:rFonts w:eastAsia="Calibri"/>
          <w:kern w:val="0"/>
          <w:sz w:val="24"/>
          <w:szCs w:val="24"/>
          <w14:ligatures w14:val="none"/>
        </w:rPr>
        <w:t>forest</w:t>
      </w:r>
      <w:r>
        <w:rPr>
          <w:rFonts w:eastAsia="Calibri"/>
          <w:kern w:val="0"/>
          <w:sz w:val="24"/>
          <w:szCs w:val="24"/>
          <w14:ligatures w14:val="none"/>
        </w:rPr>
        <w:t xml:space="preserve"> health. To do this, we used ground beetles (Coleoptera: Carabidae) as indicators, due to their </w:t>
      </w:r>
      <w:r w:rsidR="001F7D8E">
        <w:rPr>
          <w:rFonts w:eastAsia="Calibri"/>
          <w:kern w:val="0"/>
          <w:sz w:val="24"/>
          <w:szCs w:val="24"/>
          <w14:ligatures w14:val="none"/>
        </w:rPr>
        <w:t xml:space="preserve">sensitivity to changes in microclimate, woody debris, and vegetation. We </w:t>
      </w:r>
      <w:r w:rsidR="002A479E">
        <w:rPr>
          <w:rFonts w:eastAsia="Calibri"/>
          <w:kern w:val="0"/>
          <w:sz w:val="24"/>
          <w:szCs w:val="24"/>
          <w14:ligatures w14:val="none"/>
        </w:rPr>
        <w:t xml:space="preserve">also </w:t>
      </w:r>
      <w:r w:rsidR="001F7D8E">
        <w:rPr>
          <w:rFonts w:eastAsia="Calibri"/>
          <w:kern w:val="0"/>
          <w:sz w:val="24"/>
          <w:szCs w:val="24"/>
          <w14:ligatures w14:val="none"/>
        </w:rPr>
        <w:t>investigated species-specific functional traits of ground beetles relating to sensory strategy</w:t>
      </w:r>
      <w:r w:rsidR="002A479E">
        <w:rPr>
          <w:rFonts w:eastAsia="Calibri"/>
          <w:kern w:val="0"/>
          <w:sz w:val="24"/>
          <w:szCs w:val="24"/>
          <w14:ligatures w14:val="none"/>
        </w:rPr>
        <w:t>,</w:t>
      </w:r>
      <w:r w:rsidR="001F7D8E">
        <w:rPr>
          <w:rFonts w:eastAsia="Calibri"/>
          <w:kern w:val="0"/>
          <w:sz w:val="24"/>
          <w:szCs w:val="24"/>
          <w14:ligatures w14:val="none"/>
        </w:rPr>
        <w:t xml:space="preserve"> locomotion</w:t>
      </w:r>
      <w:r w:rsidR="002A479E">
        <w:rPr>
          <w:rFonts w:eastAsia="Calibri"/>
          <w:kern w:val="0"/>
          <w:sz w:val="24"/>
          <w:szCs w:val="24"/>
          <w14:ligatures w14:val="none"/>
        </w:rPr>
        <w:t>, and microclimatic preferences</w:t>
      </w:r>
      <w:r w:rsidR="001F7D8E">
        <w:rPr>
          <w:rFonts w:eastAsia="Calibri"/>
          <w:kern w:val="0"/>
          <w:sz w:val="24"/>
          <w:szCs w:val="24"/>
          <w14:ligatures w14:val="none"/>
        </w:rPr>
        <w:t xml:space="preserve">, which could </w:t>
      </w:r>
      <w:r w:rsidR="002A479E">
        <w:rPr>
          <w:rFonts w:eastAsia="Calibri"/>
          <w:kern w:val="0"/>
          <w:sz w:val="24"/>
          <w:szCs w:val="24"/>
          <w14:ligatures w14:val="none"/>
        </w:rPr>
        <w:t>relate to</w:t>
      </w:r>
      <w:r w:rsidR="001F7D8E">
        <w:rPr>
          <w:rFonts w:eastAsia="Calibri"/>
          <w:kern w:val="0"/>
          <w:sz w:val="24"/>
          <w:szCs w:val="24"/>
          <w14:ligatures w14:val="none"/>
        </w:rPr>
        <w:t xml:space="preserve"> fitness within disturbed habitats. </w:t>
      </w:r>
      <w:r w:rsidR="001F7D8E" w:rsidRPr="001F7D8E">
        <w:rPr>
          <w:rFonts w:eastAsia="Calibri"/>
          <w:kern w:val="0"/>
          <w:sz w:val="24"/>
          <w:szCs w:val="24"/>
          <w14:ligatures w14:val="none"/>
        </w:rPr>
        <w:t xml:space="preserve">We hypothesized that alpha-diversity (both taxonomic and functional) would increase in windthrow and salvage-logged </w:t>
      </w:r>
      <w:r w:rsidR="003C2D53">
        <w:rPr>
          <w:rFonts w:eastAsia="Calibri"/>
          <w:kern w:val="0"/>
          <w:sz w:val="24"/>
          <w:szCs w:val="24"/>
          <w14:ligatures w14:val="none"/>
        </w:rPr>
        <w:t>forest</w:t>
      </w:r>
      <w:r w:rsidR="001F7D8E" w:rsidRPr="001F7D8E">
        <w:rPr>
          <w:rFonts w:eastAsia="Calibri"/>
          <w:kern w:val="0"/>
          <w:sz w:val="24"/>
          <w:szCs w:val="24"/>
          <w14:ligatures w14:val="none"/>
        </w:rPr>
        <w:t xml:space="preserve"> initially (3 years) after disturbance due to immigration of open-habitat species, but that salvage-logg</w:t>
      </w:r>
      <w:r w:rsidR="003C2D53">
        <w:rPr>
          <w:rFonts w:eastAsia="Calibri"/>
          <w:kern w:val="0"/>
          <w:sz w:val="24"/>
          <w:szCs w:val="24"/>
          <w14:ligatures w14:val="none"/>
        </w:rPr>
        <w:t>ing would result in a</w:t>
      </w:r>
      <w:r w:rsidR="001F7D8E" w:rsidRPr="001F7D8E">
        <w:rPr>
          <w:rFonts w:eastAsia="Calibri"/>
          <w:kern w:val="0"/>
          <w:sz w:val="24"/>
          <w:szCs w:val="24"/>
          <w14:ligatures w14:val="none"/>
        </w:rPr>
        <w:t xml:space="preserve"> decline in diversity by 10 years due to reduced woody-debris. We collected ground beetles in windthrow, salvaged, and forest plots at Powdermill Nature Reserve, Westmoreland County, Pennsylvania during the growing seasons of 2015 and 2022, identified </w:t>
      </w:r>
      <w:r w:rsidR="002A479E">
        <w:rPr>
          <w:rFonts w:eastAsia="Calibri"/>
          <w:kern w:val="0"/>
          <w:sz w:val="24"/>
          <w:szCs w:val="24"/>
          <w14:ligatures w14:val="none"/>
        </w:rPr>
        <w:t>ground beetles</w:t>
      </w:r>
      <w:r w:rsidR="001F7D8E" w:rsidRPr="001F7D8E">
        <w:rPr>
          <w:rFonts w:eastAsia="Calibri"/>
          <w:kern w:val="0"/>
          <w:sz w:val="24"/>
          <w:szCs w:val="24"/>
          <w14:ligatures w14:val="none"/>
        </w:rPr>
        <w:t xml:space="preserve"> to species, and measured 10 functional traits of each species. We found 47 species, most of which were either forest-specialists (20) or habitat generalists (24), and few which were open-habitat specialists (2). </w:t>
      </w:r>
      <w:r w:rsidR="003C2D53">
        <w:rPr>
          <w:rFonts w:eastAsia="Calibri"/>
          <w:kern w:val="0"/>
          <w:sz w:val="24"/>
          <w:szCs w:val="24"/>
          <w14:ligatures w14:val="none"/>
        </w:rPr>
        <w:t>Number of ground beetle individuals</w:t>
      </w:r>
      <w:r w:rsidR="001F7D8E" w:rsidRPr="001F7D8E">
        <w:rPr>
          <w:rFonts w:eastAsia="Calibri"/>
          <w:kern w:val="0"/>
          <w:sz w:val="24"/>
          <w:szCs w:val="24"/>
          <w14:ligatures w14:val="none"/>
        </w:rPr>
        <w:t xml:space="preserve"> spiked in salvaged</w:t>
      </w:r>
      <w:r w:rsidR="003C2D53">
        <w:rPr>
          <w:rFonts w:eastAsia="Calibri"/>
          <w:kern w:val="0"/>
          <w:sz w:val="24"/>
          <w:szCs w:val="24"/>
          <w14:ligatures w14:val="none"/>
        </w:rPr>
        <w:t xml:space="preserve"> areas</w:t>
      </w:r>
      <w:r w:rsidR="001F7D8E" w:rsidRPr="001F7D8E">
        <w:rPr>
          <w:rFonts w:eastAsia="Calibri"/>
          <w:kern w:val="0"/>
          <w:sz w:val="24"/>
          <w:szCs w:val="24"/>
          <w14:ligatures w14:val="none"/>
        </w:rPr>
        <w:t xml:space="preserve"> in 2015. </w:t>
      </w:r>
      <w:r w:rsidR="00E945D4">
        <w:rPr>
          <w:rFonts w:eastAsia="Calibri"/>
          <w:kern w:val="0"/>
          <w:sz w:val="24"/>
          <w:szCs w:val="24"/>
          <w14:ligatures w14:val="none"/>
        </w:rPr>
        <w:t xml:space="preserve">Species richness was higher in salvaged areas, but functional </w:t>
      </w:r>
      <w:r w:rsidR="00E945D4">
        <w:rPr>
          <w:rFonts w:eastAsia="Calibri"/>
          <w:kern w:val="0"/>
          <w:sz w:val="24"/>
          <w:szCs w:val="24"/>
          <w14:ligatures w14:val="none"/>
        </w:rPr>
        <w:lastRenderedPageBreak/>
        <w:t>alpha-diversity did not differ between forest management treatments.</w:t>
      </w:r>
      <w:r w:rsidR="002E5ED9">
        <w:rPr>
          <w:rFonts w:eastAsia="Calibri"/>
          <w:kern w:val="0"/>
          <w:sz w:val="24"/>
          <w:szCs w:val="24"/>
          <w14:ligatures w14:val="none"/>
        </w:rPr>
        <w:t xml:space="preserve"> However, ground beetle community composition </w:t>
      </w:r>
      <w:r w:rsidR="00CC5397">
        <w:rPr>
          <w:rFonts w:eastAsia="Calibri"/>
          <w:kern w:val="0"/>
          <w:sz w:val="24"/>
          <w:szCs w:val="24"/>
          <w14:ligatures w14:val="none"/>
        </w:rPr>
        <w:t>differed between salvage-logging, windthrow, and undisturbed forest</w:t>
      </w:r>
      <w:r w:rsidR="002E5ED9">
        <w:rPr>
          <w:rFonts w:eastAsia="Calibri"/>
          <w:kern w:val="0"/>
          <w:sz w:val="24"/>
          <w:szCs w:val="24"/>
          <w14:ligatures w14:val="none"/>
        </w:rPr>
        <w:t>.</w:t>
      </w:r>
      <w:r w:rsidR="001F7D8E" w:rsidRPr="001F7D8E">
        <w:rPr>
          <w:rFonts w:eastAsia="Calibri"/>
          <w:kern w:val="0"/>
          <w:sz w:val="24"/>
          <w:szCs w:val="24"/>
          <w14:ligatures w14:val="none"/>
        </w:rPr>
        <w:t xml:space="preserve"> </w:t>
      </w:r>
      <w:r w:rsidR="002E5ED9">
        <w:rPr>
          <w:rFonts w:eastAsia="Calibri"/>
          <w:kern w:val="0"/>
          <w:sz w:val="24"/>
          <w:szCs w:val="24"/>
          <w14:ligatures w14:val="none"/>
        </w:rPr>
        <w:t>Salvage-logging caused increases in species with larger eyes and</w:t>
      </w:r>
      <w:r w:rsidR="001F7D8E" w:rsidRPr="001F7D8E">
        <w:rPr>
          <w:rFonts w:eastAsia="Calibri"/>
          <w:kern w:val="0"/>
          <w:sz w:val="24"/>
          <w:szCs w:val="24"/>
          <w14:ligatures w14:val="none"/>
        </w:rPr>
        <w:t xml:space="preserve"> longer rear trochanters</w:t>
      </w:r>
      <w:r w:rsidR="002E5ED9">
        <w:rPr>
          <w:rFonts w:eastAsia="Calibri"/>
          <w:kern w:val="0"/>
          <w:sz w:val="24"/>
          <w:szCs w:val="24"/>
          <w14:ligatures w14:val="none"/>
        </w:rPr>
        <w:t xml:space="preserve"> relative to body length</w:t>
      </w:r>
      <w:r w:rsidR="0090096C">
        <w:rPr>
          <w:rFonts w:eastAsia="Calibri"/>
          <w:kern w:val="0"/>
          <w:sz w:val="24"/>
          <w:szCs w:val="24"/>
          <w14:ligatures w14:val="none"/>
        </w:rPr>
        <w:t>. Salvage-logging also caused a temporary increase in species with flight capability, which disappeared by 2022.</w:t>
      </w:r>
      <w:r w:rsidR="00CC5397">
        <w:rPr>
          <w:rFonts w:eastAsia="Calibri"/>
          <w:kern w:val="0"/>
          <w:sz w:val="24"/>
          <w:szCs w:val="24"/>
          <w14:ligatures w14:val="none"/>
        </w:rPr>
        <w:t xml:space="preserve"> </w:t>
      </w:r>
      <w:r w:rsidR="001F7D8E" w:rsidRPr="001F7D8E">
        <w:rPr>
          <w:rFonts w:eastAsia="Calibri"/>
          <w:kern w:val="0"/>
          <w:sz w:val="24"/>
          <w:szCs w:val="24"/>
          <w14:ligatures w14:val="none"/>
        </w:rPr>
        <w:t>Thus, short- and long-term impacts of salvage-logging following a tornado affected both the taxonomic and functional metrics of ground beetle biodiversity.</w:t>
      </w:r>
    </w:p>
    <w:p w14:paraId="21A899ED" w14:textId="77777777" w:rsidR="00CC5397" w:rsidRPr="006E0833" w:rsidRDefault="00CC5397" w:rsidP="00F804E1">
      <w:pPr>
        <w:spacing w:line="480" w:lineRule="auto"/>
        <w:rPr>
          <w:rFonts w:eastAsia="Calibri"/>
          <w:kern w:val="0"/>
          <w:sz w:val="24"/>
          <w:szCs w:val="24"/>
          <w14:ligatures w14:val="none"/>
        </w:rPr>
      </w:pPr>
    </w:p>
    <w:p w14:paraId="2AA6D66E"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Introduction</w:t>
      </w:r>
    </w:p>
    <w:p w14:paraId="5D7D13F3" w14:textId="75C4AC8F" w:rsidR="006E0833" w:rsidRPr="006E0833" w:rsidRDefault="006E0833" w:rsidP="006E0833">
      <w:pPr>
        <w:spacing w:line="480" w:lineRule="auto"/>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kern w:val="0"/>
          <w:sz w:val="24"/>
          <w:szCs w:val="24"/>
          <w14:ligatures w14:val="none"/>
        </w:rPr>
        <w:t xml:space="preserve">Natural disturbances, including fires, windstorms, floods, droughts, and insect outbreaks, have occurred in forests for millions of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{"citationID":"zIdoxtYh","properties":{"formattedCitation":"(Lindenmayer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forests of the eastern United States, wind from strong storms such as hurricanes, derechos (straight-line windstorms), and tornados is a dominant disturbance regime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{"citationID":"NZtD6ewu","properties":{"formattedCitation":"(Fischer et al. 2013)","plainCitation":"(Fischer et al. 2013)","noteIndex":0},"citationItems":[{"id":1165,"uris":["http://zotero.org/groups/5154252/items/TGIE52C3"],"itemData":{"id":1165,"type":"article-journal","container-title":"Biodiversity and Conservation","DOI":"10.1007/s10531-013-0525-1","ISSN":"0960-3115, 1572-9710","issue":"9","journalAbbreviation":"Biodivers Conserv","language":"en","license":"http://www.springer.com/tdm","page":"1863-1893","source":"DOI.org (Crossref)","title":"Disturbances in deciduous temperate forest ecosystems of the northern hemisphere: their effects on both recent and future forest development","title-short":"Disturbances in deciduous temperate forest ecosystems of the northern hemisphere","volume":"22","author":[{"family":"Fischer","given":"Anton"},{"family":"Marshall","given":"Philip"},{"family":"Camp","given":"Ann"}],"issued":{"date-parts":[["2013",8]]}}}],"schema":"https://github.com/citation-style-language/schema/raw/master/csl-citation.json"}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(Fischer et al. 2013)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When windstorms knock down canopy trees, the increased sunlight reaching the understory and forest floor can induce environmental changes. Soil temperature extremes can increase, moisture can change depending on reduced evapotranspiration but increased summer temperature, leaf litter depth can decrease due to faster decomposition, and understory plants increase their growth rates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{"citationID":"vGcLmm2U","properties":{"formattedCitation":"(Greenberg and Forrest 2003, Urbanovicova et al. 2014, Barber and Widick 2017)","plainCitation":"(Greenberg and Forrest 2003, Urbanovicova et al. 2014, Barber and Widick 2017)","noteIndex":0},"citationItems":[{"id":338,"uris":["http://zotero.org/groups/5154252/items/4EGLHTTY"],"itemData":{"id":338,"type":"article-journal","container-title":"Southeastern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 Urbanovicova et al. 2014,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growth of understory plants interacts with tree mortality and the creation of canopy gaps to alter microclimatic conditions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{"citationID":"DpO6hxUw","properties":{"formattedCitation":"(Perry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w:t>
      </w:r>
      <w:commentRangeStart w:id="0"/>
      <w:r w:rsidRPr="006E0833">
        <w:rPr>
          <w:rFonts w:eastAsia="Calibri"/>
          <w:kern w:val="0"/>
          <w:sz w:val="24"/>
          <w:szCs w:val="24"/>
          <w14:ligatures w14:val="none"/>
        </w:rPr>
        <w:t xml:space="preserve"> The fallen canopy trees cause an influx of woody debris, including both coarse and fine woody debris. Uprooted trees create tip-up mounds that alter topography of the forest floor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{"citationID":"lqDqoIby","properties":{"formattedCitation":"(Perry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commentRangeEnd w:id="0"/>
      <w:r w:rsidRPr="006E0833">
        <w:rPr>
          <w:rFonts w:eastAsia="Calibri"/>
          <w:sz w:val="16"/>
          <w:szCs w:val="16"/>
        </w:rPr>
        <w:commentReference w:id="0"/>
      </w:r>
      <w:r w:rsidRPr="006E0833">
        <w:rPr>
          <w:rFonts w:eastAsia="Calibri"/>
          <w:kern w:val="0"/>
          <w:sz w:val="24"/>
          <w:szCs w:val="24"/>
          <w14:ligatures w14:val="none"/>
        </w:rPr>
        <w:t xml:space="preserve">While wind disturbance changes canopy cover and </w:t>
      </w:r>
      <w:r w:rsidRPr="006E0833">
        <w:rPr>
          <w:rFonts w:eastAsia="Calibri"/>
          <w:kern w:val="0"/>
          <w:sz w:val="24"/>
          <w:szCs w:val="24"/>
          <w14:ligatures w14:val="none"/>
        </w:rPr>
        <w:lastRenderedPageBreak/>
        <w:t xml:space="preserve">abiotic conditions, it also leaves behind many living trees, understory shrubs and herbaceous plants, seeds, root systems, soils, and surviving animals. These elements left intact after a disturbance are called biological legacies, and they influence short- and long-term changes in forest structure and function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{"citationID":"OR5ixa9r","properties":{"formattedCitation":"(Lindenmayer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3827459D" w14:textId="239A67F2"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Harvesting the fallen trees after a natural disturbance is called salvage-logging, and this management practice is a common response to windstorms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{"citationID":"YqiJ0B5f","properties":{"formattedCitation":"(Lindenmayer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Salvage logging can help landowners recover the economic value of the fallen trees, or it may be motivated towards reducing the risk of fire and insect ou</w:t>
      </w:r>
      <w:commentRangeStart w:id="1"/>
      <w:r w:rsidRPr="006E0833">
        <w:rPr>
          <w:rFonts w:eastAsia="Calibri"/>
          <w:kern w:val="0"/>
          <w:sz w:val="24"/>
          <w:szCs w:val="24"/>
          <w14:ligatures w14:val="none"/>
        </w:rPr>
        <w:t xml:space="preserve">tbreaks, or safety hazard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{"citationID":"UZVgk0O2","properties":{"formattedCitation":"(Thorn et al. 2014, Perry and Herms 2019)","plainCitation":"(Thorn et al. 2014, Perry and Herms 2019)","noteIndex":0},"citationItems":[{"id":796,"uris":["http://zotero.org/groups/5154252/items/4TR272QX"],"itemData":{"id":796,"type":"article-journal","container-title":"PLoS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there is a growing interest in managing forests in ways that conserve biodiversity, </w:t>
      </w:r>
      <w:commentRangeEnd w:id="1"/>
      <w:r w:rsidRPr="006E0833">
        <w:rPr>
          <w:rFonts w:eastAsia="Calibri"/>
          <w:sz w:val="16"/>
          <w:szCs w:val="16"/>
        </w:rPr>
        <w:commentReference w:id="1"/>
      </w:r>
      <w:r w:rsidRPr="006E0833">
        <w:rPr>
          <w:rFonts w:eastAsia="Calibri"/>
          <w:kern w:val="0"/>
          <w:sz w:val="24"/>
          <w:szCs w:val="24"/>
          <w14:ligatures w14:val="none"/>
        </w:rPr>
        <w:t xml:space="preserve">including insect populations that are threatened globally due to environmental change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{"citationID":"OJovLXtt","properties":{"formattedCitation":"(Wagner 2019)","plainCitation":"(Wagner 2019)","noteIndex":0},"citationItems":[{"id":1071,"uris":["http://zotero.org/users/6631577/items/L97F7XNU"],"itemData":{"id":1071,"type":"article-journal","abstract":"Insect declines are being reported worldwide for flying, ground, and aquatic lineages. Most reports come from western and northern Europe, where the insect fauna is well-studied and there are considerable demographic data for many taxonomically disparate lineages. Additional cases of faunal losses have been noted from Asia, North America, the Arctic, the Neotropics, and elsewhere. While this review addresses both species loss and population declines, its emphasis is on the latter. Declines of abundant species can be especially worrisome, given that they anchor trophic interactions and shoulder many of the essential ecosystem services of their respective communities. A review of the factors believed to be responsible for observed collapses and those perceived to be especially threatening to insects form the core of this treatment. In addition to widely recognized threats to insect biodiversity, e.g., habitat destruction, agricultural intensification (including pesticide use), climate change, and invasive species, this assessment highlights a few less commonly considered factors such as atmospheric nitrification from the burning of fossil fuels and the effects of droughts and changing precipitation patterns. Because the geographic extent and magnitude of insect declines are largely unknown, there is an urgent need for monitoring efforts, especially across ecological gradients, which will help to identify important causal factors in declines. This review also considers the status of vertebrate insectivores, reporting bias, challenges inherent in collecting and interpreting insect demographic data, and cases of increasing insect abundance.","language":"en","source":"Zotero","title":"Insect Declines in the Anthropocene","author":[{"family":"Wagner","given":"David L"}],"issued":{"date-parts":[["2019"]]}}}],"schema":"https://github.com/citation-style-language/schema/raw/master/csl-citation.json"}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(Wagner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includes understanding how management practices such as salvage-logging impact insect biodiversity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{"citationID":"DZSXJy5p","properties":{"formattedCitation":"(Thorn et al. 2018)","plainCitation":"(Thorn et al. 2018)","noteIndex":0},"citationItems":[{"id":361,"uris":["http://zotero.org/groups/5154252/items/6RLZ5LLK"],"itemData":{"id":361,"type":"article-journal","abstract":"Logging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2018)</w:t>
      </w:r>
      <w:r w:rsidRPr="006E0833">
        <w:rPr>
          <w:rFonts w:eastAsia="Calibri"/>
          <w:kern w:val="0"/>
          <w:sz w:val="24"/>
          <w:szCs w:val="24"/>
          <w14:ligatures w14:val="none"/>
        </w:rPr>
        <w:fldChar w:fldCharType="end"/>
      </w:r>
      <w:r w:rsidRPr="006E0833">
        <w:rPr>
          <w:rFonts w:eastAsia="Calibri"/>
          <w:kern w:val="0"/>
          <w:sz w:val="24"/>
          <w:szCs w:val="24"/>
          <w14:ligatures w14:val="none"/>
        </w:rPr>
        <w:t>. For example, sa</w:t>
      </w:r>
      <w:commentRangeStart w:id="2"/>
      <w:r w:rsidRPr="006E0833">
        <w:rPr>
          <w:rFonts w:eastAsia="Calibri"/>
          <w:kern w:val="0"/>
          <w:sz w:val="24"/>
          <w:szCs w:val="24"/>
          <w14:ligatures w14:val="none"/>
        </w:rPr>
        <w:t>lvage-logging alters the biological legacies left by windstorms by reducing the amount a</w:t>
      </w:r>
      <w:commentRangeEnd w:id="2"/>
      <w:r w:rsidRPr="006E0833">
        <w:rPr>
          <w:rFonts w:eastAsia="Calibri"/>
          <w:sz w:val="16"/>
          <w:szCs w:val="16"/>
        </w:rPr>
        <w:commentReference w:id="2"/>
      </w:r>
      <w:r w:rsidRPr="006E0833">
        <w:rPr>
          <w:rFonts w:eastAsia="Calibri"/>
          <w:kern w:val="0"/>
          <w:sz w:val="24"/>
          <w:szCs w:val="24"/>
          <w14:ligatures w14:val="none"/>
        </w:rPr>
        <w:t xml:space="preserve">nd diversity of woody debris, as well as by disturbance of understory plants, potential for soil compaction from machinery, and modified tree species composition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{"citationID":"lOLL3VQ7","properties":{"formattedCitation":"(McNabb et al. 2001, Curtze et al. 2018, Slyder et al. 2020)","plainCitation":"(McNabb et al. 2001, Curtze et al. 2018, Slyder et al. 2020)","noteIndex":0},"citationItems":[{"id":374,"uris":["http://zotero.org/groups/5154252/items/JXQCMHKC"],"itemData":{"id":374,"type":"article-journal","abstract":"Soil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(McNabb et al. 2001, Curtze et al. 2018, 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The combination of natural wind disturbance followed b</w:t>
      </w:r>
      <w:commentRangeStart w:id="3"/>
      <w:r w:rsidRPr="006E0833">
        <w:rPr>
          <w:rFonts w:eastAsia="Calibri"/>
          <w:kern w:val="0"/>
          <w:sz w:val="24"/>
          <w:szCs w:val="24"/>
          <w14:ligatures w14:val="none"/>
        </w:rPr>
        <w:t xml:space="preserve">y salvage-logging disturbance could cause longer-lasting changes to the ecosystem. </w:t>
      </w:r>
      <w:commentRangeEnd w:id="3"/>
      <w:r w:rsidRPr="006E0833">
        <w:rPr>
          <w:rFonts w:eastAsia="Calibri"/>
          <w:sz w:val="16"/>
          <w:szCs w:val="16"/>
        </w:rPr>
        <w:commentReference w:id="3"/>
      </w:r>
    </w:p>
    <w:p w14:paraId="57D45B9A" w14:textId="6ECD73A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r>
      <w:commentRangeStart w:id="4"/>
      <w:r w:rsidRPr="006E0833">
        <w:rPr>
          <w:rFonts w:eastAsia="Calibri"/>
          <w:kern w:val="0"/>
          <w:sz w:val="24"/>
          <w:szCs w:val="24"/>
          <w14:ligatures w14:val="none"/>
        </w:rPr>
        <w:t>To understand how insect biodiversity is affected by forest management</w:t>
      </w:r>
      <w:commentRangeEnd w:id="4"/>
      <w:r w:rsidRPr="006E0833">
        <w:rPr>
          <w:rFonts w:eastAsia="Calibri"/>
          <w:sz w:val="16"/>
          <w:szCs w:val="16"/>
        </w:rPr>
        <w:commentReference w:id="4"/>
      </w:r>
      <w:r w:rsidRPr="006E0833">
        <w:rPr>
          <w:rFonts w:eastAsia="Calibri"/>
          <w:kern w:val="0"/>
          <w:sz w:val="24"/>
          <w:szCs w:val="24"/>
          <w14:ligatures w14:val="none"/>
        </w:rPr>
        <w:t xml:space="preserve">, an indicator taxon can be used, which is a starting point for characterizing the response of </w:t>
      </w:r>
      <w:commentRangeStart w:id="5"/>
      <w:r w:rsidRPr="006E0833">
        <w:rPr>
          <w:rFonts w:eastAsia="Calibri"/>
          <w:kern w:val="0"/>
          <w:sz w:val="24"/>
          <w:szCs w:val="24"/>
          <w14:ligatures w14:val="none"/>
        </w:rPr>
        <w:t>the insect community</w:t>
      </w:r>
      <w:commentRangeEnd w:id="5"/>
      <w:r w:rsidRPr="006E0833">
        <w:rPr>
          <w:rFonts w:eastAsia="Calibri"/>
          <w:sz w:val="16"/>
          <w:szCs w:val="16"/>
        </w:rPr>
        <w:commentReference w:id="5"/>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{"citationID":"SYADqIGo","properties":{"formattedCitation":"(Langor and Spence 2006)","plainCitation":"(Langor and Spence 2006)","noteIndex":0},"citationItems":[{"id":585,"uris":["http://zotero.org/groups/5154252/items/M7JHNS6F"],"itemData":{"id":585,"type":"article-journal","abstract":"The high functional and unmatched biological diversity represented by arthropods demand that these organisms be considered as ecological indicators of sustainable forest management. Successful use of arthropods in this capacity will require a systematic and rigorous process, including selection of potential indicators, definition of relationships between indicators and disturbance variables, optimization of the useful range of the indicator and application of the indicator(s) in monitoring. In Canada, the single greatest impediment to the use of arthropods as ecological indicators is the importance of accurate species-level identification and the difficulty achieving it. Consequently, most work has focused on a few relatively well-known groups (e.g., epigaeic carabid and staphylinid beetles and spiders, saproxylic beetles, butterflies and larger night flying moths).Many recent studies have provided baseline data about the range of natural variation and have begun to quantify arthropod responses to natural and anthropogenic disturbances in the context of preplanned experiments or through various retrospective approaches. Carabid beetles are the best-studied group and sufficient sets of data now exist to permit a meta-analysis of the robustness of carabids as indicators across multiple spatial scales and in terms of how well they represent broader ecological responses to disturbances. There is good potential to incorporate arthropod indicators into monitoring programs in Canada, but it is necessary to first complete a scientifically credible selection process for specific ecological indicators. Future research should focus on completing the process for taxa under current study as this develops the best presently understood opportunities for using arthropod indicators in assessing various aspects of environmental change. Researchers should also consider other means of monitoring arthropod biodiversity by the use of surrogate ecological parameters such as ecological land classification and habitat classification systems. Key words: arthropods, ecological indicators, monitoring, biodiversity, taxonomy, sustainability","container-title":"The Forestry Chronicle","DOI":"10.5558/tfc82344-3","ISSN":"0015-7546, 1499-9315","issue":"3","journalAbbreviation":"The Forestry Chronicle","language":"en","page":"344-350","source":"DOI.org (Crossref)","title":"Arthropods as ecological indicators of sustainability in Canadian forests","volume":"82","author":[{"family":"Langor","given":"David W"},{"family":"Spence","given":"John R"}],"issued":{"date-parts":[["2006",5,1]]}}}],"schema":"https://github.com/citation-style-language/schema/raw/master/csl-citation.json"}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(Langor and Spence 2006)</w:t>
      </w:r>
      <w:r w:rsidRPr="006E0833">
        <w:rPr>
          <w:rFonts w:eastAsia="Calibri"/>
          <w:kern w:val="0"/>
          <w:sz w:val="24"/>
          <w:szCs w:val="24"/>
          <w14:ligatures w14:val="none"/>
        </w:rPr>
        <w:fldChar w:fldCharType="end"/>
      </w:r>
      <w:r w:rsidRPr="006E0833">
        <w:rPr>
          <w:rFonts w:eastAsia="Calibri"/>
          <w:kern w:val="0"/>
          <w:sz w:val="24"/>
          <w:szCs w:val="24"/>
          <w14:ligatures w14:val="none"/>
        </w:rPr>
        <w:t>. Ground beetles (Coleoptera: Carabidae) are useful indicators because they are taxonomically well known, respon</w:t>
      </w:r>
      <w:r w:rsidR="006F2D7B">
        <w:rPr>
          <w:rFonts w:eastAsia="Calibri"/>
          <w:kern w:val="0"/>
          <w:sz w:val="24"/>
          <w:szCs w:val="24"/>
          <w14:ligatures w14:val="none"/>
        </w:rPr>
        <w:t>d</w:t>
      </w:r>
      <w:r w:rsidRPr="006E0833">
        <w:rPr>
          <w:rFonts w:eastAsia="Calibri"/>
          <w:kern w:val="0"/>
          <w:sz w:val="24"/>
          <w:szCs w:val="24"/>
          <w14:ligatures w14:val="none"/>
        </w:rPr>
        <w:t xml:space="preserve"> quickly to abiotic and biotic conditions, and </w:t>
      </w:r>
      <w:r w:rsidR="006F2D7B">
        <w:rPr>
          <w:rFonts w:eastAsia="Calibri"/>
          <w:kern w:val="0"/>
          <w:sz w:val="24"/>
          <w:szCs w:val="24"/>
          <w14:ligatures w14:val="none"/>
        </w:rPr>
        <w:t xml:space="preserve">are </w:t>
      </w:r>
      <w:r w:rsidRPr="006E0833">
        <w:rPr>
          <w:rFonts w:eastAsia="Calibri"/>
          <w:kern w:val="0"/>
          <w:sz w:val="24"/>
          <w:szCs w:val="24"/>
          <w14:ligatures w14:val="none"/>
        </w:rPr>
        <w:t xml:space="preserve">sensitive to forest disturbances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{"citationID":"OTyhqNI9","properties":{"formattedCitation":"(Koivula 2011)","plainCitation":"(Koivula 2011)","noteIndex":0},"citationItems":[{"id":583,"uris":["http://zotero.org/groups/5154252/items/BKTVQABU"],"itemData":{"id":583,"type":"article-journal","container-title":"ZooKeys","DOI":"10.3897/zookeys.100.1533","ISSN":"1313-2970, 1313-2989","journalAbbreviation":"ZK","page":"287-317","source":"DOI.org (Crossref)","title":"Useful model organisms, indicators, or both? Ground beetles (Coleoptera, Carabidae) reflecting environmental conditions","title-short":"Useful model organisms, indicators, or both?","volume":"100","author":[{"family":"Koivula","given":"Matti"}],"issued":{"date-parts":[["2011",5,20]]}}}],"schema":"https://github.com/citation-style-language/schema/raw/master/csl-citation.json"}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Ground beetles are diverse in multiple habitats, including both mature forests and </w:t>
      </w:r>
      <w:commentRangeStart w:id="6"/>
      <w:r w:rsidRPr="006E0833">
        <w:rPr>
          <w:rFonts w:eastAsia="Calibri"/>
          <w:kern w:val="0"/>
          <w:sz w:val="24"/>
          <w:szCs w:val="24"/>
          <w14:ligatures w14:val="none"/>
        </w:rPr>
        <w:t xml:space="preserve">early successional habitats such as tallgrass prairies, agricultural fields, urban areas, clearcuts, and floodplains </w:t>
      </w:r>
      <w:commentRangeEnd w:id="6"/>
      <w:r w:rsidRPr="006E0833">
        <w:rPr>
          <w:rFonts w:eastAsia="Calibri"/>
          <w:sz w:val="16"/>
          <w:szCs w:val="16"/>
        </w:rPr>
        <w:commentReference w:id="6"/>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{"citationID":"O0cFwOPj","properties":{"formattedCitation":"(Silverman et al. 2008, Lambeets et al. 2008, Lundgren and McCravy 2011)","plainCitation":"(Silverman et al. 2008, Lambeets et al. 2008, Lundgren and McCravy 2011)","noteIndex":0},"citationItems":[{"id":320,"uris":["http://zotero.org/groups/5154252/items/2MNXBW9Z"],"itemData":{"id":320,"type":"article-journal","container-title":"Environmental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K."}],"issued":{"date-parts":[["2008",6,1]]}}},{"id":492,"uris":["http://zotero.org/groups/5154252/items/FPJLQGNS"],"itemData":{"id":492,"type":"article-journal","container-title":"Journal of Animal Ecology","DOI":"10.1111/j.1365-2656.2008.01443.x","ISSN":"0021-8790, 1365-2656","issue":"6","journalAbbreviation":"Journal of Animal Ecology","language":"en","page":"1162-1174","source":"DOI.org (Crossref)","title":"Understanding the impact of flooding on trait‐displacements and shifts in assemblage structure of predatory arthropods on river banks","volume":"77","author":[{"family":"Lambeets","given":"Kevin"},{"family":"Vandegehuchte","given":"Martijn L."},{"family":"Maelfait","given":"Jean‐Pierre"},{"family":"Bonte","given":"Dries"}],"issued":{"date-parts":[["2008",11]]}}},{"id":313,"uris":["http://zotero.org/groups/5154252/items/XSL9P2AT"],"itemData":{"id":313,"type":"article-journal","abstract":"Abstract\n              Carabid beetles comprise a diverse and ubiquitous family of insects. Carabids are important in conservation biology and often have close associations with particular habitat types, making them useful biomonitoring organisms. Many carabids are also important biological control agents due to their predatory habits, but feeding habits within the family are quite diverse, and seed-eating or granivorous carabids can play an important role in shaping plant diversity and distributions. These qualities have particular relevance in the highly cultivated and fragmented landscape of the Midwestern U.S., and this region has become a very active one for carabid research in a variety of areas. In this paper, we review the state of carabid research in the Midwestern U.S., focusing on work published since the mid-1990s in carabid biogeography, conservation biology, biological control/pest management, feeding ecology and parasitism/health. Potentially productive directions for future research are discussed.","container-title":"Terrestrial Arthropod Reviews","DOI":"10.1163/187498311X565606","ISSN":"1874-9828, 1874-9836","issue":"2","journalAbbreviation":"Terr Arthropod Rev","page":"63-94","source":"DOI.org (Crossref)","title":"Carabid beetles (Coleoptera: Carabidae) of the Midwestern United States: a review and synthesis of recent research","title-short":"Carabid beetles (Coleoptera","volume":"4","author":[{"family":"Lundgren","given":"Jonathan"},{"family":"McCravy","given":"Kenneth"}],"issued":{"date-parts":[["2011"]]}}}],"schema":"https://github.com/citation-style-language/schema/raw/master/csl-citation.json"}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(Silverman et al. 2008, Lambeets et al. 2008, Lundgren and McCravy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Within mature forests, ground beetle communities can differ based on predominate tree species, managed vs. old-growth forest, and forests with dense vs open ground vegetation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{"citationID":"rY3EsLlw","properties":{"formattedCitation":"(Werner and Raffa 2000, Browne et al. 2014, Perry et al. 2018)","plainCitation":"(Werner and Raffa 2000, Browne et al. 2014, Perry et al. 2018)","noteIndex":0},"citationItems":[{"id":1157,"uris":["http://zotero.org/groups/5154252/items/CV95VA9F"],"itemData":{"id":1157,"type":"article-journal","abstract":"Ground-occurring Coleoptera were sampled over 2 years using pitfall traps in 23 northern hardwood or eastern hemlockdominated sites representing even-aged, uneven-aged, or old growth forests. Overall, 65,586 individuals were obtained, representing 33 families and 192 species. Carabids comprised 54% of the total catch in 1996, when all the families were tallied. There was little variation in the number and relative abundance of carabid species caught between seasons. No differences in overall species richness or abundance were observed among forest management regimes or habitat types. However, there were substantial differences in species composition. Thirteen species showed signi®cant habitat associations among the ®ve forest management regimes, and 21 species were associated with speci®c habitat features of the sites, such as dominant tree species or canopy structure. More species (16) were affected by the presence of forest management than by tree species dominance (6) or canopy structure (5). Harpalus fulvilabris, Pterostichus coracinus, Carabus nemoralis, Glischrochilus siepmanni, Nicrophorus orbicollis, and Nicrophorus sayi were more commonly caught in managed than in old growth forest sites, while Carabus sylvosus, Platynus decentis and Oiceoptoma novaboracensis were more commonly associated with old growth sites. Calosoma frigidum and Necrophila americana were associated with northern hardwood sites, while Platynus decentis was signi®cantly associated with sites dominated by eastern hemlock. Calosoma frigidum, Necrophila americana, and Nicrophorus vespilloides were more common in even-aged sites, while a lampyrid and a leiodid morphospecies were more common in sites with an uneven-aged canopy structure. The importance of microsite features was re¯ected in the high variability observed among sites and among traps within sites. Results indicate that conservation of a range of forest types is required in order to maintain the diversity of ground-occurring beetles on a regional scale. This will be quite challenging, since forest types such as old growth hemlock-hardwood are rare across the landscape due to habitat fragmentation and logging. # 2000 Elsevier Science B.V. All rights reserved.","container-title":"Forest Ecology and Management","language":"en","source":"Zotero","title":"Effects of forest management practices on the diversity of ground-occurring beetles in mixed northern hardwood forests of the Great Lakes Region","author":[{"family":"Werner","given":"Shahla M"},{"family":"Raffa","given":"Kenneth F"}],"issued":{"date-parts":[["2000"]]}}},{"id":1294,"uris":["http://zotero.org/groups/5154252/items/Q9I79DS9"],"itemData":{"id":1294,"type":"article-journal","abstract":"Using pitfall traps on 12 sites in the southern Appalachian Mountains during 2007–2008, we collected 6552 carabid beetles representing 46 species. We collected 40 species in 14 genera at 9 spruce–fir sites and 29 species in 12 genera at 3 hardwood sites. When adjusted for sampling effort via rarefaction, spruce–fir and hardwood sites did not differ in species richness. However, there were significant differences in species composition. Based on non-metric multidimensional scaling (NMS) analysis, species assemblages for spruce–fir forest were distinct from those found for hardwood forests, with the 4 northern spruce–fir forest sites clustered independently from the 5 southern spruce–fir sites. Composition by genera varied by season: Pterostichus was the dominant genus in the summer and autumn, and Sphaeroderus was the dominant genus in the winter and spring. The species captured by pitfall traps in this study differed somewhat from the species found at these sites in a previous survey made by hand-collection. However, when DGMXVWHG IRU VDPSOH VL]H YLD UDUHIDFWLRQ VSHFLHV ULFKQHVV HYHQQHVV DQG )LVKHU¶V Į GLG QRW differ between these samples made by different collection methods.","container-title":"Southeastern Naturalist","DOI":"10.1656/058.013.0220","ISSN":"1528-7092, 1938-5412","issue":"2","journalAbbreviation":"Southeastern Naturalist","language":"en","page":"407-422","source":"DOI.org (Crossref)","title":"Ground Beetle (Coleoptera: Carabidae) Species Composition in the Southern Appalachian Mountains","title-short":"Ground Beetle (Coleoptera","volume":"13","author":[{"family":"Browne","given":"Robert"},{"family":"Maveety","given":"Sarah"},{"family":"Cooper","given":"Leigh"},{"family":"Riley","given":"Kathryn"}],"issued":{"date-parts":[["2014",6]]}}},{"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(Werner and Raffa 2000, Browne et al. 2014, 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Thus, the occurrence and species composition of ground beetles can indicate fine-scale differences in habitat.</w:t>
      </w:r>
    </w:p>
    <w:p w14:paraId="6FEE6A11" w14:textId="75B256A2"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Following a disturbance in forests, species respond to changes in environmental conditions, which often results in an influx of new species and decline in some resident species. After canopy gaps open and early successional plants begin to grow, guild</w:t>
      </w:r>
      <w:r w:rsidR="006F2D7B">
        <w:rPr>
          <w:rFonts w:eastAsia="Calibri"/>
          <w:kern w:val="0"/>
          <w:sz w:val="24"/>
          <w:szCs w:val="24"/>
          <w14:ligatures w14:val="none"/>
        </w:rPr>
        <w:t>s</w:t>
      </w:r>
      <w:r w:rsidRPr="006E0833">
        <w:rPr>
          <w:rFonts w:eastAsia="Calibri"/>
          <w:kern w:val="0"/>
          <w:sz w:val="24"/>
          <w:szCs w:val="24"/>
          <w14:ligatures w14:val="none"/>
        </w:rPr>
        <w:t xml:space="preserve"> of open-habitat and generalist ground beetles typically disperse to the disturbed area. This group, including certain species of </w:t>
      </w:r>
      <w:r w:rsidRPr="006E0833">
        <w:rPr>
          <w:rFonts w:eastAsia="Calibri"/>
          <w:i/>
          <w:iCs/>
          <w:kern w:val="0"/>
          <w:sz w:val="24"/>
          <w:szCs w:val="24"/>
          <w14:ligatures w14:val="none"/>
        </w:rPr>
        <w:t>Amara</w:t>
      </w:r>
      <w:r w:rsidRPr="006E0833">
        <w:rPr>
          <w:rFonts w:eastAsia="Calibri"/>
          <w:kern w:val="0"/>
          <w:sz w:val="24"/>
          <w:szCs w:val="24"/>
          <w14:ligatures w14:val="none"/>
        </w:rPr>
        <w:t xml:space="preserve">, </w:t>
      </w:r>
      <w:r w:rsidRPr="006E0833">
        <w:rPr>
          <w:rFonts w:eastAsia="Calibri"/>
          <w:i/>
          <w:iCs/>
          <w:kern w:val="0"/>
          <w:sz w:val="24"/>
          <w:szCs w:val="24"/>
          <w14:ligatures w14:val="none"/>
        </w:rPr>
        <w:t>Anisodactylus</w:t>
      </w:r>
      <w:r w:rsidRPr="006E0833">
        <w:rPr>
          <w:rFonts w:eastAsia="Calibri"/>
          <w:kern w:val="0"/>
          <w:sz w:val="24"/>
          <w:szCs w:val="24"/>
          <w14:ligatures w14:val="none"/>
        </w:rPr>
        <w:t xml:space="preserve">, </w:t>
      </w:r>
      <w:r w:rsidRPr="006E0833">
        <w:rPr>
          <w:rFonts w:eastAsia="Calibri"/>
          <w:i/>
          <w:iCs/>
          <w:kern w:val="0"/>
          <w:sz w:val="24"/>
          <w:szCs w:val="24"/>
          <w14:ligatures w14:val="none"/>
        </w:rPr>
        <w:t>Harpalus</w:t>
      </w:r>
      <w:r w:rsidRPr="006E0833">
        <w:rPr>
          <w:rFonts w:eastAsia="Calibri"/>
          <w:kern w:val="0"/>
          <w:sz w:val="24"/>
          <w:szCs w:val="24"/>
          <w14:ligatures w14:val="none"/>
        </w:rPr>
        <w:t xml:space="preserve">, and </w:t>
      </w:r>
      <w:r w:rsidRPr="006E0833">
        <w:rPr>
          <w:rFonts w:eastAsia="Calibri"/>
          <w:i/>
          <w:iCs/>
          <w:kern w:val="0"/>
          <w:sz w:val="24"/>
          <w:szCs w:val="24"/>
          <w14:ligatures w14:val="none"/>
        </w:rPr>
        <w:t>Chlaenius</w:t>
      </w:r>
      <w:r w:rsidRPr="006E0833">
        <w:rPr>
          <w:rFonts w:eastAsia="Calibri"/>
          <w:kern w:val="0"/>
          <w:sz w:val="24"/>
          <w:szCs w:val="24"/>
          <w14:ligatures w14:val="none"/>
        </w:rPr>
        <w:t xml:space="preserve">, may immediately increase following disturbance, or may take a few years to locate the site, depending on landscape structure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{"citationID":"FTI78HgW","properties":{"formattedCitation":"(Sklodowski and Garbalinska 2011, Lee et al. 2017, Barber and Widick 2017)","plainCitation":"(Sklodowski and Garbalinska 2011, Lee et al. 2017, Barber and Widick 2017)","noteIndex":0},"citationItems":[{"id":339,"uris":["http://zotero.org/groups/5154252/items/GXUD6NWL"],"itemData":{"id":339,"type":"article-journal","container-title":"ZooKeys","DOI":"10.3897/zookeys.100.1360","ISSN":"1313-2970,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Lee et al. 2017,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open-habitat species increase after disturbance, there is also a decline of forest-adapted ground beetles, often over multiple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{"citationID":"MBGwsNoS","properties":{"formattedCitation":"(Riley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example, in Minnesota, jack pine stands that were wind-disturbed or salvaged-logged 1-3 years prior had lower numbers of </w:t>
      </w:r>
      <w:r w:rsidRPr="006E0833">
        <w:rPr>
          <w:rFonts w:eastAsia="Calibri"/>
          <w:i/>
          <w:iCs/>
          <w:kern w:val="0"/>
          <w:sz w:val="24"/>
          <w:szCs w:val="24"/>
          <w14:ligatures w14:val="none"/>
        </w:rPr>
        <w:t>Pterostichus pensylvanicus</w:t>
      </w:r>
      <w:r w:rsidRPr="006E0833">
        <w:rPr>
          <w:rFonts w:eastAsia="Calibri"/>
          <w:kern w:val="0"/>
          <w:sz w:val="24"/>
          <w:szCs w:val="24"/>
          <w14:ligatures w14:val="none"/>
        </w:rPr>
        <w:t xml:space="preserve"> LeConte, </w:t>
      </w:r>
      <w:r w:rsidRPr="006E0833">
        <w:rPr>
          <w:rFonts w:eastAsia="Calibri"/>
          <w:i/>
          <w:iCs/>
          <w:kern w:val="0"/>
          <w:sz w:val="24"/>
          <w:szCs w:val="24"/>
          <w14:ligatures w14:val="none"/>
        </w:rPr>
        <w:t>Pterostichus coracinus</w:t>
      </w:r>
      <w:r w:rsidRPr="006E0833">
        <w:rPr>
          <w:rFonts w:eastAsia="Calibri"/>
          <w:kern w:val="0"/>
          <w:sz w:val="24"/>
          <w:szCs w:val="24"/>
          <w14:ligatures w14:val="none"/>
        </w:rPr>
        <w:t xml:space="preserve"> (Newman), and </w:t>
      </w:r>
      <w:r w:rsidRPr="006E0833">
        <w:rPr>
          <w:rFonts w:eastAsia="Calibri"/>
          <w:i/>
          <w:iCs/>
          <w:kern w:val="0"/>
          <w:sz w:val="24"/>
          <w:szCs w:val="24"/>
          <w14:ligatures w14:val="none"/>
        </w:rPr>
        <w:t>Sphaeroderus lecontei</w:t>
      </w:r>
      <w:r w:rsidRPr="006E0833">
        <w:rPr>
          <w:rFonts w:eastAsia="Calibri"/>
          <w:kern w:val="0"/>
          <w:sz w:val="24"/>
          <w:szCs w:val="24"/>
          <w14:ligatures w14:val="none"/>
        </w:rPr>
        <w:t xml:space="preserve"> Dejean than undisturbed sites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{"citationID":"IrFZf77N","properties":{"formattedCitation":"(Gandhi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a pine forest in Poland, forest-specialists decreased in proportional abundance over a six-year period following a tornado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{"citationID":"1MrkbzrX","properties":{"formattedCitation":"(Sklodowski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These observed decreases in forest-adapted ground </w:t>
      </w:r>
      <w:r w:rsidRPr="006E0833">
        <w:rPr>
          <w:rFonts w:eastAsia="Calibri"/>
          <w:kern w:val="0"/>
          <w:sz w:val="24"/>
          <w:szCs w:val="24"/>
          <w14:ligatures w14:val="none"/>
        </w:rPr>
        <w:lastRenderedPageBreak/>
        <w:t xml:space="preserve">beetles after </w:t>
      </w:r>
      <w:commentRangeStart w:id="7"/>
      <w:r w:rsidRPr="006E0833">
        <w:rPr>
          <w:rFonts w:eastAsia="Calibri"/>
          <w:kern w:val="0"/>
          <w:sz w:val="24"/>
          <w:szCs w:val="24"/>
          <w14:ligatures w14:val="none"/>
        </w:rPr>
        <w:t xml:space="preserve">windstorms and salvage-logging </w:t>
      </w:r>
      <w:commentRangeEnd w:id="7"/>
      <w:r w:rsidRPr="006E0833">
        <w:rPr>
          <w:rFonts w:eastAsia="Calibri"/>
          <w:kern w:val="0"/>
          <w:sz w:val="24"/>
          <w:szCs w:val="24"/>
          <w14:ligatures w14:val="none"/>
        </w:rPr>
        <w:commentReference w:id="7"/>
      </w:r>
      <w:r w:rsidRPr="006E0833">
        <w:rPr>
          <w:rFonts w:eastAsia="Calibri"/>
          <w:kern w:val="0"/>
          <w:sz w:val="24"/>
          <w:szCs w:val="24"/>
          <w14:ligatures w14:val="none"/>
        </w:rPr>
        <w:t xml:space="preserve">could be caused by a variety of factors, including environmental changes such as increased sunlight, increased summer soil temperature, and decreased leaf litter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{"citationID":"5Q1Ng3v8","properties":{"formattedCitation":"(Greenberg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Although many microclimate variables stabilize after multiple years of tree regeneration following a disturbance, other variables, such as woody debris deposition or removal, remain for decades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{"citationID":"1gyRBVpV","properties":{"formattedCitation":"(Gore and Patterson III 1986, Perry and Herms 2019)","plainCitation":"(Gore and Patterson III 1986, Perry and Herms 2019)","noteIndex":0},"citationItems":[{"id":1189,"uris":["http://zotero.org/groups/5154252/items/EYP7CP3V"],"itemData":{"id":1189,"type":"article-journal","abstract":"Downed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(Gore and Patterson III 1986,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Studies of green-logging in Alberta indicate that differences in beetle communities between mature and clearcut forests remained after 27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{"citationID":"PkW5BheS","properties":{"formattedCitation":"(Pohl et al. 2007)","plainCitation":"(Pohl et al. 2007)","noteIndex":0},"citationItems":[{"id":1191,"uris":["http://zotero.org/groups/5154252/items/EJ7J5UKH"],"itemData":{"id":1191,"type":"article-journal","abstract":"Staphylinid beetle assemblages from coniferous foothills forest in west-central Alberta, Canada were studied via pitfall trapping to examine the effects of stand age and possible edge effects. Sites included a chronosequence of stands from 1 to 27 years post-harvest, and four types of mature forest that had not been disturbed by ﬁre for at least 80 years. In all, 19 sites were sampled between 1989 and 1991. A total of 98 species were identiﬁed, nine of which are reported for the ﬁrst time in Alberta. Staphylinids were more abundant in mature forest stands but assemblages were more diverse in regenerating stands. Thirtyfour rove beetle species showed signiﬁcant indicator value for particular stands or groups of stands, including mature forest, young forest, and open ground specialists. After harvesting, the catch rate of many forest species decreased dramatically, and open ground species were more commonly collected. Populations of some forest species remained active on logged sites for one or 2 years before disappearing. As stands regenerated, they were colonized by species characteristic of young stands, but true forest species were found only in older unharvested stands. The beetle assemblages from regenerating stands became more similar to those from mature stands as they aged, but still differed considerably from them 27 years after harvesting. Transects across forest-clearcut edges revealed a signiﬁcant beetle response to habitat edges. Staphylinids assemblages were compared to the ground beetle (Carabidae) assemblage sampled via the same pitfall trapping regime. Mature forest specialists are threatened by fragmentation and loss of habitat. In order to conserve these beetle assemblages, forest managers should retain adequate patches of older successional stages on working landscapes.","container-title":"Biological Conservation","DOI":"10.1016/j.biocon.2007.02.011","ISSN":"00063207","issue":"2","journalAbbreviation":"Biological Conservation","language":"en","license":"https://www.elsevier.com/tdm/userlicense/1.0/","page":"294-307","source":"DOI.org (Crossref)","title":"Rove beetles and ground beetles (Coleoptera: Staphylinidae, Carabidae) as indicators of harvest and regeneration practices in western Canadian foothills forests","title-short":"Rove beetles and ground beetles (Coleoptera","volume":"137","author":[{"family":"Pohl","given":"Gregory R."},{"family":"Langor","given":"David W."},{"family":"Spence","given":"John R."}],"issued":{"date-parts":[["2007",6]]}}}],"schema":"https://github.com/citation-style-language/schema/raw/master/csl-citation.json"}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(Pohl et al. 2007)</w:t>
      </w:r>
      <w:r w:rsidRPr="006E0833">
        <w:rPr>
          <w:rFonts w:eastAsia="Calibri"/>
          <w:kern w:val="0"/>
          <w:sz w:val="24"/>
          <w:szCs w:val="24"/>
          <w14:ligatures w14:val="none"/>
        </w:rPr>
        <w:fldChar w:fldCharType="end"/>
      </w:r>
      <w:r w:rsidRPr="006E0833">
        <w:rPr>
          <w:rFonts w:eastAsia="Calibri"/>
          <w:kern w:val="0"/>
          <w:sz w:val="24"/>
          <w:szCs w:val="24"/>
          <w14:ligatures w14:val="none"/>
        </w:rPr>
        <w:t>. Thus, it is unclear how long it could take for forest-adapted ground beetles to return to areas impacted by windstorms and salvage-logging, and this subject deserves further study to inform salvage-logging practices that may increase with climate change.</w:t>
      </w:r>
    </w:p>
    <w:p w14:paraId="383950CD" w14:textId="6D8E2762"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While much is known about how the taxonomic composition of ground beetle communities change after forest disturbance, less is known about how these disturbances may impact the functional diversity of beetles via changes in traits. Studies have documented that ground beetle species common in tornado-disturbed forests were smaller in size, incorporated plant material or seeds into their diets, and were capable of flight, compared to those characteristic of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{"citationID":"sSm5wswV","properties":{"formattedCitation":"(Sklodowski and Garbalinska 2011, Perry and Herms 2019)","plainCitation":"(Sklodowski and Garbalinska 2011, Perry and Herms 2019)","noteIndex":0},"citationItems":[{"id":339,"uris":["http://zotero.org/groups/5154252/items/GXUD6NWL"],"itemData":{"id":339,"type":"article-journal","container-title":"ZooKeys","DOI":"10.3897/zookeys.100.1360","ISSN":"1313-2970,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ground beetle traits can vary even among, for example, equally-sized, carnivorous, flight-incapable species. For instance, ground beetles exhibit trait syndromes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{"citationID":"vDh09bTf","properties":{"formattedCitation":"(Fountain-Jones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(Fountain-Jones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associated with locomotion strategy, including surface-walking, pushing through leaf litter, burrowing, and climbing plants </w:t>
      </w:r>
      <w:r w:rsidRPr="006E0833">
        <w:rPr>
          <w:rFonts w:eastAsia="Calibri"/>
          <w:kern w:val="0"/>
          <w:sz w:val="24"/>
          <w:szCs w:val="24"/>
          <w14:ligatures w14:val="none"/>
        </w:rPr>
        <w:fldChar w:fldCharType="begin"/>
      </w:r>
      <w:r w:rsidR="008F2A47">
        <w:rPr>
          <w:rFonts w:eastAsia="Calibri"/>
          <w:kern w:val="0"/>
          <w:sz w:val="24"/>
          <w:szCs w:val="24"/>
          <w14:ligatures w14:val="none"/>
        </w:rPr>
        <w:instrText xml:space="preserve"> ADDIN ZOTERO_ITEM CSL_CITATION {"citationID":"8plTjSgf","properties":{"formattedCitation":"(Evans 1977, Erwin 1979, Forsythe 1991, Larochelle and Larivi\\uc0\\u232{}re 2003)","plainCitation":"(Evans 1977, Erwin 1979, Forsythe 1991, Larochelle and Larivière 2003)","noteIndex":0},"citationItems":[{"id":1344,"uris":["http://zotero.org/groups/5154252/items/QTBB5CFG"],"itemData":{"id":1344,"type":"article-journal","abstract":"This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G."}],"issued":{"date-parts":[["1977",2]]}}},{"id":1309,"uris":["http://zotero.org/groups/5154252/items/FQDT86VL"],"itemData":{"id":1309,"type":"chapter","abstract":"Locating ground beetles in tropical regions is usually a frustrating experience for any but the experienced collector. Often, even the experienced have their problems. After seven years of tropical investigations, I found that the answer to the apparent rarity of these beetles in the tropics is due to patchy microdistribution, not lack of species or individuals. The observations, analysis, and explanation of this phenomenon became the cornerstone of this paper. Ancillary data gathered while collecting and observing behavior of carabids plus distributional and structural data of elements of the entire family led to the general evolutionary hypotheses presented here.","container-title":"Carabid Beetles: Their Evolution, Natural History, and Classification","event-place":"Dordrecht","ISBN":"978-94-009-9628-1","note":"DOI: 10.1007/978-94-009-9628-1_30","page":"539–592","publisher":"Springer Netherlands","publisher-place":"Dordrecht","title":"Thoughts on the Evolutionary History of Ground Beetles: Hypotheses Generated from Comparative Faunal Analyses of Lowland Forest Sites in Temperate and Tropical Regions","URL":"https://doi.org/10.1007/978-94-009-9628-1_30","author":[{"family":"Erwin","given":"Terry L."}],"editor":[{"family":"Erwin","given":"Terry L."},{"family":"Ball","given":"George E."},{"family":"Whitehead","given":"Donald R."},{"family":"Halpern","given":"Anne L."}],"issued":{"date-parts":[["1979"]]}}},{"id":518,"uris":["http://zotero.org/groups/5154252/items/7C5NV3AV"],"itemData":{"id":518,"type":"article-journal","abstract":"This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008F2A47" w:rsidRPr="008F2A47">
        <w:rPr>
          <w:kern w:val="0"/>
          <w:sz w:val="24"/>
        </w:rPr>
        <w:t>(Evans 1977, Erwin 1979, Forsythe 1991, 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Ground beetle species also differ in their soil moisture preference, and this trait plays an </w:t>
      </w:r>
      <w:r w:rsidRPr="006E0833">
        <w:rPr>
          <w:rFonts w:eastAsia="Calibri"/>
          <w:kern w:val="0"/>
          <w:sz w:val="24"/>
          <w:szCs w:val="24"/>
          <w14:ligatures w14:val="none"/>
        </w:rPr>
        <w:lastRenderedPageBreak/>
        <w:t xml:space="preserve">important role in habitat selection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{"citationID":"5M9MNRIM","properties":{"formattedCitation":"(Thiele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Because forest disturbance can affect leaf litter and vegetation cover, soil density, woody debris volume, and soil moisture</w:t>
      </w:r>
      <w:ins w:id="8" w:author="Perry, Kayla" w:date="2025-11-08T12:54:00Z" w16du:dateUtc="2025-11-08T17:54:00Z">
        <w:r w:rsidRPr="006E0833">
          <w:rPr>
            <w:rFonts w:eastAsia="Calibri"/>
            <w:kern w:val="0"/>
            <w:sz w:val="24"/>
            <w:szCs w:val="24"/>
            <w14:ligatures w14:val="none"/>
          </w:rPr>
          <w:t xml:space="preserve"> (refs)</w:t>
        </w:r>
      </w:ins>
      <w:r w:rsidRPr="006E0833">
        <w:rPr>
          <w:rFonts w:eastAsia="Calibri"/>
          <w:kern w:val="0"/>
          <w:sz w:val="24"/>
          <w:szCs w:val="24"/>
          <w14:ligatures w14:val="none"/>
        </w:rPr>
        <w:t xml:space="preserve">, these habitat changes could favor species with certain locomotion strategies and moisture preferences. Research is needed to determine if the effect of </w:t>
      </w:r>
      <w:commentRangeStart w:id="9"/>
      <w:r w:rsidRPr="006E0833">
        <w:rPr>
          <w:rFonts w:eastAsia="Calibri"/>
          <w:kern w:val="0"/>
          <w:sz w:val="24"/>
          <w:szCs w:val="24"/>
          <w14:ligatures w14:val="none"/>
        </w:rPr>
        <w:t>forest</w:t>
      </w:r>
      <w:commentRangeEnd w:id="9"/>
      <w:r w:rsidRPr="006E0833">
        <w:rPr>
          <w:rFonts w:eastAsia="Calibri"/>
          <w:sz w:val="16"/>
          <w:szCs w:val="16"/>
        </w:rPr>
        <w:commentReference w:id="9"/>
      </w:r>
      <w:r w:rsidRPr="006E0833">
        <w:rPr>
          <w:rFonts w:eastAsia="Calibri"/>
          <w:kern w:val="0"/>
          <w:sz w:val="24"/>
          <w:szCs w:val="24"/>
          <w14:ligatures w14:val="none"/>
        </w:rPr>
        <w:t xml:space="preserve"> disturbance on ground beetles is mediated by their species-specific traits.</w:t>
      </w:r>
    </w:p>
    <w:p w14:paraId="09DD92CE" w14:textId="5791F785"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O</w:t>
      </w:r>
      <w:commentRangeStart w:id="10"/>
      <w:r w:rsidRPr="006E0833">
        <w:rPr>
          <w:rFonts w:eastAsia="Calibri"/>
          <w:kern w:val="0"/>
          <w:sz w:val="24"/>
          <w:szCs w:val="24"/>
          <w14:ligatures w14:val="none"/>
        </w:rPr>
        <w:t>ur objective was to use ground beetles to study the long-term impacts of salvage-logging after a tornado</w:t>
      </w:r>
      <w:commentRangeEnd w:id="10"/>
      <w:r w:rsidRPr="006E0833">
        <w:rPr>
          <w:rFonts w:eastAsia="Calibri"/>
          <w:sz w:val="16"/>
          <w:szCs w:val="16"/>
        </w:rPr>
        <w:commentReference w:id="10"/>
      </w:r>
      <w:r w:rsidRPr="006E0833">
        <w:rPr>
          <w:rFonts w:eastAsia="Calibri"/>
          <w:kern w:val="0"/>
          <w:sz w:val="24"/>
          <w:szCs w:val="24"/>
          <w14:ligatures w14:val="none"/>
        </w:rPr>
        <w:t xml:space="preserve">. To do this, we compared the taxonomic and functional diversity of ground beetle communities among undisturbed forest </w:t>
      </w:r>
      <w:commentRangeStart w:id="11"/>
      <w:r w:rsidRPr="006E0833">
        <w:rPr>
          <w:rFonts w:eastAsia="Calibri"/>
          <w:kern w:val="0"/>
          <w:sz w:val="24"/>
          <w:szCs w:val="24"/>
          <w14:ligatures w14:val="none"/>
        </w:rPr>
        <w:t>(hereafter “forest”) and forest impacted by unsalvaged windthrow (hereafter: “windthrow”) and salvage-logged windthrow (hereafter: “salvaged”</w:t>
      </w:r>
      <w:commentRangeEnd w:id="11"/>
      <w:r w:rsidRPr="006E0833">
        <w:rPr>
          <w:rFonts w:eastAsia="Calibri"/>
          <w:sz w:val="16"/>
          <w:szCs w:val="16"/>
        </w:rPr>
        <w:commentReference w:id="11"/>
      </w:r>
      <w:r w:rsidRPr="006E0833">
        <w:rPr>
          <w:rFonts w:eastAsia="Calibri"/>
          <w:kern w:val="0"/>
          <w:sz w:val="24"/>
          <w:szCs w:val="24"/>
          <w14:ligatures w14:val="none"/>
        </w:rPr>
        <w:t>) at three and ten years after a tornado. We predicted that the alpha-diversity (both taxonomic and functional) would be higher in forests impacted by windthrow and salvage-logging than undisturbed forest</w:t>
      </w:r>
      <w:commentRangeStart w:id="12"/>
      <w:r w:rsidRPr="006E0833">
        <w:rPr>
          <w:rFonts w:eastAsia="Calibri"/>
          <w:kern w:val="0"/>
          <w:sz w:val="24"/>
          <w:szCs w:val="24"/>
          <w14:ligatures w14:val="none"/>
        </w:rPr>
        <w:t xml:space="preserve"> af</w:t>
      </w:r>
      <w:commentRangeEnd w:id="12"/>
      <w:r w:rsidRPr="006E0833">
        <w:rPr>
          <w:rFonts w:eastAsia="Calibri"/>
          <w:sz w:val="16"/>
          <w:szCs w:val="16"/>
        </w:rPr>
        <w:commentReference w:id="12"/>
      </w:r>
      <w:r w:rsidRPr="006E0833">
        <w:rPr>
          <w:rFonts w:eastAsia="Calibri"/>
          <w:kern w:val="0"/>
          <w:sz w:val="24"/>
          <w:szCs w:val="24"/>
          <w14:ligatures w14:val="none"/>
        </w:rPr>
        <w:t xml:space="preserve">ter only three years, due to the immigration of open-habitat species and the persistence of some forest species. After ten years, we predicted that salvaged plots would decline in alpha diversity because species that rely on woody debris would not use salvage-logged habitat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{"citationID":"kJdhGxNv","properties":{"formattedCitation":"(Pearce et al. 2003)","plainCitation":"(Pearce et al. 2003)","noteIndex":0},"citationItems":[{"id":423,"uris":["http://zotero.org/groups/5154252/items/JTPR3ZZS"],"itemData":{"id":423,"type":"article-journal","abstract":"Abstract\n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predicted that the species and trait composition of windthrow plots would be intermediate between those of salvaged and forest, </w:t>
      </w:r>
      <w:commentRangeStart w:id="13"/>
      <w:r w:rsidRPr="006E0833">
        <w:rPr>
          <w:rFonts w:eastAsia="Calibri"/>
          <w:kern w:val="0"/>
          <w:sz w:val="24"/>
          <w:szCs w:val="24"/>
          <w14:ligatures w14:val="none"/>
        </w:rPr>
        <w:t>due to the intermediate level of disturbance created by windthrow.</w:t>
      </w:r>
      <w:commentRangeEnd w:id="13"/>
      <w:r w:rsidRPr="006E0833">
        <w:rPr>
          <w:rFonts w:eastAsia="Calibri"/>
          <w:sz w:val="16"/>
          <w:szCs w:val="16"/>
        </w:rPr>
        <w:commentReference w:id="13"/>
      </w:r>
      <w:r w:rsidRPr="006E0833">
        <w:rPr>
          <w:rFonts w:eastAsia="Calibri"/>
          <w:kern w:val="0"/>
          <w:sz w:val="24"/>
          <w:szCs w:val="24"/>
          <w14:ligatures w14:val="none"/>
        </w:rPr>
        <w:t xml:space="preserve"> Finally, we predicted that salvaged plots would support a higher abundance of species with proportionally</w:t>
      </w:r>
      <w:commentRangeStart w:id="14"/>
      <w:r w:rsidRPr="006E0833">
        <w:rPr>
          <w:rFonts w:eastAsia="Calibri"/>
          <w:kern w:val="0"/>
          <w:sz w:val="24"/>
          <w:szCs w:val="24"/>
          <w14:ligatures w14:val="none"/>
        </w:rPr>
        <w:t xml:space="preserve"> larger eyes, shorter antennae, and higher water affinity, </w:t>
      </w:r>
      <w:commentRangeEnd w:id="14"/>
      <w:r w:rsidRPr="006E0833">
        <w:rPr>
          <w:rFonts w:eastAsia="Calibri"/>
          <w:sz w:val="16"/>
          <w:szCs w:val="16"/>
        </w:rPr>
        <w:commentReference w:id="14"/>
      </w:r>
      <w:r w:rsidRPr="006E0833">
        <w:rPr>
          <w:rFonts w:eastAsia="Calibri"/>
          <w:kern w:val="0"/>
          <w:sz w:val="24"/>
          <w:szCs w:val="24"/>
          <w14:ligatures w14:val="none"/>
        </w:rPr>
        <w:t xml:space="preserve">traits which may increase fitness in a high sunlight, high soil moisture habitat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{"citationID":"IQ67lKXx","properties":{"formattedCitation":"(Bauer and Kredler 1993, McNabb et al. 2001)","plainCitation":"(Bauer and Kredler 1993, McNabb et al. 2001)","noteIndex":0},"citationItems":[{"id":427,"uris":["http://zotero.org/groups/5154252/items/FB8PLU46"],"itemData":{"id":427,"type":"article-journal","abstract":"Twelve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McNabb et al. 2001)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1455A382" w14:textId="77777777" w:rsidR="006E0833" w:rsidRPr="006E0833" w:rsidRDefault="006E0833" w:rsidP="006E0833">
      <w:pPr>
        <w:spacing w:line="480" w:lineRule="auto"/>
        <w:rPr>
          <w:rFonts w:eastAsia="Calibri"/>
          <w:kern w:val="0"/>
          <w:sz w:val="24"/>
          <w:szCs w:val="24"/>
          <w14:ligatures w14:val="none"/>
        </w:rPr>
      </w:pPr>
    </w:p>
    <w:p w14:paraId="0B8B0D32" w14:textId="37E656F1"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Methods</w:t>
      </w:r>
    </w:p>
    <w:p w14:paraId="7085DC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lastRenderedPageBreak/>
        <w:t>Study site</w:t>
      </w:r>
    </w:p>
    <w:p w14:paraId="5A6DDF6F" w14:textId="34B03942"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Research was conducted at Powdermill Nature Preserve (PNR) in Rector, Westmoreland County, Pennsylvania (40° 9' 35.3052'' N, 79° 16' 18.3684'' W). This preserve was established as the field research station for the Carnegie Museum of Natural History in 1956 and is largely temperate deciduous forest. The annual precipitation for the years 2012-2022 was between</w:t>
      </w:r>
      <w:r w:rsidR="008F2A47">
        <w:rPr>
          <w:rFonts w:eastAsia="Calibri"/>
          <w:kern w:val="0"/>
          <w:sz w:val="24"/>
          <w:szCs w:val="24"/>
          <w14:ligatures w14:val="none"/>
        </w:rPr>
        <w:t xml:space="preserve"> 114 and 178 cm</w:t>
      </w:r>
      <w:r w:rsidRPr="006E0833">
        <w:rPr>
          <w:rFonts w:eastAsia="Calibri"/>
          <w:kern w:val="0"/>
          <w:sz w:val="24"/>
          <w:szCs w:val="24"/>
          <w14:ligatures w14:val="none"/>
        </w:rPr>
        <w:t xml:space="preserve"> </w:t>
      </w:r>
      <w:r w:rsidR="008F2A47">
        <w:rPr>
          <w:rFonts w:eastAsia="Calibri"/>
          <w:kern w:val="0"/>
          <w:sz w:val="24"/>
          <w:szCs w:val="24"/>
          <w14:ligatures w14:val="none"/>
        </w:rPr>
        <w:t>(</w:t>
      </w:r>
      <w:r w:rsidRPr="006E0833">
        <w:rPr>
          <w:rFonts w:eastAsia="Calibri"/>
          <w:kern w:val="0"/>
          <w:sz w:val="24"/>
          <w:szCs w:val="24"/>
          <w14:ligatures w14:val="none"/>
        </w:rPr>
        <w:t>45 and 70 in.</w:t>
      </w:r>
      <w:r w:rsidR="008F2A47">
        <w:rPr>
          <w:rFonts w:eastAsia="Calibri"/>
          <w:kern w:val="0"/>
          <w:sz w:val="24"/>
          <w:szCs w:val="24"/>
          <w14:ligatures w14:val="none"/>
        </w:rPr>
        <w:t>)</w:t>
      </w:r>
      <w:r w:rsidRPr="006E0833">
        <w:rPr>
          <w:rFonts w:eastAsia="Calibri"/>
          <w:kern w:val="0"/>
          <w:sz w:val="24"/>
          <w:szCs w:val="24"/>
          <w14:ligatures w14:val="none"/>
        </w:rPr>
        <w:t xml:space="preserve"> with a mean of </w:t>
      </w:r>
      <w:r w:rsidR="008F2A47">
        <w:rPr>
          <w:rFonts w:eastAsia="Calibri"/>
          <w:kern w:val="0"/>
          <w:sz w:val="24"/>
          <w:szCs w:val="24"/>
          <w14:ligatures w14:val="none"/>
        </w:rPr>
        <w:t>135 cm (</w:t>
      </w:r>
      <w:r w:rsidRPr="006E0833">
        <w:rPr>
          <w:rFonts w:eastAsia="Calibri"/>
          <w:kern w:val="0"/>
          <w:sz w:val="24"/>
          <w:szCs w:val="24"/>
          <w14:ligatures w14:val="none"/>
        </w:rPr>
        <w:t>53 in.</w:t>
      </w:r>
      <w:r w:rsidR="008F2A47">
        <w:rPr>
          <w:rFonts w:eastAsia="Calibri"/>
          <w:kern w:val="0"/>
          <w:sz w:val="24"/>
          <w:szCs w:val="24"/>
          <w14:ligatures w14:val="none"/>
        </w:rPr>
        <w:t>)</w:t>
      </w:r>
      <w:r w:rsidRPr="006E0833">
        <w:rPr>
          <w:rFonts w:eastAsia="Calibri"/>
          <w:kern w:val="0"/>
          <w:sz w:val="24"/>
          <w:szCs w:val="24"/>
          <w14:ligatures w14:val="none"/>
        </w:rPr>
        <w:t xml:space="preserve"> (weather station: USC00362183)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{"citationID":"JvF7tJIU","properties":{"formattedCitation":"(\\uc0\\u8220{}National Centers for Environmental Information: Past Weather\\uc0\\u8221{} 2012)","plainCitation":"(“National Centers for Environmental Information: Past Weather” 2012)","dontUpdate":true,"noteIndex":0},"citationItems":[{"id":1171,"uris":["http://zotero.org/groups/5154252/items/6XW5HNYC"],"itemData":{"id":1171,"type":"dataset","publisher":"National Oceanic and Atmospheric Administration","title":"National Centers for Environmental Information: Past Weather","URL":"https://www.ncei.noaa.gov/access/past-weather/40.31510524031136,-79.72542724948556,40.10676305409062,-79.22526387171922","issued":{"date-parts":[["2012"]],"season":"2022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(“National Centers for Environmental Information: Past Weather” 2012-2022)</w:t>
      </w:r>
      <w:r w:rsidRPr="006E0833">
        <w:rPr>
          <w:rFonts w:eastAsia="Calibri"/>
          <w:kern w:val="0"/>
          <w:sz w:val="24"/>
          <w:szCs w:val="24"/>
          <w14:ligatures w14:val="none"/>
        </w:rPr>
        <w:fldChar w:fldCharType="end"/>
      </w:r>
      <w:r w:rsidRPr="006E0833">
        <w:rPr>
          <w:rFonts w:eastAsia="Calibri"/>
          <w:kern w:val="0"/>
          <w:sz w:val="24"/>
          <w:szCs w:val="24"/>
          <w14:ligatures w14:val="none"/>
        </w:rPr>
        <w:t>. In June 2012, a tornado uprooted or snapped many canopy trees in two large areas of the forest, each about 120 × 480 m (Figure 1). These two areas are on north- or northwest-facing slopes, which were dominated by maple (</w:t>
      </w:r>
      <w:r w:rsidRPr="006E0833">
        <w:rPr>
          <w:rFonts w:eastAsia="Calibri"/>
          <w:i/>
          <w:iCs/>
          <w:kern w:val="0"/>
          <w:sz w:val="24"/>
          <w:szCs w:val="24"/>
          <w14:ligatures w14:val="none"/>
        </w:rPr>
        <w:t xml:space="preserve">Acer </w:t>
      </w:r>
      <w:r w:rsidRPr="006E0833">
        <w:rPr>
          <w:rFonts w:eastAsia="Calibri"/>
          <w:kern w:val="0"/>
          <w:sz w:val="24"/>
          <w:szCs w:val="24"/>
          <w14:ligatures w14:val="none"/>
        </w:rPr>
        <w:t>sp.), tuliptree (</w:t>
      </w:r>
      <w:r w:rsidRPr="006E0833">
        <w:rPr>
          <w:rFonts w:eastAsia="Calibri"/>
          <w:i/>
          <w:iCs/>
          <w:kern w:val="0"/>
          <w:sz w:val="24"/>
          <w:szCs w:val="24"/>
          <w14:ligatures w14:val="none"/>
        </w:rPr>
        <w:t>Liriodendron tulipifera</w:t>
      </w:r>
      <w:r w:rsidRPr="006E0833">
        <w:rPr>
          <w:rFonts w:eastAsia="Calibri"/>
          <w:kern w:val="0"/>
          <w:sz w:val="24"/>
          <w:szCs w:val="24"/>
          <w14:ligatures w14:val="none"/>
        </w:rPr>
        <w:t xml:space="preserve"> L.)</w:t>
      </w:r>
      <w:ins w:id="15" w:author="Perry, Kayla" w:date="2025-11-08T13:11:00Z" w16du:dateUtc="2025-11-08T18:11:00Z">
        <w:r w:rsidRPr="006E0833">
          <w:rPr>
            <w:rFonts w:eastAsia="Calibri"/>
            <w:kern w:val="0"/>
            <w:sz w:val="24"/>
            <w:szCs w:val="24"/>
            <w14:ligatures w14:val="none"/>
          </w:rPr>
          <w:t>,</w:t>
        </w:r>
      </w:ins>
      <w:r w:rsidRPr="006E0833">
        <w:rPr>
          <w:rFonts w:eastAsia="Calibri"/>
          <w:kern w:val="0"/>
          <w:sz w:val="24"/>
          <w:szCs w:val="24"/>
          <w14:ligatures w14:val="none"/>
        </w:rPr>
        <w:t xml:space="preserve"> and black cherry (</w:t>
      </w:r>
      <w:r w:rsidRPr="006E0833">
        <w:rPr>
          <w:rFonts w:eastAsia="Calibri"/>
          <w:i/>
          <w:iCs/>
          <w:kern w:val="0"/>
          <w:sz w:val="24"/>
          <w:szCs w:val="24"/>
          <w14:ligatures w14:val="none"/>
        </w:rPr>
        <w:t xml:space="preserve">Prunus serotina </w:t>
      </w:r>
      <w:r w:rsidRPr="006E0833">
        <w:rPr>
          <w:rFonts w:eastAsia="Calibri"/>
          <w:kern w:val="0"/>
          <w:sz w:val="24"/>
          <w:szCs w:val="24"/>
          <w14:ligatures w14:val="none"/>
        </w:rPr>
        <w:t>Ehrh</w:t>
      </w:r>
      <w:r w:rsidRPr="006E0833">
        <w:rPr>
          <w:rFonts w:eastAsia="Calibri"/>
          <w:i/>
          <w:iCs/>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{"citationID":"c05jmpFw","properties":{"formattedCitation":"(Murphy et al. 2015)","plainCitation":"(Murphy et al. 2015)","noteIndex":0},"citationItems":[{"id":526,"uris":["http://zotero.org/groups/5154252/items/HHMYQQUU"],"itemData":{"id":526,"type":"article-journal","abstract":"Patterns of diversity and community composition in forests are controlled by a combination of environmental factors, historical events, and stochastic or neutral mechanisms. Each of these processes has been linked to forest community assembly, but their combined contributions to alpha and beta‐diversity in forests has not been well explored. Here we use variance partitioning to analyze ~40 000 individual trees of 49 species, collected within 137 ha of sampling area spread across a 900‐ha temperate deciduous forest reserve in Pennsylvania to ask (1) To what extent is site‐to‐site variation in species richness and community composition of a temperate forest explained by measured environmental gradients and by spatial descriptors (used here to estimate dispersal‐assembly or unmeasured, spatially structured processes)? (2) How does the incorporation of land‐use history information increase the importance attributed to deterministic community assembly? and (3) How do the distributions and abundances of individual species within the community correlate with these factors? Environmental variables (i.e., topography, soils, and distance to stream), spatial descriptors (i.e., spatial eigenvectors derived from Cartesian coordinates), and land‐use history variables (i.e., land‐use type and intensity, forest age, and distance to road), explained about half of the variation in both species richness and community composition. Spatial descriptors explained the most variation, followed by measured environmental variables and then by land‐use history. Individual species revealed variable responses to each of these sets of predictor variables. Several species were associated with stream habitats, and others were strictly delimited across opposing north‐ and south‐facing slopes. Several species were also associated with areas that experienced recent (i.e., &lt;100 years) human land‐use impacts. These results indicate that deterministic factors, including environmental and land‐use history variables, are important drivers of community response. The large amount of “unexplained” variation seen here (about 50%) is commonly observed in other such studies attempting to explain distribution and abundance patterns of plant communities. Determining whether such large fractions of unaccounted for variation are caused by a lack of sufficient data, or are an indication of stochastic features of forest communities globally, will remain an important challenge for ecologists in the future.","container-title":"Ecology","DOI":"10.1890/14-0695.1","ISSN":"0012-9658, 1939-9170","issue":"3","journalAbbreviation":"Ecology","language":"en","page":"705-715","source":"DOI.org (Crossref)","title":"Species associations structured by environment and land‐use history promote beta‐diversity in a temperate forest","volume":"96","author":[{"family":"Murphy","given":"Stephen J."},{"family":"Audino","given":"Lívia D."},{"family":"Whitacre","given":"James"},{"family":"Eck","given":"Jenalle L."},{"family":"Wenzel","given":"John W."},{"family":"Queenborough","given":"Simon A."},{"family":"Comita","given":"Liza S."}],"issued":{"date-parts":[["2015",3]]}}}],"schema":"https://github.com/citation-style-language/schema/raw/master/csl-citation.json"}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(Murphy et al. 2015)</w:t>
      </w:r>
      <w:r w:rsidRPr="006E0833">
        <w:rPr>
          <w:rFonts w:eastAsia="Calibri"/>
          <w:kern w:val="0"/>
          <w:sz w:val="24"/>
          <w:szCs w:val="24"/>
          <w14:ligatures w14:val="none"/>
        </w:rPr>
        <w:fldChar w:fldCharType="end"/>
      </w:r>
      <w:r w:rsidRPr="006E0833">
        <w:rPr>
          <w:rFonts w:eastAsia="Calibri"/>
          <w:kern w:val="0"/>
          <w:sz w:val="24"/>
          <w:szCs w:val="24"/>
          <w14:ligatures w14:val="none"/>
        </w:rPr>
        <w:t>, with an understory of predominately spicebush (</w:t>
      </w:r>
      <w:r w:rsidRPr="006E0833">
        <w:rPr>
          <w:rFonts w:eastAsia="Calibri"/>
          <w:i/>
          <w:iCs/>
          <w:kern w:val="0"/>
          <w:sz w:val="24"/>
          <w:szCs w:val="24"/>
          <w14:ligatures w14:val="none"/>
        </w:rPr>
        <w:t xml:space="preserve">Lindera benzoin </w:t>
      </w:r>
      <w:r w:rsidRPr="006E0833">
        <w:rPr>
          <w:rFonts w:eastAsia="Calibri"/>
          <w:kern w:val="0"/>
          <w:sz w:val="24"/>
          <w:szCs w:val="24"/>
          <w14:ligatures w14:val="none"/>
        </w:rPr>
        <w:t xml:space="preserve">L.)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{"citationID":"NPKzj3HJ","properties":{"formattedCitation":"(Calinger et al. 2015)","plainCitation":"(Calinger et al. 2015)","noteIndex":0},"citationItems":[{"id":528,"uris":["http://zotero.org/groups/5154252/items/LNRZDLKN"],"itemData":{"id":528,"type":"article-journal","container-title":"PLOS ONE","DOI":"10.1371/journal.pone.0128161","ISSN":"1932-6203","issue":"6","journalAbbreviation":"PLoS ONE","language":"en","page":"e0128161","source":"DOI.org (Crossref)","title":"Historic Mining and Agriculture as Indicators of Occurrence and Abundance of Widespread Invasive Plant Species","volume":"10","author":[{"family":"Calinger","given":"Kellen"},{"family":"Calhoon","given":"Elisabeth"},{"family":"Chang","given":"Hsiao-chi"},{"family":"Whitacre","given":"James"},{"family":"Wenzel","given":"John"},{"family":"Comita","given":"Liza"},{"family":"Queenborough","given":"Simon"}],"editor":[{"family":"Liu","given":"Jian"}],"issued":{"date-parts":[["2015",6,5]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(Calinger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tornado created patchy areas of downed and residual standing trees, with canopy openness varying from 25-90%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{"citationID":"OOXDBEZm","properties":{"formattedCitation":"(Slyder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The elevation of the impacted area ranges from around 1</w:t>
      </w:r>
      <w:commentRangeStart w:id="16"/>
      <w:r w:rsidRPr="006E0833">
        <w:rPr>
          <w:rFonts w:eastAsia="Calibri"/>
          <w:kern w:val="0"/>
          <w:sz w:val="24"/>
          <w:szCs w:val="24"/>
          <w14:ligatures w14:val="none"/>
        </w:rPr>
        <w:t>650 ft. to 1750 ft.</w:t>
      </w:r>
      <w:commentRangeEnd w:id="16"/>
      <w:r w:rsidRPr="006E0833">
        <w:rPr>
          <w:rFonts w:eastAsia="Calibri"/>
          <w:sz w:val="16"/>
          <w:szCs w:val="16"/>
        </w:rPr>
        <w:commentReference w:id="16"/>
      </w:r>
      <w:r w:rsidRPr="006E0833">
        <w:rPr>
          <w:rFonts w:eastAsia="Calibri"/>
          <w:kern w:val="0"/>
          <w:sz w:val="24"/>
          <w:szCs w:val="24"/>
          <w14:ligatures w14:val="none"/>
        </w:rPr>
        <w:t xml:space="preserve"> The Laurel Run river is found along the west side of the study area.</w:t>
      </w:r>
    </w:p>
    <w:p w14:paraId="44218229" w14:textId="77777777" w:rsidR="006E0833" w:rsidRPr="006E0833" w:rsidRDefault="006E0833" w:rsidP="006E0833">
      <w:pPr>
        <w:spacing w:line="480" w:lineRule="auto"/>
        <w:rPr>
          <w:rFonts w:eastAsia="Calibri"/>
          <w:kern w:val="0"/>
          <w:sz w:val="24"/>
          <w:szCs w:val="24"/>
          <w14:ligatures w14:val="none"/>
        </w:rPr>
      </w:pPr>
    </w:p>
    <w:p w14:paraId="548B3AC1" w14:textId="77777777" w:rsidR="006E0833" w:rsidRPr="006E0833" w:rsidRDefault="006E0833" w:rsidP="006E0833">
      <w:pPr>
        <w:spacing w:line="480" w:lineRule="auto"/>
        <w:rPr>
          <w:rFonts w:eastAsia="Calibri"/>
          <w:kern w:val="0"/>
          <w:sz w:val="24"/>
          <w:szCs w:val="24"/>
          <w14:ligatures w14:val="none"/>
        </w:rPr>
      </w:pPr>
    </w:p>
    <w:p w14:paraId="7C59F279" w14:textId="77777777" w:rsidR="006E0833" w:rsidRPr="006E0833" w:rsidRDefault="006E0833" w:rsidP="006E0833">
      <w:pPr>
        <w:spacing w:line="480" w:lineRule="auto"/>
        <w:rPr>
          <w:rFonts w:eastAsia="Calibri"/>
          <w:kern w:val="0"/>
          <w:sz w:val="24"/>
          <w:szCs w:val="24"/>
          <w14:ligatures w14:val="none"/>
        </w:rPr>
      </w:pPr>
    </w:p>
    <w:p w14:paraId="21B80F89"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noProof/>
          <w:kern w:val="0"/>
          <w:sz w:val="24"/>
          <w:szCs w:val="24"/>
          <w14:ligatures w14:val="none"/>
        </w:rPr>
        <w:lastRenderedPageBreak/>
        <w:drawing>
          <wp:inline distT="0" distB="0" distL="0" distR="0" wp14:anchorId="4E2EA569" wp14:editId="22C93960">
            <wp:extent cx="5936615" cy="4199255"/>
            <wp:effectExtent l="0" t="0" r="6985" b="0"/>
            <wp:doc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4199255"/>
                    </a:xfrm>
                    <a:prstGeom prst="rect">
                      <a:avLst/>
                    </a:prstGeom>
                    <a:noFill/>
                    <a:ln>
                      <a:noFill/>
                    </a:ln>
                  </pic:spPr>
                </pic:pic>
              </a:graphicData>
            </a:graphic>
          </wp:inline>
        </w:drawing>
      </w:r>
    </w:p>
    <w:p w14:paraId="2D38ACC0" w14:textId="6791742A" w:rsidR="006E0833" w:rsidRPr="006E0833" w:rsidRDefault="006E0833" w:rsidP="00EF5504">
      <w:pPr>
        <w:spacing w:after="200"/>
        <w:rPr>
          <w:rFonts w:eastAsia="Calibri"/>
          <w:b/>
          <w:bCs/>
          <w:iCs/>
          <w:kern w:val="0"/>
          <w:sz w:val="24"/>
          <w:szCs w:val="18"/>
          <w14:ligatures w14:val="none"/>
        </w:rPr>
      </w:pPr>
      <w:bookmarkStart w:id="17" w:name="_Toc213432487"/>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Map of the study area. The study was located at Powdermill Nature Reserve in Rector, Westmoreland County, Pennsylvania. Red shading represents forest affected by the tornado but left unsalvaged, whereas yellow shading represents forest affected by the tornado and subsequently salvage-logged. Colored dots are drawn in the plot locations, where pitfall traps were installed. Locations of plots have been slightly adjusted on this map to coincide with shapefiles of the shaded areas. White lines connecting the plots indicate the transects, which span the forest disturbances and extend into the undisturbed forest.</w:t>
      </w:r>
      <w:bookmarkEnd w:id="17"/>
    </w:p>
    <w:p w14:paraId="7247FB24" w14:textId="77777777" w:rsidR="006E0833" w:rsidRPr="006E0833" w:rsidRDefault="006E0833" w:rsidP="006E0833">
      <w:pPr>
        <w:spacing w:line="480" w:lineRule="auto"/>
        <w:rPr>
          <w:rFonts w:eastAsia="Calibri"/>
          <w:kern w:val="0"/>
          <w:sz w:val="24"/>
          <w:szCs w:val="24"/>
          <w14:ligatures w14:val="none"/>
        </w:rPr>
      </w:pPr>
    </w:p>
    <w:p w14:paraId="4E7A9986" w14:textId="706EBB9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From mid-summer through winter of 2013, half of each wind-disturbed area was salvage-logged using intensive practices that included heavy machinery, roads, and skid trails to remove both fallen and residual standing trees. In 2015, three transects were established across each area of forest impacted by the tornado (total 6 transects) (Figure 2.1). Transects were established across the windthrow and salvaged disturbances that extended ≥50 m into the surrounding undisturbed forest on each side. Along each </w:t>
      </w:r>
      <w:r w:rsidRPr="006E0833">
        <w:rPr>
          <w:rFonts w:eastAsia="Calibri"/>
          <w:kern w:val="0"/>
          <w:sz w:val="24"/>
          <w:szCs w:val="24"/>
          <w14:ligatures w14:val="none"/>
        </w:rPr>
        <w:lastRenderedPageBreak/>
        <w:t xml:space="preserve">transect, four plots were established: 1) </w:t>
      </w:r>
      <w:commentRangeStart w:id="18"/>
      <w:r w:rsidRPr="006E0833">
        <w:rPr>
          <w:rFonts w:eastAsia="Calibri"/>
          <w:kern w:val="0"/>
          <w:sz w:val="24"/>
          <w:szCs w:val="24"/>
          <w14:ligatures w14:val="none"/>
        </w:rPr>
        <w:t xml:space="preserve">one plot in windthrow; </w:t>
      </w:r>
      <w:commentRangeEnd w:id="18"/>
      <w:r w:rsidRPr="006E0833">
        <w:rPr>
          <w:rFonts w:eastAsia="Calibri"/>
          <w:sz w:val="16"/>
          <w:szCs w:val="16"/>
        </w:rPr>
        <w:commentReference w:id="18"/>
      </w:r>
      <w:r w:rsidRPr="006E0833">
        <w:rPr>
          <w:rFonts w:eastAsia="Calibri"/>
          <w:kern w:val="0"/>
          <w:sz w:val="24"/>
          <w:szCs w:val="24"/>
          <w14:ligatures w14:val="none"/>
        </w:rPr>
        <w:t>2)</w:t>
      </w:r>
      <w:r w:rsidR="00851EA7">
        <w:rPr>
          <w:rFonts w:eastAsia="Calibri"/>
          <w:kern w:val="0"/>
          <w:sz w:val="24"/>
          <w:szCs w:val="24"/>
          <w14:ligatures w14:val="none"/>
        </w:rPr>
        <w:t xml:space="preserve"> </w:t>
      </w:r>
      <w:r w:rsidRPr="006E0833">
        <w:rPr>
          <w:rFonts w:eastAsia="Calibri"/>
          <w:kern w:val="0"/>
          <w:sz w:val="24"/>
          <w:szCs w:val="24"/>
          <w14:ligatures w14:val="none"/>
        </w:rPr>
        <w:t>one in salvaged, and two in the surrounding undisturbed forest. This resulted in a sample size of 24 plots, wherein all data collection occurred.</w:t>
      </w:r>
    </w:p>
    <w:p w14:paraId="506096D9" w14:textId="77777777" w:rsidR="006E0833" w:rsidRPr="006E0833" w:rsidRDefault="006E0833" w:rsidP="006E0833">
      <w:pPr>
        <w:spacing w:line="480" w:lineRule="auto"/>
        <w:rPr>
          <w:rFonts w:eastAsia="Calibri"/>
          <w:kern w:val="0"/>
          <w:sz w:val="24"/>
          <w:szCs w:val="24"/>
          <w14:ligatures w14:val="none"/>
        </w:rPr>
      </w:pPr>
    </w:p>
    <w:p w14:paraId="2487F5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Ground beetle sampling and identification</w:t>
      </w:r>
    </w:p>
    <w:p w14:paraId="44578983" w14:textId="7C0596F0"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sampled using unbaited barrier pitfall traps in 2015 and 2022, representing three and ten years post-tornado (two and nine years post-salvage-logging). Pitfall traps preferentially collect insects that are more active and mobile, and consequently the number of ground beetles caught in pitfalls is reported as activity-abundance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{"citationID":"HDplgbMa","properties":{"formattedCitation":"(Gandhi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w:t>
      </w:r>
      <w:r w:rsidR="00014AD7">
        <w:rPr>
          <w:rFonts w:eastAsia="Calibri"/>
          <w:kern w:val="0"/>
          <w:sz w:val="24"/>
          <w:szCs w:val="24"/>
          <w14:ligatures w14:val="none"/>
        </w:rPr>
        <w:t xml:space="preserve"> </w:t>
      </w:r>
      <w:r w:rsidRPr="006E0833">
        <w:rPr>
          <w:rFonts w:eastAsia="Calibri"/>
          <w:kern w:val="0"/>
          <w:sz w:val="24"/>
          <w:szCs w:val="24"/>
          <w14:ligatures w14:val="none"/>
        </w:rPr>
        <w:t>Barrier pitfall traps consisted of two pairs of plastic cups (each pair having an inner 500 mL cup and an outer 1 L cup) which were placed into the ground so that the lip of the cup was flush with the ground surface. The two pairs of cups were placed 1 m from each other, and garden edging (Suncast® eco edge) was placed between them to create a barrier. Cups were filled with approximately 4 cm of propylene glycol (recreational vehicle and marine antifreeze, Peak Company Old World Industries, Clear Lake, Texas) with a few drops of detergent. Masonite board (100 cm</w:t>
      </w:r>
      <w:r w:rsidRPr="006E0833">
        <w:rPr>
          <w:rFonts w:eastAsia="Calibri"/>
          <w:kern w:val="0"/>
          <w:sz w:val="24"/>
          <w:szCs w:val="24"/>
          <w:vertAlign w:val="superscript"/>
          <w14:ligatures w14:val="none"/>
        </w:rPr>
        <w:t>2</w:t>
      </w:r>
      <w:r w:rsidRPr="006E0833">
        <w:rPr>
          <w:rFonts w:eastAsia="Calibri"/>
          <w:kern w:val="0"/>
          <w:sz w:val="24"/>
          <w:szCs w:val="24"/>
          <w14:ligatures w14:val="none"/>
        </w:rPr>
        <w:t>) was placed at 3 cm above each cup to prevent flooding from rain. Steel hardware cloth was secured over cups using 30 cm stakes to limit mammal disturbance.</w:t>
      </w:r>
    </w:p>
    <w:p w14:paraId="6D433E7A" w14:textId="2AE7F96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Pitfall trap sampling was conducted continuously over the growing seasons in 2015 and 2022. Trap catch was collected every two weeks, and cups were refilled with propylene glycol. In 2015, pitfall traps were installed on 27-28 May, and samples were collected on 9-10 June, 24-25 June, 8 July, 22 July, 5 August, and 17 August. In 2022, traps were installed on 1-2 June, and samples were collected on 15 June, 29 June, 13 July, </w:t>
      </w:r>
      <w:r w:rsidRPr="006E0833">
        <w:rPr>
          <w:rFonts w:eastAsia="Calibri"/>
          <w:kern w:val="0"/>
          <w:sz w:val="24"/>
          <w:szCs w:val="24"/>
          <w14:ligatures w14:val="none"/>
        </w:rPr>
        <w:lastRenderedPageBreak/>
        <w:t xml:space="preserve">27 July, 11 August, and 23 August. Trap catch was collected by pouring the sample through a </w:t>
      </w:r>
      <w:commentRangeStart w:id="19"/>
      <w:r w:rsidRPr="006E0833">
        <w:rPr>
          <w:rFonts w:eastAsia="Calibri"/>
          <w:kern w:val="0"/>
          <w:sz w:val="24"/>
          <w:szCs w:val="24"/>
          <w14:ligatures w14:val="none"/>
        </w:rPr>
        <w:t xml:space="preserve">fine mesh strainer </w:t>
      </w:r>
      <w:commentRangeEnd w:id="19"/>
      <w:r w:rsidRPr="006E0833">
        <w:rPr>
          <w:rFonts w:eastAsia="Calibri"/>
          <w:kern w:val="0"/>
          <w:sz w:val="24"/>
          <w:szCs w:val="24"/>
          <w14:ligatures w14:val="none"/>
        </w:rPr>
        <w:commentReference w:id="19"/>
      </w:r>
      <w:r w:rsidRPr="006E0833">
        <w:rPr>
          <w:rFonts w:eastAsia="Calibri"/>
          <w:kern w:val="0"/>
          <w:sz w:val="24"/>
          <w:szCs w:val="24"/>
          <w14:ligatures w14:val="none"/>
        </w:rPr>
        <w:t xml:space="preserve">and storing the contents in a specimen cup with 70% </w:t>
      </w:r>
      <w:commentRangeStart w:id="20"/>
      <w:r w:rsidRPr="006E0833">
        <w:rPr>
          <w:rFonts w:eastAsia="Calibri"/>
          <w:kern w:val="0"/>
          <w:sz w:val="24"/>
          <w:szCs w:val="24"/>
          <w14:ligatures w14:val="none"/>
        </w:rPr>
        <w:t xml:space="preserve">ethanol </w:t>
      </w:r>
      <w:commentRangeEnd w:id="20"/>
      <w:r w:rsidRPr="006E0833">
        <w:rPr>
          <w:rFonts w:eastAsia="Calibri"/>
          <w:kern w:val="0"/>
          <w:sz w:val="24"/>
          <w:szCs w:val="24"/>
          <w14:ligatures w14:val="none"/>
        </w:rPr>
        <w:commentReference w:id="20"/>
      </w:r>
      <w:r w:rsidRPr="006E0833">
        <w:rPr>
          <w:rFonts w:eastAsia="Calibri"/>
          <w:kern w:val="0"/>
          <w:sz w:val="24"/>
          <w:szCs w:val="24"/>
          <w14:ligatures w14:val="none"/>
        </w:rPr>
        <w:t xml:space="preserve">until sorting and identification. </w:t>
      </w:r>
    </w:p>
    <w:p w14:paraId="4B1E9815" w14:textId="1CB7952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identified to species using taxonomic keys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{"citationID":"ebdi89j0","properties":{"formattedCitation":"(Lindroth 1961, Freitag 1969, Bousquet 2010, Bousquet and Messer 2010, Hunting 2013, Harden and Guarnieri 2017)","plainCitation":"(Lindroth 1961, Freitag 1969, Bousquet 2010, Bousquet and Messer 2010, Hunting 2013, Harden and Guarnieri 2017)","noteIndex":0},"citationItems":[{"id":304,"uris":["http://zotero.org/groups/5154252/items/HA9545J3"],"itemData":{"id":304,"type":"book","title":"The Ground-beetles of Canada and Alaska","author":[{"family":"Lindroth","given":"Carl H"}],"issued":{"date-parts":[["1961"]],"season":"1969"}}},{"id":806,"uris":["http://zotero.org/users/6631577/items/LXLTWQB7"],"itemData":{"id":806,"type":"article-journal","container-title":"Quaestiones Entomologicae","page":"88-212","title":"A revision of the species of the genus Evarthrus LeConte (Coleoptera: Carabidae)","volume":"5","author":[{"family":"Freitag","given":"R."}],"issued":{"date-parts":[["1969"]]}}},{"id":531,"uris":["http://zotero.org/users/6631577/items/9PTU9TIK"],"itemData":{"id":531,"type":"book","collection-number":"n° 90","collection-title":"Pensoft series faunistica","event-place":"Sofia","ISBN":"978-954-642-522-5","language":"eng","publisher":"Pensoft","publisher-place":"Sofia","source":"BnF ISBN","title":"Illustrated identification guide to adults and larvae of northeastern North American ground beetles: Coleoptera : Carabidae","title-short":"Illustrated identification guide to adults and larvae of northeastern North American ground beetles","author":[{"family":"Bousquet","given":"Yves"}],"issued":{"date-parts":[["2010"]]}}},{"id":1092,"uris":["http://zotero.org/users/6631577/items/2LNJR5MI"],"itemData":{"id":1092,"type":"article-journal","container-title":"ZooKeys","DOI":"10.3897/zookeys.53.470","ISSN":"1313-2970, 1313-2989","journalAbbreviation":"ZK","license":"http://creativecommons.org/licenses/by/3.0/","page":"25-31","source":"DOI.org (Crossref)","title":"Redescription of Stenolophus thoracicus Casey (Coleoptera, Carabidae, Harpalini), a valid species","volume":"53","author":[{"family":"Bousquet","given":"Yves"},{"family":"Messer","given":"Peter"}],"issued":{"date-parts":[["2010",8,27]]}}},{"id":1174,"uris":["http://zotero.org/users/6631577/items/3Q8B2TVB"],"itemData":{"id":1174,"type":"article-journal","container-title":"ZooKeys","DOI":"10.3897/zookeys.259.2970","ISSN":"1313-2970, 1313-2989","journalAbbreviation":"ZK","license":"http://creativecommons.org/licenses/by/3.0/","page":"1-73","source":"DOI.org (Crossref)","title":"A taxonomic revision of the Cymindis (Pinacodera) limbata species group (Coleoptera, Carabidae, Lebiini), including description of a new species from Florida, U.S.A.","volume":"259","author":[{"family":"Hunting","given":"Wesley"}],"issued":{"date-parts":[["2013",1,18]]}}},{"id":1094,"uris":["http://zotero.org/users/6631577/items/X6DVLXKE"],"itemData":{"id":1094,"type":"article-journal","container-title":"The Maryland Entomologist","issue":"1","page":"16-34","title":"Illustrated Key and Photo Atlas of the Snail-eating Ground Beetles in the Genus Scaphinotus Dejean (Coleoptera: Carabidae: Cychrini) Occurring in the Mid-Atlantic Region","volume":"7","author":[{"family":"Harden","given":"Curt W."},{"family":"Guarnieri","given":"Frank G."}],"issued":{"date-parts":[["2017",9]]}}}],"schema":"https://github.com/citation-style-language/schema/raw/master/csl-citation.json"}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(Lindroth 1961, Freitag 1969, Bousquet 2010, Bousquet and Messer 2010, Hunting 2013, Harden and Guarnieri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Nomenclature followed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{"citationID":"EfgNzXUF","properties":{"formattedCitation":"(Bousquet 2012)","plainCitation":"(Bousquet 2012)","dontUpdate":true,"noteIndex":0},"citationItems":[{"id":301,"uris":["http://zotero.org/groups/5154252/items/P2HS6PQA"],"itemData":{"id":301,"type":"article-journal","container-title":"ZooKeys","DOI":"10.3897/zookeys.245.3416","ISSN":"1313-2970, 1313-2989","journalAbbreviation":"ZK","page":"1-1722","source":"DOI.org (Crossref)","title":"Catalogue of Geadephaga (Coleoptera: Adephaga) of America, north of Mexico","title-short":"Catalogue of Geadephaga (Coleoptera","volume":"245","author":[{"family":"Bousquet","given":"Yves"}],"issued":{"date-parts":[["2012",11,28]]}}}],"schema":"https://github.com/citation-style-language/schema/raw/master/csl-citation.json"}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Bousquet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vouchers were deposited at the C. A. Triplehorn Insect Collection (OSUC), Museum of Biological Diversity, The Ohio State University, Columbus, Ohio where each specimen was given a unique identifier label (Table </w:t>
      </w:r>
      <w:r w:rsidR="007E3BFB">
        <w:rPr>
          <w:rFonts w:eastAsia="Calibri"/>
          <w:kern w:val="0"/>
          <w:sz w:val="24"/>
          <w:szCs w:val="24"/>
          <w14:ligatures w14:val="none"/>
        </w:rPr>
        <w:t>B.</w:t>
      </w:r>
      <w:r w:rsidRPr="006E0833">
        <w:rPr>
          <w:rFonts w:eastAsia="Calibri"/>
          <w:kern w:val="0"/>
          <w:sz w:val="24"/>
          <w:szCs w:val="24"/>
          <w14:ligatures w14:val="none"/>
        </w:rPr>
        <w:t xml:space="preserve">1). </w:t>
      </w:r>
    </w:p>
    <w:p w14:paraId="6FBD4879" w14:textId="77777777" w:rsidR="006E0833" w:rsidRPr="006E0833" w:rsidRDefault="006E0833" w:rsidP="006E0833">
      <w:pPr>
        <w:spacing w:line="480" w:lineRule="auto"/>
        <w:rPr>
          <w:rFonts w:eastAsia="Calibri"/>
          <w:kern w:val="0"/>
          <w:sz w:val="24"/>
          <w:szCs w:val="24"/>
          <w14:ligatures w14:val="none"/>
        </w:rPr>
      </w:pPr>
    </w:p>
    <w:p w14:paraId="4B924AE9"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Trait measurements</w:t>
      </w:r>
    </w:p>
    <w:p w14:paraId="46509759" w14:textId="6FE7037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selected eight morphological traits that have previously been shown to relate to habitat preference (Table 2.1) (Fountain-Jones, Baker, and Jordan 2015). These traits are body length, antenna length, eye protrusion, eye length, pronotum width, abdomen width, rear leg length, and rear trochanter length. Traits were measured under a dissecting microscope using an ocular micrometer to the nearest 0.1 mm. For each species, traits were measured on up to six individuals, three males and three females (Fountain-Jones, Baker, and Jordan 2015), although we did not achieve this number for rare species. The six individuals were chosen in a way that attempted to encompass the intraspecific variation in body size observed for the species. Most (185/202) specimens used for trait measurement were collected at Powdermill Nature Reserve, but a few (17/202) measured specimens were collected in Erie and Cuyahoga counties, Ohio (Table </w:t>
      </w:r>
      <w:r w:rsidR="00B34CD6">
        <w:rPr>
          <w:rFonts w:eastAsia="Calibri"/>
          <w:kern w:val="0"/>
          <w:sz w:val="24"/>
          <w:szCs w:val="24"/>
          <w14:ligatures w14:val="none"/>
        </w:rPr>
        <w:t>B.1</w:t>
      </w:r>
      <w:r w:rsidRPr="006E0833">
        <w:rPr>
          <w:rFonts w:eastAsia="Calibri"/>
          <w:kern w:val="0"/>
          <w:sz w:val="24"/>
          <w:szCs w:val="24"/>
          <w14:ligatures w14:val="none"/>
        </w:rPr>
        <w:t xml:space="preserve">). These specimens were used to supplement the sample size when less than six measurable </w:t>
      </w:r>
      <w:r w:rsidRPr="006E0833">
        <w:rPr>
          <w:rFonts w:eastAsia="Calibri"/>
          <w:kern w:val="0"/>
          <w:sz w:val="24"/>
          <w:szCs w:val="24"/>
          <w14:ligatures w14:val="none"/>
        </w:rPr>
        <w:lastRenderedPageBreak/>
        <w:t xml:space="preserve">individuals were collected at Powdermill. To control for variation in beetle body size, relative measurements of all morphological traits were calculated as their ratio to body length for each individual </w:t>
      </w:r>
      <w:r w:rsidRPr="006E0833">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{"citationID":"TePsm8Fc","properties":{"formattedCitation":"(Ribera et al. 2001)","plainCitation":"(Ribera et al. 2001)","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(Ribera et al. 2001)</w:t>
      </w:r>
      <w:r w:rsidRPr="006E0833">
        <w:rPr>
          <w:rFonts w:eastAsia="Calibri"/>
          <w:kern w:val="0"/>
          <w:sz w:val="24"/>
          <w:szCs w:val="24"/>
          <w14:ligatures w14:val="none"/>
        </w:rPr>
        <w:fldChar w:fldCharType="end"/>
      </w:r>
      <w:r w:rsidR="00B34CD6">
        <w:rPr>
          <w:rFonts w:eastAsia="Calibri"/>
          <w:kern w:val="0"/>
          <w:sz w:val="24"/>
          <w:szCs w:val="24"/>
          <w14:ligatures w14:val="none"/>
        </w:rPr>
        <w:t>, and thus all results of morphological traits pertain to traits in relation to body length</w:t>
      </w:r>
      <w:r w:rsidRPr="006E0833">
        <w:rPr>
          <w:rFonts w:eastAsia="Calibri"/>
          <w:kern w:val="0"/>
          <w:sz w:val="24"/>
          <w:szCs w:val="24"/>
          <w14:ligatures w14:val="none"/>
        </w:rPr>
        <w:t>. Trait measurements were then averaged across individuals of a species to calculate species-specific means.</w:t>
      </w:r>
    </w:p>
    <w:p w14:paraId="35054252" w14:textId="132598F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In addition to morphological traits, traits related to flight capability, water affinity, and forest affinity were collected from the literatur</w:t>
      </w:r>
      <w:r w:rsidR="00B34CD6">
        <w:rPr>
          <w:rFonts w:eastAsia="Calibri"/>
          <w:kern w:val="0"/>
          <w:sz w:val="24"/>
          <w:szCs w:val="24"/>
          <w14:ligatures w14:val="none"/>
        </w:rPr>
        <w:t xml:space="preserve">e </w:t>
      </w:r>
      <w:r w:rsidR="00B34CD6">
        <w:rPr>
          <w:rFonts w:eastAsia="Calibri"/>
          <w:kern w:val="0"/>
          <w:sz w:val="24"/>
          <w:szCs w:val="24"/>
          <w14:ligatures w14:val="none"/>
        </w:rPr>
        <w:fldChar w:fldCharType="begin"/>
      </w:r>
      <w:r w:rsidR="00B34CD6">
        <w:rPr>
          <w:rFonts w:eastAsia="Calibri"/>
          <w:kern w:val="0"/>
          <w:sz w:val="24"/>
          <w:szCs w:val="24"/>
          <w14:ligatures w14:val="none"/>
        </w:rPr>
        <w:instrText xml:space="preserve"> ADDIN ZOTERO_ITEM CSL_CITATION {"citationID":"74a4eMoz","properties":{"formattedCitation":"(Larochelle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B34CD6">
        <w:rPr>
          <w:rFonts w:eastAsia="Calibri"/>
          <w:kern w:val="0"/>
          <w:sz w:val="24"/>
          <w:szCs w:val="24"/>
          <w14:ligatures w14:val="none"/>
        </w:rPr>
        <w:fldChar w:fldCharType="separate"/>
      </w:r>
      <w:r w:rsidR="00B34CD6" w:rsidRPr="00B34CD6">
        <w:rPr>
          <w:kern w:val="0"/>
          <w:sz w:val="24"/>
        </w:rPr>
        <w:t>(Larochelle and Larivière 2003)</w:t>
      </w:r>
      <w:r w:rsidR="00B34CD6">
        <w:rPr>
          <w:rFonts w:eastAsia="Calibri"/>
          <w:kern w:val="0"/>
          <w:sz w:val="24"/>
          <w:szCs w:val="24"/>
          <w14:ligatures w14:val="none"/>
        </w:rPr>
        <w:fldChar w:fldCharType="end"/>
      </w:r>
      <w:r w:rsidRPr="006E0833">
        <w:rPr>
          <w:rFonts w:eastAsia="Calibri"/>
          <w:kern w:val="0"/>
          <w:sz w:val="24"/>
          <w:szCs w:val="24"/>
          <w14:ligatures w14:val="none"/>
        </w:rPr>
        <w:t xml:space="preserve">. Flight capability was coded as 1 if the species is flight-capable, 0 if the species is flight-incapable, and 0.5 if the species exhibits wing dimorphism. Water affinity was coded as 0 for xerophilous species, 1 for hygrophilous species, and 0.5 for intermediate species. Water affinity was treated as a physiological trait, because ground beetle species often have consistent humidity preferences in behavioral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{"citationID":"DzCvCWq1","properties":{"formattedCitation":"(Thiele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Forest affinity was coded as forest-specialist, open-habitat, or </w:t>
      </w:r>
      <w:r w:rsidR="00AC76F7">
        <w:rPr>
          <w:rFonts w:eastAsia="Calibri"/>
          <w:kern w:val="0"/>
          <w:sz w:val="24"/>
          <w:szCs w:val="24"/>
          <w14:ligatures w14:val="none"/>
        </w:rPr>
        <w:t>generalist</w:t>
      </w:r>
      <w:r w:rsidRPr="006E0833">
        <w:rPr>
          <w:rFonts w:eastAsia="Calibri"/>
          <w:kern w:val="0"/>
          <w:sz w:val="24"/>
          <w:szCs w:val="24"/>
          <w14:ligatures w14:val="none"/>
        </w:rPr>
        <w:t xml:space="preserve"> (meaning the species is found in forest clearings or in both forest and open habitats). Because only two species we found were recorded as open-habitat species in the literature, we pooled </w:t>
      </w:r>
      <w:r w:rsidR="00AC76F7">
        <w:rPr>
          <w:rFonts w:eastAsia="Calibri"/>
          <w:kern w:val="0"/>
          <w:sz w:val="24"/>
          <w:szCs w:val="24"/>
          <w14:ligatures w14:val="none"/>
        </w:rPr>
        <w:t>generalist</w:t>
      </w:r>
      <w:r w:rsidRPr="006E0833">
        <w:rPr>
          <w:rFonts w:eastAsia="Calibri"/>
          <w:kern w:val="0"/>
          <w:sz w:val="24"/>
          <w:szCs w:val="24"/>
          <w14:ligatures w14:val="none"/>
        </w:rPr>
        <w:t xml:space="preserve"> and open-habitat species for the statistical analysis</w:t>
      </w:r>
      <w:r w:rsidR="00A72628">
        <w:rPr>
          <w:rFonts w:eastAsia="Calibri"/>
          <w:kern w:val="0"/>
          <w:sz w:val="24"/>
          <w:szCs w:val="24"/>
          <w14:ligatures w14:val="none"/>
        </w:rPr>
        <w:t>.</w:t>
      </w:r>
    </w:p>
    <w:p w14:paraId="25CE1311" w14:textId="77777777" w:rsidR="006E0833" w:rsidRPr="006E0833" w:rsidRDefault="006E0833" w:rsidP="006E0833">
      <w:pPr>
        <w:spacing w:line="480" w:lineRule="auto"/>
        <w:rPr>
          <w:rFonts w:eastAsia="Calibri"/>
          <w:kern w:val="0"/>
          <w:sz w:val="24"/>
          <w:szCs w:val="24"/>
          <w14:ligatures w14:val="none"/>
        </w:rPr>
      </w:pPr>
    </w:p>
    <w:p w14:paraId="6DBE2D65" w14:textId="77777777" w:rsidR="006E0833" w:rsidRPr="006E0833" w:rsidRDefault="006E0833" w:rsidP="006E0833">
      <w:pPr>
        <w:spacing w:line="480" w:lineRule="auto"/>
        <w:rPr>
          <w:rFonts w:eastAsia="Calibri"/>
          <w:kern w:val="0"/>
          <w:sz w:val="24"/>
          <w:szCs w:val="24"/>
          <w14:ligatures w14:val="none"/>
        </w:rPr>
      </w:pPr>
    </w:p>
    <w:p w14:paraId="33E05AB4" w14:textId="77777777" w:rsidR="006E0833" w:rsidRPr="006E0833" w:rsidRDefault="006E0833" w:rsidP="006E0833">
      <w:pPr>
        <w:spacing w:line="480" w:lineRule="auto"/>
        <w:rPr>
          <w:rFonts w:eastAsia="Calibri"/>
          <w:kern w:val="0"/>
          <w:sz w:val="24"/>
          <w:szCs w:val="24"/>
          <w14:ligatures w14:val="none"/>
        </w:rPr>
      </w:pPr>
    </w:p>
    <w:p w14:paraId="41046B28" w14:textId="77777777" w:rsidR="006E0833" w:rsidRPr="006E0833" w:rsidRDefault="006E0833" w:rsidP="006E0833">
      <w:pPr>
        <w:spacing w:line="480" w:lineRule="auto"/>
        <w:rPr>
          <w:rFonts w:eastAsia="Calibri"/>
          <w:kern w:val="0"/>
          <w:sz w:val="24"/>
          <w:szCs w:val="24"/>
          <w14:ligatures w14:val="none"/>
        </w:rPr>
      </w:pPr>
    </w:p>
    <w:p w14:paraId="2150F009" w14:textId="77777777" w:rsidR="006E0833" w:rsidRDefault="006E0833" w:rsidP="006E0833">
      <w:pPr>
        <w:spacing w:line="480" w:lineRule="auto"/>
        <w:rPr>
          <w:rFonts w:eastAsia="Calibri"/>
          <w:kern w:val="0"/>
          <w:sz w:val="24"/>
          <w:szCs w:val="24"/>
          <w14:ligatures w14:val="none"/>
        </w:rPr>
      </w:pPr>
    </w:p>
    <w:p w14:paraId="61416144" w14:textId="77777777" w:rsidR="00EF5504" w:rsidRDefault="00EF5504" w:rsidP="006E0833">
      <w:pPr>
        <w:spacing w:line="480" w:lineRule="auto"/>
        <w:rPr>
          <w:rFonts w:eastAsia="Calibri"/>
          <w:kern w:val="0"/>
          <w:sz w:val="24"/>
          <w:szCs w:val="24"/>
          <w14:ligatures w14:val="none"/>
        </w:rPr>
      </w:pPr>
    </w:p>
    <w:p w14:paraId="56489A5F" w14:textId="77777777" w:rsidR="00EF5504" w:rsidRDefault="00EF5504" w:rsidP="006E0833">
      <w:pPr>
        <w:spacing w:line="480" w:lineRule="auto"/>
        <w:rPr>
          <w:rFonts w:eastAsia="Calibri"/>
          <w:kern w:val="0"/>
          <w:sz w:val="24"/>
          <w:szCs w:val="24"/>
          <w14:ligatures w14:val="none"/>
        </w:rPr>
        <w:sectPr w:rsidR="00EF5504" w:rsidSect="006E0833">
          <w:pgSz w:w="12240" w:h="15840"/>
          <w:pgMar w:top="1440" w:right="1440" w:bottom="1440" w:left="2160" w:header="720" w:footer="1584" w:gutter="0"/>
          <w:pgNumType w:start="1"/>
          <w:cols w:space="720"/>
          <w:docGrid w:linePitch="360"/>
        </w:sectPr>
      </w:pPr>
    </w:p>
    <w:p w14:paraId="5F13A3FA" w14:textId="77777777" w:rsidR="00EF5504" w:rsidRPr="006E0833" w:rsidRDefault="00EF5504" w:rsidP="006E0833">
      <w:pPr>
        <w:spacing w:line="480" w:lineRule="auto"/>
        <w:rPr>
          <w:rFonts w:eastAsia="Calibri"/>
          <w:kern w:val="0"/>
          <w:sz w:val="24"/>
          <w:szCs w:val="24"/>
          <w14:ligatures w14:val="none"/>
        </w:rPr>
      </w:pPr>
    </w:p>
    <w:p w14:paraId="39153A6C" w14:textId="13660D8A" w:rsidR="006E0833" w:rsidRPr="006E0833" w:rsidRDefault="006E0833" w:rsidP="006E0833">
      <w:pPr>
        <w:spacing w:after="200"/>
        <w:rPr>
          <w:rFonts w:eastAsia="Calibri"/>
          <w:iCs/>
          <w:kern w:val="0"/>
          <w:sz w:val="24"/>
          <w:szCs w:val="18"/>
          <w14:ligatures w14:val="none"/>
        </w:rPr>
      </w:pPr>
      <w:bookmarkStart w:id="21" w:name="_Toc213432436"/>
      <w:commentRangeStart w:id="22"/>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commentRangeEnd w:id="22"/>
      <w:r w:rsidRPr="006E0833">
        <w:rPr>
          <w:rFonts w:eastAsia="Calibri"/>
          <w:sz w:val="16"/>
          <w:szCs w:val="16"/>
        </w:rPr>
        <w:commentReference w:id="22"/>
      </w:r>
      <w:r w:rsidRPr="006E0833">
        <w:rPr>
          <w:rFonts w:eastAsia="Calibri"/>
          <w:iCs/>
          <w:kern w:val="0"/>
          <w:sz w:val="24"/>
          <w:szCs w:val="18"/>
          <w14:ligatures w14:val="none"/>
        </w:rPr>
        <w:t xml:space="preserve"> Measured morphological traits and literature-based traits used in this study, and their connections to habitat variables that could be impacted by forest disturbance.</w:t>
      </w:r>
      <w:bookmarkEnd w:id="21"/>
      <w:r w:rsidR="0000012B">
        <w:rPr>
          <w:rFonts w:eastAsia="Calibri"/>
          <w:iCs/>
          <w:kern w:val="0"/>
          <w:sz w:val="24"/>
          <w:szCs w:val="18"/>
          <w14:ligatures w14:val="none"/>
        </w:rPr>
        <w:t xml:space="preserve"> The columns are trait, connection to habitat, and references.</w:t>
      </w:r>
    </w:p>
    <w:p w14:paraId="7E6F2110" w14:textId="77777777" w:rsidR="006E0833" w:rsidRPr="006E0833" w:rsidRDefault="006E0833" w:rsidP="006E0833">
      <w:pPr>
        <w:rPr>
          <w:rFonts w:eastAsia="Calibri"/>
          <w:kern w:val="0"/>
          <w:sz w:val="24"/>
          <w:szCs w:val="24"/>
          <w14:ligatures w14:val="none"/>
        </w:rPr>
      </w:pPr>
    </w:p>
    <w:tbl>
      <w:tblPr>
        <w:tblStyle w:val="TableGrid1"/>
        <w:tblW w:w="0" w:type="auto"/>
        <w:tblLook w:val="04A0" w:firstRow="1" w:lastRow="0" w:firstColumn="1" w:lastColumn="0" w:noHBand="0" w:noVBand="1"/>
      </w:tblPr>
      <w:tblGrid>
        <w:gridCol w:w="1649"/>
        <w:gridCol w:w="5718"/>
        <w:gridCol w:w="1263"/>
      </w:tblGrid>
      <w:tr w:rsidR="006E0833" w:rsidRPr="006E0833" w14:paraId="2F9E2F83" w14:textId="77777777" w:rsidTr="00A3077D">
        <w:tc>
          <w:tcPr>
            <w:tcW w:w="1649" w:type="dxa"/>
          </w:tcPr>
          <w:p w14:paraId="08546F3B" w14:textId="77777777" w:rsidR="006E0833" w:rsidRPr="006E0833" w:rsidRDefault="006E0833" w:rsidP="006E0833">
            <w:pPr>
              <w:rPr>
                <w:rFonts w:eastAsia="Calibri"/>
                <w:b/>
                <w:bCs/>
              </w:rPr>
            </w:pPr>
            <w:r w:rsidRPr="006E0833">
              <w:rPr>
                <w:rFonts w:eastAsia="Calibri"/>
                <w:b/>
                <w:bCs/>
              </w:rPr>
              <w:t>Trait</w:t>
            </w:r>
          </w:p>
        </w:tc>
        <w:tc>
          <w:tcPr>
            <w:tcW w:w="5718" w:type="dxa"/>
          </w:tcPr>
          <w:p w14:paraId="2A3BED32" w14:textId="77777777" w:rsidR="006E0833" w:rsidRPr="006E0833" w:rsidRDefault="006E0833" w:rsidP="006E0833">
            <w:pPr>
              <w:rPr>
                <w:rFonts w:eastAsia="Calibri"/>
                <w:b/>
                <w:bCs/>
              </w:rPr>
            </w:pPr>
            <w:r w:rsidRPr="006E0833">
              <w:rPr>
                <w:rFonts w:eastAsia="Calibri"/>
                <w:b/>
                <w:bCs/>
              </w:rPr>
              <w:t>Connection to habitat</w:t>
            </w:r>
          </w:p>
        </w:tc>
        <w:tc>
          <w:tcPr>
            <w:tcW w:w="1263" w:type="dxa"/>
          </w:tcPr>
          <w:p w14:paraId="58076AEF" w14:textId="77777777" w:rsidR="006E0833" w:rsidRPr="006E0833" w:rsidRDefault="006E0833" w:rsidP="006E0833">
            <w:pPr>
              <w:rPr>
                <w:rFonts w:eastAsia="Calibri"/>
                <w:b/>
                <w:bCs/>
              </w:rPr>
            </w:pPr>
            <w:r w:rsidRPr="006E0833">
              <w:rPr>
                <w:rFonts w:eastAsia="Calibri"/>
                <w:b/>
                <w:bCs/>
              </w:rPr>
              <w:t>References</w:t>
            </w:r>
          </w:p>
        </w:tc>
      </w:tr>
      <w:tr w:rsidR="006E0833" w:rsidRPr="006E0833" w14:paraId="7A8F2382" w14:textId="77777777" w:rsidTr="00A3077D">
        <w:tc>
          <w:tcPr>
            <w:tcW w:w="1649" w:type="dxa"/>
          </w:tcPr>
          <w:p w14:paraId="62918283" w14:textId="77777777" w:rsidR="006E0833" w:rsidRPr="006E0833" w:rsidRDefault="006E0833" w:rsidP="006E0833">
            <w:pPr>
              <w:rPr>
                <w:rFonts w:eastAsia="Calibri"/>
              </w:rPr>
            </w:pPr>
            <w:r w:rsidRPr="006E0833">
              <w:rPr>
                <w:rFonts w:eastAsia="Calibri"/>
              </w:rPr>
              <w:t>Body length (mm)</w:t>
            </w:r>
          </w:p>
        </w:tc>
        <w:tc>
          <w:tcPr>
            <w:tcW w:w="5718" w:type="dxa"/>
          </w:tcPr>
          <w:p w14:paraId="0348D833" w14:textId="77777777" w:rsidR="006E0833" w:rsidRPr="006E0833" w:rsidRDefault="006E0833" w:rsidP="006E0833">
            <w:pPr>
              <w:rPr>
                <w:rFonts w:eastAsia="Calibri"/>
                <w:vertAlign w:val="superscript"/>
              </w:rPr>
            </w:pPr>
            <w:r w:rsidRPr="006E0833">
              <w:rPr>
                <w:rFonts w:eastAsia="Calibri"/>
              </w:rPr>
              <w:t>Shorter body length was found for ground beetles caught in wind-disturbed forests, relative to undisturbed forests. Body length is correlated with many other morphological traits.</w:t>
            </w:r>
          </w:p>
        </w:tc>
        <w:tc>
          <w:tcPr>
            <w:tcW w:w="1263" w:type="dxa"/>
          </w:tcPr>
          <w:p w14:paraId="1C9AD2A1" w14:textId="750A158C"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{"citationID":"UlYsOBr5","properties":{"formattedCitation":"(Barton et al. 2011, Sklodowski and Garbalinska 2011)","plainCitation":"(Barton et al. 2011, Sklodowski and Garbalinska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rPr>
              <w:fldChar w:fldCharType="separate"/>
            </w:r>
            <w:r w:rsidRPr="006E0833">
              <w:rPr>
                <w:rFonts w:eastAsia="Calibri"/>
              </w:rPr>
              <w:t>(Barton et al. 2011, Sklodowski and Garbalinska 2011)</w:t>
            </w:r>
            <w:r w:rsidRPr="006E0833">
              <w:rPr>
                <w:rFonts w:eastAsia="Calibri"/>
              </w:rPr>
              <w:fldChar w:fldCharType="end"/>
            </w:r>
          </w:p>
        </w:tc>
      </w:tr>
      <w:tr w:rsidR="006E0833" w:rsidRPr="006E0833" w14:paraId="73E2FFCB" w14:textId="77777777" w:rsidTr="00A3077D">
        <w:tc>
          <w:tcPr>
            <w:tcW w:w="1649" w:type="dxa"/>
          </w:tcPr>
          <w:p w14:paraId="60522BD5" w14:textId="77777777" w:rsidR="006E0833" w:rsidRPr="006E0833" w:rsidRDefault="006E0833" w:rsidP="006E0833">
            <w:pPr>
              <w:rPr>
                <w:rFonts w:eastAsia="Calibri"/>
              </w:rPr>
            </w:pPr>
            <w:r w:rsidRPr="006E0833">
              <w:rPr>
                <w:rFonts w:eastAsia="Calibri"/>
              </w:rPr>
              <w:t>Antenna length (mm)</w:t>
            </w:r>
          </w:p>
        </w:tc>
        <w:tc>
          <w:tcPr>
            <w:tcW w:w="5718" w:type="dxa"/>
          </w:tcPr>
          <w:p w14:paraId="4B688317" w14:textId="77777777" w:rsidR="006E0833" w:rsidRPr="006E0833" w:rsidRDefault="006E0833" w:rsidP="006E0833">
            <w:pPr>
              <w:rPr>
                <w:rFonts w:eastAsia="Calibri"/>
                <w:vertAlign w:val="superscript"/>
              </w:rPr>
            </w:pPr>
            <w:r w:rsidRPr="006E0833">
              <w:rPr>
                <w:rFonts w:eastAsia="Calibri"/>
              </w:rPr>
              <w:t>Tactile hunter species, which rely on sense of touch more than vision, tend to have longer antennae. Longer antenna length relative to body length was found for ground beetles caught under a tree, versus in the open.</w:t>
            </w:r>
          </w:p>
        </w:tc>
        <w:tc>
          <w:tcPr>
            <w:tcW w:w="1263" w:type="dxa"/>
          </w:tcPr>
          <w:p w14:paraId="0379D4BD" w14:textId="67DA4EE3"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{"citationID":"aXbWD9HH","properties":{"formattedCitation":"(Bauer and Kredler 1993, Barton et al. 2011)","plainCitation":"(Bauer and Kredler 1993, Barton et al.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(Bauer and Kredler 1993, Barton et al. 2011)</w:t>
            </w:r>
            <w:r w:rsidRPr="006E0833">
              <w:rPr>
                <w:rFonts w:eastAsia="Calibri"/>
              </w:rPr>
              <w:fldChar w:fldCharType="end"/>
            </w:r>
          </w:p>
        </w:tc>
      </w:tr>
      <w:tr w:rsidR="006E0833" w:rsidRPr="006E0833" w14:paraId="20EF915A" w14:textId="77777777" w:rsidTr="00A3077D">
        <w:trPr>
          <w:trHeight w:val="1151"/>
        </w:trPr>
        <w:tc>
          <w:tcPr>
            <w:tcW w:w="1649" w:type="dxa"/>
          </w:tcPr>
          <w:p w14:paraId="667C043B" w14:textId="77777777" w:rsidR="006E0833" w:rsidRPr="006E0833" w:rsidRDefault="006E0833" w:rsidP="006E0833">
            <w:pPr>
              <w:rPr>
                <w:rFonts w:eastAsia="Calibri"/>
              </w:rPr>
            </w:pPr>
            <w:r w:rsidRPr="006E0833">
              <w:rPr>
                <w:rFonts w:eastAsia="Calibri"/>
              </w:rPr>
              <w:t>Eye protrusion (mm)</w:t>
            </w:r>
          </w:p>
        </w:tc>
        <w:tc>
          <w:tcPr>
            <w:tcW w:w="5718" w:type="dxa"/>
          </w:tcPr>
          <w:p w14:paraId="3EBB4471" w14:textId="77777777" w:rsidR="006E0833" w:rsidRPr="006E0833" w:rsidRDefault="006E0833" w:rsidP="006E0833">
            <w:pPr>
              <w:rPr>
                <w:rFonts w:eastAsia="Calibri"/>
                <w:vertAlign w:val="superscript"/>
              </w:rPr>
            </w:pPr>
            <w:r w:rsidRPr="006E0833">
              <w:rPr>
                <w:rFonts w:eastAsia="Calibri"/>
              </w:rPr>
              <w:t>A greater eye protrusion was found in a tree-climbing ground beetle, and it may allow partial overlap in the frontal visual field. However, greater eye protrusion might prevent a ground beetle from moving through thick vegetation or soil.</w:t>
            </w:r>
          </w:p>
        </w:tc>
        <w:tc>
          <w:tcPr>
            <w:tcW w:w="1263" w:type="dxa"/>
          </w:tcPr>
          <w:p w14:paraId="313D8A4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{"citationID":"E5PSIJed","properties":{"formattedCitation":"(Talarico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0178CC57" w14:textId="77777777" w:rsidTr="00A3077D">
        <w:tc>
          <w:tcPr>
            <w:tcW w:w="1649" w:type="dxa"/>
          </w:tcPr>
          <w:p w14:paraId="21A7FA52" w14:textId="77777777" w:rsidR="006E0833" w:rsidRPr="006E0833" w:rsidRDefault="006E0833" w:rsidP="006E0833">
            <w:pPr>
              <w:rPr>
                <w:rFonts w:eastAsia="Calibri"/>
              </w:rPr>
            </w:pPr>
            <w:r w:rsidRPr="006E0833">
              <w:rPr>
                <w:rFonts w:eastAsia="Calibri"/>
              </w:rPr>
              <w:t>Eye length (mm)</w:t>
            </w:r>
          </w:p>
        </w:tc>
        <w:tc>
          <w:tcPr>
            <w:tcW w:w="5718" w:type="dxa"/>
          </w:tcPr>
          <w:p w14:paraId="443AE059" w14:textId="77777777" w:rsidR="006E0833" w:rsidRPr="006E0833" w:rsidRDefault="006E0833" w:rsidP="006E0833">
            <w:pPr>
              <w:rPr>
                <w:rFonts w:eastAsia="Calibri"/>
                <w:vertAlign w:val="superscript"/>
              </w:rPr>
            </w:pPr>
            <w:r w:rsidRPr="006E0833">
              <w:rPr>
                <w:rFonts w:eastAsia="Calibri"/>
              </w:rPr>
              <w:t xml:space="preserve">Diurnal ground beetle species and/or those adapted to open environments tend to rely on vision for predator avoidance or prey detection, and thus might have longer eyes. </w:t>
            </w:r>
          </w:p>
        </w:tc>
        <w:tc>
          <w:tcPr>
            <w:tcW w:w="1263" w:type="dxa"/>
          </w:tcPr>
          <w:p w14:paraId="21BD97E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{"citationID":"GPmrvXB1","properties":{"formattedCitation":"(Talarico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1C80E537" w14:textId="77777777" w:rsidTr="00A3077D">
        <w:tc>
          <w:tcPr>
            <w:tcW w:w="1649" w:type="dxa"/>
          </w:tcPr>
          <w:p w14:paraId="1243D62A" w14:textId="77777777" w:rsidR="006E0833" w:rsidRPr="006E0833" w:rsidRDefault="006E0833" w:rsidP="006E0833">
            <w:pPr>
              <w:rPr>
                <w:rFonts w:eastAsia="Calibri"/>
              </w:rPr>
            </w:pPr>
            <w:r w:rsidRPr="006E0833">
              <w:rPr>
                <w:rFonts w:eastAsia="Calibri"/>
              </w:rPr>
              <w:t>Pronotum width (mm)</w:t>
            </w:r>
          </w:p>
        </w:tc>
        <w:tc>
          <w:tcPr>
            <w:tcW w:w="5718" w:type="dxa"/>
          </w:tcPr>
          <w:p w14:paraId="4F7BB158" w14:textId="77777777" w:rsidR="006E0833" w:rsidRPr="006E0833" w:rsidRDefault="006E0833" w:rsidP="006E0833">
            <w:pPr>
              <w:rPr>
                <w:rFonts w:eastAsia="Calibri"/>
                <w:vertAlign w:val="superscript"/>
              </w:rPr>
            </w:pPr>
            <w:r w:rsidRPr="006E0833">
              <w:rPr>
                <w:rFonts w:eastAsia="Calibri"/>
              </w:rPr>
              <w:t>A proportionally wider pronotum can be found in robust-bodied beetles, which tend to be found within open habitats. A narrow pronotum can be an adaptation to reaching prey within hard-to-reach soil crevices or snail shells. A narrow pronotum may also be related to the beetle having an unobstructed view behind its eyes.</w:t>
            </w:r>
          </w:p>
        </w:tc>
        <w:tc>
          <w:tcPr>
            <w:tcW w:w="1263" w:type="dxa"/>
          </w:tcPr>
          <w:p w14:paraId="574F6920" w14:textId="009ED046"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{"citationID":"gox9WKX0","properties":{"formattedCitation":"(Thiele 1977, Forsythe 1991, Barton et al. 2011)","plainCitation":"(Thiele 1977, Forsythe 1991, Barton et al. 2011)","noteIndex":0},"citationItems":[{"id":297,"uris":["http://zotero.org/groups/5154252/items/A8K7TR4F"],"itemData":{"id":297,"type":"book","event-place":"Berlin,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(Thiele 1977, Forsythe 1991, Barton et al. 2011)</w:t>
            </w:r>
            <w:r w:rsidRPr="006E0833">
              <w:rPr>
                <w:rFonts w:eastAsia="Calibri"/>
              </w:rPr>
              <w:fldChar w:fldCharType="end"/>
            </w:r>
          </w:p>
        </w:tc>
      </w:tr>
      <w:tr w:rsidR="006E0833" w:rsidRPr="006E0833" w14:paraId="279BD1A9" w14:textId="77777777" w:rsidTr="00A3077D">
        <w:tc>
          <w:tcPr>
            <w:tcW w:w="1649" w:type="dxa"/>
          </w:tcPr>
          <w:p w14:paraId="17E63ABC" w14:textId="77777777" w:rsidR="006E0833" w:rsidRPr="006E0833" w:rsidRDefault="006E0833" w:rsidP="006E0833">
            <w:pPr>
              <w:rPr>
                <w:rFonts w:eastAsia="Calibri"/>
              </w:rPr>
            </w:pPr>
            <w:r w:rsidRPr="006E0833">
              <w:rPr>
                <w:rFonts w:eastAsia="Calibri"/>
              </w:rPr>
              <w:t>Abdomen width (mm)</w:t>
            </w:r>
          </w:p>
        </w:tc>
        <w:tc>
          <w:tcPr>
            <w:tcW w:w="5718" w:type="dxa"/>
          </w:tcPr>
          <w:p w14:paraId="76680A45" w14:textId="77777777" w:rsidR="006E0833" w:rsidRPr="006E0833" w:rsidRDefault="006E0833" w:rsidP="006E0833">
            <w:pPr>
              <w:rPr>
                <w:rFonts w:eastAsia="Calibri"/>
                <w:vertAlign w:val="superscript"/>
              </w:rPr>
            </w:pPr>
            <w:r w:rsidRPr="006E0833">
              <w:rPr>
                <w:rFonts w:eastAsia="Calibri"/>
              </w:rPr>
              <w:t>Similar pattern to pronotum width, with species having proportionally wider abdomens tending to be found in open habitats.</w:t>
            </w:r>
          </w:p>
        </w:tc>
        <w:tc>
          <w:tcPr>
            <w:tcW w:w="1263" w:type="dxa"/>
          </w:tcPr>
          <w:p w14:paraId="105F0051" w14:textId="147B639E"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{"citationID":"OujifYJV","properties":{"formattedCitation":"(Barton et al. 2011)","plainCitation":"(Barton et al.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(Barton et al. 2011)</w:t>
            </w:r>
            <w:r w:rsidRPr="006E0833">
              <w:rPr>
                <w:rFonts w:eastAsia="Calibri"/>
              </w:rPr>
              <w:fldChar w:fldCharType="end"/>
            </w:r>
          </w:p>
        </w:tc>
      </w:tr>
      <w:tr w:rsidR="006E0833" w:rsidRPr="006E0833" w14:paraId="526ACE75" w14:textId="77777777" w:rsidTr="00A3077D">
        <w:tc>
          <w:tcPr>
            <w:tcW w:w="1649" w:type="dxa"/>
          </w:tcPr>
          <w:p w14:paraId="1FC6F6A5" w14:textId="77777777" w:rsidR="006E0833" w:rsidRPr="006E0833" w:rsidRDefault="006E0833" w:rsidP="006E0833">
            <w:pPr>
              <w:rPr>
                <w:rFonts w:eastAsia="Calibri"/>
              </w:rPr>
            </w:pPr>
            <w:r w:rsidRPr="006E0833">
              <w:rPr>
                <w:rFonts w:eastAsia="Calibri"/>
              </w:rPr>
              <w:t>Rear leg length (mm)</w:t>
            </w:r>
          </w:p>
        </w:tc>
        <w:tc>
          <w:tcPr>
            <w:tcW w:w="5718" w:type="dxa"/>
          </w:tcPr>
          <w:p w14:paraId="2EF0DEE6" w14:textId="77777777" w:rsidR="006E0833" w:rsidRPr="006E0833" w:rsidRDefault="006E0833" w:rsidP="006E0833">
            <w:pPr>
              <w:rPr>
                <w:rFonts w:eastAsia="Calibri"/>
              </w:rPr>
            </w:pPr>
            <w:r w:rsidRPr="006E0833">
              <w:rPr>
                <w:rFonts w:eastAsia="Calibri"/>
              </w:rPr>
              <w:t>Open habitats seem to favor ground beetle species with shorter legs relative to body length. Ground beetles with longer legs may be weaker at pushing through dense substrates.</w:t>
            </w:r>
          </w:p>
        </w:tc>
        <w:tc>
          <w:tcPr>
            <w:tcW w:w="1263" w:type="dxa"/>
          </w:tcPr>
          <w:p w14:paraId="69A3F7EA" w14:textId="147D723B"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{"citationID":"sg0PoQeU","properties":{"formattedCitation":"(Forsythe 1991, Barton et al. 2011)","plainCitation":"(Forsythe 1991, Barton et al. 2011)","noteIndex":0},"citationItems":[{"id":518,"uris":["http://zotero.org/groups/5154252/items/7C5NV3AV"],"itemData":{"id":518,"type":"article-journal","abstract":"This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(Forsythe 1991, Barton et al. 2011)</w:t>
            </w:r>
            <w:r w:rsidRPr="006E0833">
              <w:rPr>
                <w:rFonts w:eastAsia="Calibri"/>
              </w:rPr>
              <w:fldChar w:fldCharType="end"/>
            </w:r>
          </w:p>
        </w:tc>
      </w:tr>
      <w:tr w:rsidR="006E0833" w:rsidRPr="006E0833" w14:paraId="5A47FDDA" w14:textId="77777777" w:rsidTr="00A3077D">
        <w:tc>
          <w:tcPr>
            <w:tcW w:w="1649" w:type="dxa"/>
          </w:tcPr>
          <w:p w14:paraId="667F4168" w14:textId="77777777" w:rsidR="006E0833" w:rsidRPr="006E0833" w:rsidRDefault="006E0833" w:rsidP="006E0833">
            <w:pPr>
              <w:rPr>
                <w:rFonts w:eastAsia="Calibri"/>
              </w:rPr>
            </w:pPr>
            <w:r w:rsidRPr="006E0833">
              <w:rPr>
                <w:rFonts w:eastAsia="Calibri"/>
              </w:rPr>
              <w:t>Rear trochanter length (mm)</w:t>
            </w:r>
          </w:p>
        </w:tc>
        <w:tc>
          <w:tcPr>
            <w:tcW w:w="5718" w:type="dxa"/>
          </w:tcPr>
          <w:p w14:paraId="3AFD29FE" w14:textId="77777777" w:rsidR="006E0833" w:rsidRPr="006E0833" w:rsidRDefault="006E0833" w:rsidP="006E0833">
            <w:pPr>
              <w:rPr>
                <w:rFonts w:eastAsia="Calibri"/>
              </w:rPr>
            </w:pPr>
            <w:r w:rsidRPr="006E0833">
              <w:rPr>
                <w:rFonts w:eastAsia="Calibri"/>
              </w:rPr>
              <w:t>The rear trochanter connects to the femur of the rear leg. Ground beetles have a bean-shaped rear trochanter that allows them to move between narrow crevices between bark, leaf litter, or soil. The muscle in the rear trochanter allows the rear leg to create a force in the dorsal direction, which expands the space and allows the beetle to move through constricted areas. The trochanter is longer, on average, in species that push themselves through soil and underneath leaf litter. It is shorter in species that walk or run above the surface of the substrate.</w:t>
            </w:r>
          </w:p>
        </w:tc>
        <w:tc>
          <w:tcPr>
            <w:tcW w:w="1263" w:type="dxa"/>
          </w:tcPr>
          <w:p w14:paraId="1D40CEB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{"citationID":"KAobTgxz","properties":{"formattedCitation":"(Forsythe 1991, Talarico et al. 2007)","plainCitation":"(Forsythe 1991, Talarico et al. 2007)","noteIndex":0},"citationItems":[{"id":518,"uris":["http://zotero.org/groups/5154252/items/7C5NV3AV"],"itemData":{"id":518,"type":"article-journal","abstract":"This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(Forsythe 1991, Talarico et al. 2007)</w:t>
            </w:r>
            <w:r w:rsidRPr="006E0833">
              <w:rPr>
                <w:rFonts w:eastAsia="Calibri"/>
              </w:rPr>
              <w:fldChar w:fldCharType="end"/>
            </w:r>
          </w:p>
        </w:tc>
      </w:tr>
      <w:tr w:rsidR="006E0833" w:rsidRPr="006E0833" w14:paraId="432BB052" w14:textId="77777777" w:rsidTr="00A3077D">
        <w:tc>
          <w:tcPr>
            <w:tcW w:w="1649" w:type="dxa"/>
          </w:tcPr>
          <w:p w14:paraId="16E28231" w14:textId="77777777" w:rsidR="006E0833" w:rsidRPr="006E0833" w:rsidRDefault="006E0833" w:rsidP="006E0833">
            <w:pPr>
              <w:rPr>
                <w:rFonts w:eastAsia="Calibri"/>
              </w:rPr>
            </w:pPr>
            <w:r w:rsidRPr="006E0833">
              <w:rPr>
                <w:rFonts w:eastAsia="Calibri"/>
              </w:rPr>
              <w:t>Flight capability (range: 0-1)</w:t>
            </w:r>
          </w:p>
        </w:tc>
        <w:tc>
          <w:tcPr>
            <w:tcW w:w="5718" w:type="dxa"/>
          </w:tcPr>
          <w:p w14:paraId="0AA95E28" w14:textId="77777777" w:rsidR="006E0833" w:rsidRPr="006E0833" w:rsidRDefault="006E0833" w:rsidP="006E0833">
            <w:pPr>
              <w:rPr>
                <w:rFonts w:eastAsia="Calibri"/>
              </w:rPr>
            </w:pPr>
            <w:r w:rsidRPr="006E0833">
              <w:rPr>
                <w:rFonts w:eastAsia="Calibri"/>
              </w:rPr>
              <w:t>Flight-capable species (macropterous and with fully developed flight musculature) can exploit patchy, temporary habitats. Conversely, flight incapable species may have higher fitness within stable habitats.</w:t>
            </w:r>
          </w:p>
        </w:tc>
        <w:tc>
          <w:tcPr>
            <w:tcW w:w="1263" w:type="dxa"/>
          </w:tcPr>
          <w:p w14:paraId="1E8DDB88" w14:textId="310B230F" w:rsidR="006E0833" w:rsidRPr="006E0833" w:rsidRDefault="006E0833" w:rsidP="006E0833">
            <w:pPr>
              <w:rPr>
                <w:rFonts w:eastAsia="Calibri"/>
              </w:rPr>
            </w:pPr>
            <w:r w:rsidRPr="006E0833">
              <w:rPr>
                <w:rFonts w:eastAsia="Calibri"/>
              </w:rPr>
              <w:fldChar w:fldCharType="begin"/>
            </w:r>
            <w:r w:rsidR="00C85C82">
              <w:rPr>
                <w:rFonts w:eastAsia="Calibri"/>
              </w:rPr>
              <w:instrText xml:space="preserve"> ADDIN ZOTERO_ITEM CSL_CITATION {"citationID":"FUIvVHFC","properties":{"formattedCitation":"(Ribera et al. 2001, Venn 2016)","plainCitation":"(Ribera et al. 2001, Venn 2016)","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fly","volume":"113","author":[{"family":"Venn","given":"Stephen"}],"issued":{"date-parts":[["2016",12,30]]}}}],"schema":"https://github.com/citation-style-language/schema/raw/master/csl-citation.json"} </w:instrText>
            </w:r>
            <w:r w:rsidRPr="006E0833">
              <w:rPr>
                <w:rFonts w:eastAsia="Calibri"/>
              </w:rPr>
              <w:fldChar w:fldCharType="separate"/>
            </w:r>
            <w:r w:rsidRPr="006E0833">
              <w:rPr>
                <w:rFonts w:eastAsia="Calibri"/>
              </w:rPr>
              <w:t>(Ribera et al. 2001, Venn 2016)</w:t>
            </w:r>
            <w:r w:rsidRPr="006E0833">
              <w:rPr>
                <w:rFonts w:eastAsia="Calibri"/>
              </w:rPr>
              <w:fldChar w:fldCharType="end"/>
            </w:r>
          </w:p>
        </w:tc>
      </w:tr>
    </w:tbl>
    <w:p w14:paraId="7E18114D" w14:textId="77777777" w:rsidR="006E0833" w:rsidRPr="006E0833" w:rsidRDefault="006E0833" w:rsidP="006E0833">
      <w:pPr>
        <w:rPr>
          <w:rFonts w:eastAsia="Calibri"/>
          <w:kern w:val="0"/>
          <w:sz w:val="24"/>
          <w:szCs w:val="24"/>
          <w14:ligatures w14:val="none"/>
        </w:rPr>
      </w:pPr>
    </w:p>
    <w:p w14:paraId="7C5CBD2A" w14:textId="77777777" w:rsidR="006E0833" w:rsidRPr="006E0833" w:rsidRDefault="006E0833" w:rsidP="006E0833">
      <w:pPr>
        <w:ind w:left="6480" w:firstLine="720"/>
        <w:rPr>
          <w:rFonts w:eastAsia="Calibri"/>
          <w:kern w:val="0"/>
          <w:sz w:val="24"/>
          <w:szCs w:val="24"/>
          <w14:ligatures w14:val="none"/>
        </w:rPr>
      </w:pPr>
      <w:r w:rsidRPr="006E0833">
        <w:rPr>
          <w:rFonts w:eastAsia="Calibri"/>
          <w:kern w:val="0"/>
          <w:sz w:val="24"/>
          <w:szCs w:val="24"/>
          <w14:ligatures w14:val="none"/>
        </w:rPr>
        <w:t>Continued</w:t>
      </w:r>
    </w:p>
    <w:p w14:paraId="0CD200C0" w14:textId="77777777" w:rsidR="006E0833" w:rsidRPr="006E0833" w:rsidRDefault="006E0833" w:rsidP="006E0833">
      <w:pPr>
        <w:spacing w:line="480" w:lineRule="auto"/>
        <w:ind w:left="6480" w:firstLine="720"/>
        <w:rPr>
          <w:rFonts w:eastAsia="Calibri"/>
          <w:kern w:val="0"/>
          <w:sz w:val="24"/>
          <w:szCs w:val="24"/>
          <w14:ligatures w14:val="none"/>
        </w:rPr>
      </w:pPr>
    </w:p>
    <w:p w14:paraId="6F738F67" w14:textId="77777777" w:rsidR="006E0833" w:rsidRPr="006E0833" w:rsidRDefault="006E0833" w:rsidP="006E0833">
      <w:pPr>
        <w:spacing w:line="480" w:lineRule="auto"/>
        <w:ind w:left="6480" w:firstLine="720"/>
        <w:rPr>
          <w:rFonts w:eastAsia="Calibri"/>
          <w:kern w:val="0"/>
          <w:sz w:val="24"/>
          <w:szCs w:val="24"/>
          <w14:ligatures w14:val="none"/>
        </w:rPr>
      </w:pPr>
    </w:p>
    <w:p w14:paraId="3F515176"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Table 2.1 Continued</w:t>
      </w:r>
    </w:p>
    <w:tbl>
      <w:tblPr>
        <w:tblStyle w:val="TableGrid1"/>
        <w:tblW w:w="0" w:type="auto"/>
        <w:tblLook w:val="04A0" w:firstRow="1" w:lastRow="0" w:firstColumn="1" w:lastColumn="0" w:noHBand="0" w:noVBand="1"/>
      </w:tblPr>
      <w:tblGrid>
        <w:gridCol w:w="1649"/>
        <w:gridCol w:w="5727"/>
        <w:gridCol w:w="1254"/>
      </w:tblGrid>
      <w:tr w:rsidR="006E0833" w:rsidRPr="006E0833" w14:paraId="348BC46A" w14:textId="77777777" w:rsidTr="00A3077D">
        <w:tc>
          <w:tcPr>
            <w:tcW w:w="1649" w:type="dxa"/>
          </w:tcPr>
          <w:p w14:paraId="2DAEFD33" w14:textId="77777777" w:rsidR="006E0833" w:rsidRPr="006E0833" w:rsidRDefault="006E0833" w:rsidP="006E0833">
            <w:pPr>
              <w:rPr>
                <w:rFonts w:eastAsia="Calibri"/>
              </w:rPr>
            </w:pPr>
            <w:r w:rsidRPr="006E0833">
              <w:rPr>
                <w:rFonts w:eastAsia="Calibri"/>
              </w:rPr>
              <w:tab/>
            </w:r>
            <w:r w:rsidRPr="006E0833">
              <w:rPr>
                <w:rFonts w:eastAsia="Calibri"/>
              </w:rPr>
              <w:tab/>
            </w:r>
            <w:r w:rsidRPr="006E0833">
              <w:rPr>
                <w:rFonts w:eastAsia="Calibri"/>
                <w:b/>
                <w:bCs/>
              </w:rPr>
              <w:t>Trait</w:t>
            </w:r>
          </w:p>
        </w:tc>
        <w:tc>
          <w:tcPr>
            <w:tcW w:w="5727" w:type="dxa"/>
          </w:tcPr>
          <w:p w14:paraId="2D34657F" w14:textId="77777777" w:rsidR="006E0833" w:rsidRPr="006E0833" w:rsidRDefault="006E0833" w:rsidP="006E0833">
            <w:pPr>
              <w:rPr>
                <w:rFonts w:eastAsia="Calibri"/>
              </w:rPr>
            </w:pPr>
            <w:r w:rsidRPr="006E0833">
              <w:rPr>
                <w:rFonts w:eastAsia="Calibri"/>
                <w:b/>
                <w:bCs/>
              </w:rPr>
              <w:t>Connection to habitat</w:t>
            </w:r>
          </w:p>
        </w:tc>
        <w:tc>
          <w:tcPr>
            <w:tcW w:w="1254" w:type="dxa"/>
          </w:tcPr>
          <w:p w14:paraId="4E26760E" w14:textId="77777777" w:rsidR="006E0833" w:rsidRPr="006E0833" w:rsidRDefault="006E0833" w:rsidP="006E0833">
            <w:pPr>
              <w:rPr>
                <w:rFonts w:eastAsia="Calibri"/>
              </w:rPr>
            </w:pPr>
            <w:r w:rsidRPr="006E0833">
              <w:rPr>
                <w:rFonts w:eastAsia="Calibri"/>
                <w:b/>
                <w:bCs/>
              </w:rPr>
              <w:t>References</w:t>
            </w:r>
          </w:p>
        </w:tc>
      </w:tr>
      <w:tr w:rsidR="006E0833" w:rsidRPr="006E0833" w14:paraId="40C27C4E" w14:textId="77777777" w:rsidTr="00A3077D">
        <w:tc>
          <w:tcPr>
            <w:tcW w:w="1649" w:type="dxa"/>
          </w:tcPr>
          <w:p w14:paraId="70FADB5D" w14:textId="77777777" w:rsidR="006E0833" w:rsidRPr="006E0833" w:rsidRDefault="006E0833" w:rsidP="006E0833">
            <w:pPr>
              <w:rPr>
                <w:rFonts w:eastAsia="Calibri"/>
              </w:rPr>
            </w:pPr>
            <w:r w:rsidRPr="006E0833">
              <w:rPr>
                <w:rFonts w:eastAsia="Calibri"/>
              </w:rPr>
              <w:t>Water affinity (range: 0-1)</w:t>
            </w:r>
          </w:p>
        </w:tc>
        <w:tc>
          <w:tcPr>
            <w:tcW w:w="5727" w:type="dxa"/>
          </w:tcPr>
          <w:p w14:paraId="62BE7C37" w14:textId="77777777" w:rsidR="006E0833" w:rsidRPr="006E0833" w:rsidRDefault="006E0833" w:rsidP="006E0833">
            <w:pPr>
              <w:rPr>
                <w:rFonts w:eastAsia="Calibri"/>
              </w:rPr>
            </w:pPr>
            <w:r w:rsidRPr="006E0833">
              <w:rPr>
                <w:rFonts w:eastAsia="Calibri"/>
              </w:rPr>
              <w:t xml:space="preserve">Habitats vary in the saturation of the substrate with water, and water preference varies between ground beetle species, with some species found near riverbanks or other bodies of water, others found in moist leaf litter, and others found in dry soil. A preference for low humidity may be related to overwintering within tree stumps and logs, versus in the soil. </w:t>
            </w:r>
          </w:p>
        </w:tc>
        <w:tc>
          <w:tcPr>
            <w:tcW w:w="1254" w:type="dxa"/>
          </w:tcPr>
          <w:p w14:paraId="40B0268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{"citationID":"HaGQl7iC","properties":{"formattedCitation":"(Thiele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rPr>
              <w:fldChar w:fldCharType="separate"/>
            </w:r>
            <w:r w:rsidRPr="006E0833">
              <w:rPr>
                <w:rFonts w:eastAsia="Calibri"/>
              </w:rPr>
              <w:t>(Thiele 1977)</w:t>
            </w:r>
            <w:r w:rsidRPr="006E0833">
              <w:rPr>
                <w:rFonts w:eastAsia="Calibri"/>
              </w:rPr>
              <w:fldChar w:fldCharType="end"/>
            </w:r>
          </w:p>
        </w:tc>
      </w:tr>
      <w:tr w:rsidR="006E0833" w:rsidRPr="006E0833" w14:paraId="73D8CD6D" w14:textId="77777777" w:rsidTr="00A3077D">
        <w:tc>
          <w:tcPr>
            <w:tcW w:w="1649" w:type="dxa"/>
          </w:tcPr>
          <w:p w14:paraId="00279AD3" w14:textId="77777777" w:rsidR="006E0833" w:rsidRPr="006E0833" w:rsidRDefault="006E0833" w:rsidP="006E0833">
            <w:pPr>
              <w:rPr>
                <w:rFonts w:eastAsia="Calibri"/>
              </w:rPr>
            </w:pPr>
            <w:r w:rsidRPr="006E0833">
              <w:rPr>
                <w:rFonts w:eastAsia="Calibri"/>
              </w:rPr>
              <w:t>Forest affinity (forest specialist, eurytopic, or open-habitat)</w:t>
            </w:r>
          </w:p>
        </w:tc>
        <w:tc>
          <w:tcPr>
            <w:tcW w:w="5727" w:type="dxa"/>
          </w:tcPr>
          <w:p w14:paraId="0A6B4601" w14:textId="77777777" w:rsidR="006E0833" w:rsidRPr="006E0833" w:rsidRDefault="006E0833" w:rsidP="006E0833">
            <w:pPr>
              <w:rPr>
                <w:rFonts w:eastAsia="Calibri"/>
              </w:rPr>
            </w:pPr>
            <w:r w:rsidRPr="006E0833">
              <w:rPr>
                <w:rFonts w:eastAsia="Calibri"/>
              </w:rPr>
              <w:t xml:space="preserve">Some ground beetle species tend to be caught in forests, underneath trees, whereas other species tend to be caught in fields, prairies, pastures, and other open habitats. </w:t>
            </w:r>
          </w:p>
        </w:tc>
        <w:tc>
          <w:tcPr>
            <w:tcW w:w="1254" w:type="dxa"/>
          </w:tcPr>
          <w:p w14:paraId="5069546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{"citationID":"NdFlSWLU","properties":{"formattedCitation":"(Silverman et al. 2008)","plainCitation":"(Silverman et al. 2008)","noteIndex":0},"citationItems":[{"id":320,"uris":["http://zotero.org/groups/5154252/items/2MNXBW9Z"],"itemData":{"id":320,"type":"article-journal","container-title":"Environmental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K."}],"issued":{"date-parts":[["2008",6,1]]}}}],"schema":"https://github.com/citation-style-language/schema/raw/master/csl-citation.json"} </w:instrText>
            </w:r>
            <w:r w:rsidRPr="006E0833">
              <w:rPr>
                <w:rFonts w:eastAsia="Calibri"/>
              </w:rPr>
              <w:fldChar w:fldCharType="separate"/>
            </w:r>
            <w:r w:rsidRPr="006E0833">
              <w:rPr>
                <w:rFonts w:eastAsia="Calibri"/>
              </w:rPr>
              <w:t>(Silverman et al. 2008)</w:t>
            </w:r>
            <w:r w:rsidRPr="006E0833">
              <w:rPr>
                <w:rFonts w:eastAsia="Calibri"/>
              </w:rPr>
              <w:fldChar w:fldCharType="end"/>
            </w:r>
          </w:p>
        </w:tc>
      </w:tr>
    </w:tbl>
    <w:p w14:paraId="43AAC6C2" w14:textId="10DED709" w:rsidR="006E0833" w:rsidRDefault="006E0833" w:rsidP="00EF5504">
      <w:pPr>
        <w:rPr>
          <w:rFonts w:eastAsia="Calibri"/>
          <w:kern w:val="0"/>
          <w:sz w:val="24"/>
          <w:szCs w:val="24"/>
          <w14:ligatures w14:val="none"/>
        </w:rPr>
      </w:pPr>
    </w:p>
    <w:p w14:paraId="73DDFF31" w14:textId="77777777" w:rsidR="00EF5504" w:rsidRDefault="00EF5504" w:rsidP="00EF5504">
      <w:pPr>
        <w:rPr>
          <w:rFonts w:eastAsia="Calibri"/>
          <w:kern w:val="0"/>
          <w:sz w:val="24"/>
          <w:szCs w:val="24"/>
          <w14:ligatures w14:val="none"/>
        </w:rPr>
      </w:pPr>
    </w:p>
    <w:p w14:paraId="164204D7" w14:textId="77777777" w:rsidR="00EF5504" w:rsidRPr="006E0833" w:rsidRDefault="00EF5504" w:rsidP="00EF5504">
      <w:pPr>
        <w:rPr>
          <w:rFonts w:eastAsia="Calibri"/>
          <w:kern w:val="0"/>
          <w:sz w:val="24"/>
          <w:szCs w:val="24"/>
          <w14:ligatures w14:val="none"/>
        </w:rPr>
      </w:pPr>
    </w:p>
    <w:p w14:paraId="0997E14A"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Forest floor environment</w:t>
      </w:r>
    </w:p>
    <w:p w14:paraId="22AA7B13" w14:textId="62EE56C4" w:rsidR="006E0833" w:rsidRPr="006E0833" w:rsidRDefault="006E0833" w:rsidP="00AB1484">
      <w:pPr>
        <w:spacing w:line="480" w:lineRule="auto"/>
        <w:ind w:firstLine="720"/>
        <w:rPr>
          <w:rFonts w:eastAsia="Calibri"/>
          <w:kern w:val="0"/>
          <w:sz w:val="24"/>
          <w:szCs w:val="24"/>
          <w14:ligatures w14:val="none"/>
        </w:rPr>
      </w:pPr>
      <w:r w:rsidRPr="006E0833">
        <w:rPr>
          <w:rFonts w:eastAsia="Calibri"/>
          <w:kern w:val="0"/>
          <w:sz w:val="24"/>
          <w:szCs w:val="24"/>
          <w14:ligatures w14:val="none"/>
        </w:rPr>
        <w:t>Environmental variables on the forest floor were quantified to assess differences among windthrow, salvaged, and undisturbed forest. Percentage canopy openness was measured using a spherical crown densiometer directly above the pitfall traps to assess light availability on the forest floor. Canopy openness was measured on 9-10 June in 2015, and on 1-2 June in 2022. Percentage cover of ground-level vegetation</w:t>
      </w:r>
      <w:r w:rsidR="00EF5504">
        <w:rPr>
          <w:rFonts w:eastAsia="Calibri"/>
          <w:kern w:val="0"/>
          <w:sz w:val="24"/>
          <w:szCs w:val="24"/>
          <w14:ligatures w14:val="none"/>
        </w:rPr>
        <w:t xml:space="preserve"> and percentage cover of </w:t>
      </w:r>
      <w:r w:rsidRPr="006E0833">
        <w:rPr>
          <w:rFonts w:eastAsia="Calibri"/>
          <w:kern w:val="0"/>
          <w:sz w:val="24"/>
          <w:szCs w:val="24"/>
          <w14:ligatures w14:val="none"/>
        </w:rPr>
        <w:t xml:space="preserve"> leaf litter were estimated in two randomly selected 1 m</w:t>
      </w:r>
      <w:r w:rsidRPr="006E0833">
        <w:rPr>
          <w:rFonts w:eastAsia="Calibri"/>
          <w:kern w:val="0"/>
          <w:sz w:val="24"/>
          <w:szCs w:val="24"/>
          <w:vertAlign w:val="superscript"/>
          <w14:ligatures w14:val="none"/>
        </w:rPr>
        <w:t>2</w:t>
      </w:r>
      <w:r w:rsidRPr="006E0833">
        <w:rPr>
          <w:rFonts w:eastAsia="Calibri"/>
          <w:kern w:val="0"/>
          <w:sz w:val="24"/>
          <w:szCs w:val="24"/>
          <w14:ligatures w14:val="none"/>
        </w:rPr>
        <w:t xml:space="preserve"> quadrats around each pitfall trap</w:t>
      </w:r>
      <w:commentRangeStart w:id="23"/>
      <w:commentRangeStart w:id="24"/>
      <w:commentRangeStart w:id="25"/>
      <w:commentRangeStart w:id="26"/>
      <w:r w:rsidRPr="006E0833">
        <w:rPr>
          <w:rFonts w:eastAsia="Calibri"/>
          <w:kern w:val="0"/>
          <w:sz w:val="24"/>
          <w:szCs w:val="24"/>
          <w14:ligatures w14:val="none"/>
        </w:rPr>
        <w:t>.</w:t>
      </w:r>
      <w:commentRangeEnd w:id="23"/>
      <w:r w:rsidRPr="006E0833">
        <w:rPr>
          <w:rFonts w:eastAsia="Calibri"/>
          <w:kern w:val="0"/>
          <w:sz w:val="24"/>
          <w:szCs w:val="24"/>
          <w14:ligatures w14:val="none"/>
        </w:rPr>
        <w:commentReference w:id="23"/>
      </w:r>
      <w:commentRangeEnd w:id="24"/>
      <w:r w:rsidRPr="006E0833">
        <w:rPr>
          <w:rFonts w:eastAsia="Calibri"/>
          <w:kern w:val="0"/>
          <w:sz w:val="24"/>
          <w:szCs w:val="24"/>
          <w14:ligatures w14:val="none"/>
        </w:rPr>
        <w:commentReference w:id="24"/>
      </w:r>
      <w:commentRangeEnd w:id="25"/>
      <w:r w:rsidRPr="006E0833">
        <w:rPr>
          <w:rFonts w:eastAsia="Calibri"/>
          <w:sz w:val="16"/>
          <w:szCs w:val="16"/>
        </w:rPr>
        <w:commentReference w:id="25"/>
      </w:r>
      <w:commentRangeEnd w:id="26"/>
      <w:r w:rsidRPr="006E0833">
        <w:rPr>
          <w:rFonts w:eastAsia="Calibri"/>
          <w:sz w:val="16"/>
          <w:szCs w:val="16"/>
        </w:rPr>
        <w:commentReference w:id="26"/>
      </w:r>
      <w:r w:rsidRPr="006E0833">
        <w:rPr>
          <w:rFonts w:eastAsia="Calibri"/>
          <w:kern w:val="0"/>
          <w:sz w:val="24"/>
          <w:szCs w:val="24"/>
          <w14:ligatures w14:val="none"/>
        </w:rPr>
        <w:t xml:space="preserve"> Ground cover estimates were collected on 9 June and 7 July</w:t>
      </w:r>
      <w:r w:rsidR="00EF5504">
        <w:rPr>
          <w:rFonts w:eastAsia="Calibri"/>
          <w:kern w:val="0"/>
          <w:sz w:val="24"/>
          <w:szCs w:val="24"/>
          <w14:ligatures w14:val="none"/>
        </w:rPr>
        <w:t xml:space="preserve"> in 2015 </w:t>
      </w:r>
      <w:r w:rsidRPr="006E0833">
        <w:rPr>
          <w:rFonts w:eastAsia="Calibri"/>
          <w:kern w:val="0"/>
          <w:sz w:val="24"/>
          <w:szCs w:val="24"/>
          <w14:ligatures w14:val="none"/>
        </w:rPr>
        <w:t>and on 1-2 June and 13 July in 2022. Values from the two quadrats around each pitfall trap were averaged together for a site-level mean. Soil moisture was measured at three locations adjacent to each pitfall trap using a Dynamax Inc. (Houston, Texas) TH20 portable soil moisture meter with a Theta Probe ML2x sensor in 2015</w:t>
      </w:r>
      <w:commentRangeStart w:id="27"/>
      <w:commentRangeStart w:id="28"/>
      <w:r w:rsidRPr="006E0833">
        <w:rPr>
          <w:rFonts w:eastAsia="Calibri"/>
          <w:kern w:val="0"/>
          <w:sz w:val="24"/>
          <w:szCs w:val="24"/>
          <w14:ligatures w14:val="none"/>
        </w:rPr>
        <w:t>.</w:t>
      </w:r>
      <w:commentRangeEnd w:id="27"/>
      <w:r w:rsidRPr="006E0833">
        <w:rPr>
          <w:rFonts w:eastAsia="Calibri"/>
          <w:kern w:val="0"/>
          <w:sz w:val="24"/>
          <w:szCs w:val="24"/>
          <w14:ligatures w14:val="none"/>
        </w:rPr>
        <w:commentReference w:id="27"/>
      </w:r>
      <w:commentRangeEnd w:id="28"/>
      <w:r w:rsidRPr="006E0833">
        <w:rPr>
          <w:rFonts w:eastAsia="Calibri"/>
          <w:kern w:val="0"/>
          <w:sz w:val="24"/>
          <w:szCs w:val="24"/>
          <w14:ligatures w14:val="none"/>
        </w:rPr>
        <w:commentReference w:id="28"/>
      </w:r>
      <w:r w:rsidRPr="006E0833">
        <w:rPr>
          <w:rFonts w:eastAsia="Calibri"/>
          <w:kern w:val="0"/>
          <w:sz w:val="24"/>
          <w:szCs w:val="24"/>
          <w14:ligatures w14:val="none"/>
        </w:rPr>
        <w:t xml:space="preserve"> Soil moisture measurements were taken biweekly when pitfall samples were collected, for a total of six dates per year. The 18 soil moisture readings at each plot were averaged together for a single mean for the year.</w:t>
      </w:r>
    </w:p>
    <w:p w14:paraId="01403B4F" w14:textId="77777777" w:rsidR="006E0833" w:rsidRPr="006E0833" w:rsidRDefault="006E0833" w:rsidP="006E0833">
      <w:pPr>
        <w:spacing w:line="480" w:lineRule="auto"/>
        <w:rPr>
          <w:rFonts w:eastAsia="Calibri"/>
          <w:kern w:val="0"/>
          <w:sz w:val="24"/>
          <w:szCs w:val="24"/>
          <w14:ligatures w14:val="none"/>
        </w:rPr>
      </w:pPr>
    </w:p>
    <w:p w14:paraId="182FEA0B" w14:textId="77777777" w:rsidR="006E0833" w:rsidRPr="006E0833" w:rsidDel="00C76DA6" w:rsidRDefault="006E0833" w:rsidP="006E0833">
      <w:pPr>
        <w:spacing w:line="480" w:lineRule="auto"/>
        <w:rPr>
          <w:del w:id="29" w:author="Perry, Kayla" w:date="2025-11-08T13:37:00Z" w16du:dateUtc="2025-11-08T18:37:00Z"/>
          <w:rFonts w:eastAsia="Calibri"/>
          <w:kern w:val="0"/>
          <w:sz w:val="24"/>
          <w:szCs w:val="24"/>
          <w:u w:val="single"/>
          <w14:ligatures w14:val="none"/>
        </w:rPr>
      </w:pPr>
      <w:r w:rsidRPr="006E0833">
        <w:rPr>
          <w:rFonts w:eastAsia="Calibri"/>
          <w:kern w:val="0"/>
          <w:sz w:val="24"/>
          <w:szCs w:val="24"/>
          <w:u w:val="single"/>
          <w14:ligatures w14:val="none"/>
        </w:rPr>
        <w:t>Statistical analysis</w:t>
      </w:r>
    </w:p>
    <w:p w14:paraId="01325F26" w14:textId="0DD1BEB9"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All analyses were conducted in R </w:t>
      </w:r>
      <w:r w:rsidR="00C85C82">
        <w:rPr>
          <w:rFonts w:eastAsia="Calibri"/>
          <w:kern w:val="0"/>
          <w:sz w:val="24"/>
          <w:szCs w:val="24"/>
          <w14:ligatures w14:val="none"/>
        </w:rPr>
        <w:t xml:space="preserve">version 4.4.1 </w:t>
      </w:r>
      <w:r w:rsidR="00C85C82">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{"citationID":"1xolQv2R","properties":{"formattedCitation":"(R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C85C82">
        <w:rPr>
          <w:rFonts w:eastAsia="Calibri"/>
          <w:kern w:val="0"/>
          <w:sz w:val="24"/>
          <w:szCs w:val="24"/>
          <w14:ligatures w14:val="none"/>
        </w:rPr>
        <w:fldChar w:fldCharType="separate"/>
      </w:r>
      <w:r w:rsidR="00C85C82" w:rsidRPr="00C85C82">
        <w:rPr>
          <w:sz w:val="24"/>
        </w:rPr>
        <w:t>(R Core Team 2024)</w:t>
      </w:r>
      <w:r w:rsidR="00C85C82">
        <w:rPr>
          <w:rFonts w:eastAsia="Calibri"/>
          <w:kern w:val="0"/>
          <w:sz w:val="24"/>
          <w:szCs w:val="24"/>
          <w14:ligatures w14:val="none"/>
        </w:rPr>
        <w:fldChar w:fldCharType="end"/>
      </w:r>
      <w:r w:rsidR="00C85C82">
        <w:rPr>
          <w:rFonts w:eastAsia="Calibri"/>
          <w:kern w:val="0"/>
          <w:sz w:val="24"/>
          <w:szCs w:val="24"/>
          <w14:ligatures w14:val="none"/>
        </w:rPr>
        <w:t xml:space="preserve">. </w:t>
      </w:r>
      <w:ins w:id="30" w:author="Perry, Kayla" w:date="2025-11-08T13:38:00Z" w16du:dateUtc="2025-11-08T18:38:00Z">
        <w:r w:rsidRPr="006E0833">
          <w:rPr>
            <w:rFonts w:eastAsia="Calibri"/>
            <w:kern w:val="0"/>
            <w:sz w:val="24"/>
            <w:szCs w:val="24"/>
            <w14:ligatures w14:val="none"/>
          </w:rPr>
          <w:t>All code and development history that support these find</w:t>
        </w:r>
      </w:ins>
      <w:ins w:id="31" w:author="Perry, Kayla" w:date="2025-11-08T13:39:00Z" w16du:dateUtc="2025-11-08T18:39:00Z">
        <w:r w:rsidRPr="006E0833">
          <w:rPr>
            <w:rFonts w:eastAsia="Calibri"/>
            <w:kern w:val="0"/>
            <w:sz w:val="24"/>
            <w:szCs w:val="24"/>
            <w14:ligatures w14:val="none"/>
          </w:rPr>
          <w:t>ings can be found in the GitHub repository: add link.</w:t>
        </w:r>
      </w:ins>
    </w:p>
    <w:p w14:paraId="0478E7CC" w14:textId="2C2CC260"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determine if our sampling effort was adequate to characterize the ground beetle community, we used species accumulation curves (SACs) and Chao estimators. For each year and treatment, we created a SAC with number of sampled plots on the x-axis. This was implemented using the </w:t>
      </w:r>
      <w:r w:rsidRPr="006E0833">
        <w:rPr>
          <w:rFonts w:eastAsia="Calibri"/>
          <w:i/>
          <w:iCs/>
          <w:kern w:val="0"/>
          <w:sz w:val="24"/>
          <w:szCs w:val="24"/>
          <w14:ligatures w14:val="none"/>
        </w:rPr>
        <w:t>specaccum</w:t>
      </w:r>
      <w:r w:rsidRPr="006E0833">
        <w:rPr>
          <w:rFonts w:eastAsia="Calibri"/>
          <w:kern w:val="0"/>
          <w:sz w:val="24"/>
          <w:szCs w:val="24"/>
          <w14:ligatures w14:val="none"/>
        </w:rPr>
        <w:t xml:space="preserve"> function in the R package ‘vegan’ with the ‘random’ setting, which finds the mean SAC by permuting the order of the plots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{"citationID":"QvAsaFTx","properties":{"formattedCitation":"(Oksanen et al. 2024, R Core Team 2024)","plainCitation":"(Oksanen et al. 2024, R Core Team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00C85C82" w:rsidRPr="00C85C82">
        <w:rPr>
          <w:sz w:val="24"/>
        </w:rPr>
        <w:t>(Oksanen et al. 2024, 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Chao1 estimator was used to estimate a lower bound on the true species richness of ground beetles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{"citationID":"UihRdcJj","properties":{"formattedCitation":"(Chao and Chiu 2016)","plainCitation":"(Chao and Chiu 2016)","noteIndex":0},"citationItems":[{"id":1110,"uris":["http://zotero.org/users/6631577/items/ECJZN5Q4"],"itemData":{"id":1110,"type":"chapter","abstract":"Abstract\n            On the basis of the sampling data from an assemblage, estimation of species richness (observed plus undetected) is statistically difficult especially for highly diverse assemblages with many rare species. Simple counts of species richness in samples typically underestimate and strongly depend on sampling effort and sample completeness. There are two approaches to infer species richness and make fair comparisons among multiple assemblages based on possibly unequal sampling effort and incomplete samples that miss many species. (i) An asymptotic approach: this approach compares the estimated asymptotes of species accumulation curves. It is based on statistical sampling‐theory methods of estimating species richness. Both parametric and nonparametric methods are reviewed. We focus on the nonparametric estimators that are universally valid for all species abundance distributions. (ii) A nonasymptotic approach: this approach compares the estimated species richnesses of standardized samples with a common finite sample size or sample completeness. It is based on the seamless sample‐size‐ and coverage‐based rarefaction and extrapolation sampling curves. This approach aims to compare species richness estimates for equally large or equally complete samples. These two approaches allow researchers to efficiently use all data to make robust and detailed inferences about species richness. Two R packages (SpadeR and iNEXT) are applied to rainforest tree data for illustration.","container-title":"Wiley StatsRef: Statistics Reference Online","edition":"1","ISBN":"978-1-118-44511-2","language":"en","license":"http://doi.wiley.com/10.1002/tdm_license_1.1","note":"DOI: 10.1002/9781118445112.stat03432.pub2","page":"1-26","publisher":"Wiley","source":"DOI.org (Crossref)","title":"Species Richness: Estimation and Comparison","title-short":"Species Richness","URL":"https://onlinelibrary.wiley.com/doi/10.1002/9781118445112.stat03432.pub2","editor":[{"family":"Kenett","given":"Ron S."},{"family":"Longford","given":"Nicholas T."},{"family":"Piegorsch","given":"Walter W."},{"family":"Ruggeri","given":"Fabrizio"}],"author":[{"family":"Chao","given":"Anne"},{"family":"Chiu","given":"Chun‐Huo"}],"accessed":{"date-parts":[["2025",2,5]]},"issued":{"date-parts":[["2016",8,5]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and Chiu 2016)</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estimator incorporates the number of singletons and doubletons to estimate the number of undetected species and was implemented using the function </w:t>
      </w:r>
      <w:r w:rsidR="00266706">
        <w:rPr>
          <w:rFonts w:eastAsia="Calibri"/>
          <w:kern w:val="0"/>
          <w:sz w:val="24"/>
          <w:szCs w:val="24"/>
          <w14:ligatures w14:val="none"/>
        </w:rPr>
        <w:t>‘</w:t>
      </w:r>
      <w:r w:rsidRPr="006E0833">
        <w:rPr>
          <w:rFonts w:eastAsia="Calibri"/>
          <w:kern w:val="0"/>
          <w:sz w:val="24"/>
          <w:szCs w:val="24"/>
          <w14:ligatures w14:val="none"/>
        </w:rPr>
        <w:t>ChaoSpecies</w:t>
      </w:r>
      <w:r w:rsidR="00266706">
        <w:rPr>
          <w:rFonts w:eastAsia="Calibri"/>
          <w:kern w:val="0"/>
          <w:sz w:val="24"/>
          <w:szCs w:val="24"/>
          <w14:ligatures w14:val="none"/>
        </w:rPr>
        <w:t>’</w:t>
      </w:r>
      <w:r w:rsidRPr="006E0833">
        <w:rPr>
          <w:rFonts w:eastAsia="Calibri"/>
          <w:kern w:val="0"/>
          <w:sz w:val="24"/>
          <w:szCs w:val="24"/>
          <w14:ligatures w14:val="none"/>
        </w:rPr>
        <w:t xml:space="preserve"> in the R package </w:t>
      </w:r>
      <w:r w:rsidR="00266706">
        <w:rPr>
          <w:rFonts w:eastAsia="Calibri"/>
          <w:kern w:val="0"/>
          <w:sz w:val="24"/>
          <w:szCs w:val="24"/>
          <w14:ligatures w14:val="none"/>
        </w:rPr>
        <w:t>‘</w:t>
      </w:r>
      <w:r w:rsidRPr="006E0833">
        <w:rPr>
          <w:rFonts w:eastAsia="Calibri"/>
          <w:kern w:val="0"/>
          <w:sz w:val="24"/>
          <w:szCs w:val="24"/>
          <w14:ligatures w14:val="none"/>
        </w:rPr>
        <w:t>SpadeR</w:t>
      </w:r>
      <w:r w:rsidR="00266706">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{"citationID":"eMACe8qK","properties":{"formattedCitation":"(Chao et al. 2016)","plainCitation":"(Chao et al. 2016)","noteIndex":0},"citationItems":[{"id":1114,"uris":["http://zotero.org/users/6631577/items/NGEHX47P"],"itemData":{"id":1114,"type":"software","title":"SpadeR: Species-Richness Prediction and Diversity Estimation with R","URL":"https://github.com/AnneChao/SpadeR","version":"R package version 0.1.1, commit 641c1def57de95142407803ee8b283a269115c8c","author":[{"family":"Chao","given":"Anne"},{"family":"Ma","given":"K.H."},{"family":"Hsieh","given":"T.C."},{"family":"Chiu","given":"Chun‐Huo"}],"issued":{"date-parts":[["2016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et al. 2016)</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52E709E" w14:textId="1BE4FF31"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Before calculating abundance metrics, we accounted for occasional loss of trap catch due to animal 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{"citationID":"tSqj5tcJ","properties":{"formattedCitation":"(Perry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Trap catches were standardized </w:t>
      </w:r>
      <w:r w:rsidR="00FE4BF9">
        <w:rPr>
          <w:rFonts w:eastAsia="Calibri"/>
          <w:kern w:val="0"/>
          <w:sz w:val="24"/>
          <w:szCs w:val="24"/>
          <w14:ligatures w14:val="none"/>
        </w:rPr>
        <w:t>to correspond to</w:t>
      </w:r>
      <w:r w:rsidR="00B15C5B">
        <w:rPr>
          <w:rFonts w:eastAsia="Calibri"/>
          <w:kern w:val="0"/>
          <w:sz w:val="24"/>
          <w:szCs w:val="24"/>
          <w14:ligatures w14:val="none"/>
        </w:rPr>
        <w:t xml:space="preserve"> a sampling effort of</w:t>
      </w:r>
      <w:r w:rsidR="00FE4BF9">
        <w:rPr>
          <w:rFonts w:eastAsia="Calibri"/>
          <w:kern w:val="0"/>
          <w:sz w:val="24"/>
          <w:szCs w:val="24"/>
          <w14:ligatures w14:val="none"/>
        </w:rPr>
        <w:t xml:space="preserve"> six 14-day trapping intervals</w:t>
      </w:r>
      <w:r w:rsidRPr="006E0833">
        <w:rPr>
          <w:rFonts w:eastAsia="Calibri"/>
          <w:kern w:val="0"/>
          <w:sz w:val="24"/>
          <w:szCs w:val="24"/>
          <w14:ligatures w14:val="none"/>
        </w:rPr>
        <w:t xml:space="preserve">. </w:t>
      </w:r>
      <w:r w:rsidR="00FA233F">
        <w:rPr>
          <w:rFonts w:eastAsia="Calibri"/>
          <w:kern w:val="0"/>
          <w:sz w:val="24"/>
          <w:szCs w:val="24"/>
          <w14:ligatures w14:val="none"/>
        </w:rPr>
        <w:t>A</w:t>
      </w:r>
      <w:r w:rsidR="0065021E">
        <w:rPr>
          <w:rFonts w:eastAsia="Calibri"/>
          <w:kern w:val="0"/>
          <w:sz w:val="24"/>
          <w:szCs w:val="24"/>
          <w14:ligatures w14:val="none"/>
        </w:rPr>
        <w:t xml:space="preserve">ny plots where trap catch was lost for one interval were corrected by dividing the trap catch by  </w:t>
      </w:r>
      <m:oMath>
        <m:f>
          <m:fPr>
            <m:ctrlPr>
              <w:rPr>
                <w:rFonts w:ascii="Cambria Math" w:eastAsia="Calibri" w:hAnsi="Cambria Math"/>
                <w:i/>
                <w:kern w:val="0"/>
                <w:sz w:val="24"/>
                <w:szCs w:val="24"/>
                <w14:ligatures w14:val="none"/>
              </w:rPr>
            </m:ctrlPr>
          </m:fPr>
          <m:num>
            <m:r>
              <w:rPr>
                <w:rFonts w:ascii="Cambria Math" w:eastAsia="Calibri" w:hAnsi="Cambria Math"/>
                <w:kern w:val="0"/>
                <w:sz w:val="24"/>
                <w:szCs w:val="24"/>
                <w14:ligatures w14:val="none"/>
              </w:rPr>
              <m:t>5</m:t>
            </m:r>
          </m:num>
          <m:den>
            <m:r>
              <w:rPr>
                <w:rFonts w:ascii="Cambria Math" w:eastAsia="Calibri" w:hAnsi="Cambria Math"/>
                <w:kern w:val="0"/>
                <w:sz w:val="24"/>
                <w:szCs w:val="24"/>
                <w14:ligatures w14:val="none"/>
              </w:rPr>
              <m:t>6</m:t>
            </m:r>
          </m:den>
        </m:f>
        <m:r>
          <w:rPr>
            <w:rFonts w:ascii="Cambria Math" w:eastAsia="Calibri" w:hAnsi="Cambria Math"/>
            <w:kern w:val="0"/>
            <w:sz w:val="24"/>
            <w:szCs w:val="24"/>
            <w14:ligatures w14:val="none"/>
          </w:rPr>
          <m:t>.</m:t>
        </m:r>
      </m:oMath>
      <w:r w:rsidR="004860E1">
        <w:rPr>
          <w:rFonts w:eastAsia="Calibri"/>
          <w:kern w:val="0"/>
          <w:sz w:val="24"/>
          <w:szCs w:val="24"/>
          <w14:ligatures w14:val="none"/>
        </w:rPr>
        <w:t xml:space="preserve"> </w:t>
      </w:r>
      <w:r w:rsidRPr="006E0833">
        <w:rPr>
          <w:rFonts w:eastAsia="Calibri"/>
          <w:kern w:val="0"/>
          <w:sz w:val="24"/>
          <w:szCs w:val="24"/>
          <w14:ligatures w14:val="none"/>
        </w:rPr>
        <w:t xml:space="preserve">We calculated total activity-abundance of ground beetles as the sum of the activity-abundances of all species at a plot. Furthermore, we decomposed total activity-abundance into two groups: the contribution from forest specialist species, and the contribution from species that are </w:t>
      </w:r>
      <w:r w:rsidR="00DB14D0">
        <w:rPr>
          <w:rFonts w:eastAsia="Calibri"/>
          <w:kern w:val="0"/>
          <w:sz w:val="24"/>
          <w:szCs w:val="24"/>
          <w14:ligatures w14:val="none"/>
        </w:rPr>
        <w:t>generalists</w:t>
      </w:r>
      <w:r w:rsidRPr="006E0833">
        <w:rPr>
          <w:rFonts w:eastAsia="Calibri"/>
          <w:kern w:val="0"/>
          <w:sz w:val="24"/>
          <w:szCs w:val="24"/>
          <w14:ligatures w14:val="none"/>
        </w:rPr>
        <w:t xml:space="preserve"> or specialize in open-habitats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{"citationID":"txAgAkw6","properties":{"formattedCitation":"(Larochelle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To investigate alpha-diversity at the plot level, we calculated species richness (number of species) and Shannon diversity using the package </w:t>
      </w:r>
      <w:r w:rsidR="003F6E17">
        <w:rPr>
          <w:rFonts w:eastAsia="Calibri"/>
          <w:kern w:val="0"/>
          <w:sz w:val="24"/>
          <w:szCs w:val="24"/>
          <w14:ligatures w14:val="none"/>
        </w:rPr>
        <w:t>‘</w:t>
      </w:r>
      <w:commentRangeStart w:id="32"/>
      <w:r w:rsidRPr="006E0833">
        <w:rPr>
          <w:rFonts w:eastAsia="Calibri"/>
          <w:kern w:val="0"/>
          <w:sz w:val="24"/>
          <w:szCs w:val="24"/>
          <w14:ligatures w14:val="none"/>
        </w:rPr>
        <w:t>HillR</w:t>
      </w:r>
      <w:commentRangeEnd w:id="32"/>
      <w:r w:rsidRPr="006E0833">
        <w:rPr>
          <w:rFonts w:eastAsia="Calibri"/>
          <w:sz w:val="16"/>
          <w:szCs w:val="16"/>
        </w:rPr>
        <w:commentReference w:id="32"/>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{"citationID":"wUfqqiVO","properties":{"formattedCitation":"(Li 2018)","plainCitation":"(Li 2018)","noteIndex":0},"citationItems":[{"id":1108,"uris":["http://zotero.org/users/6631577/items/V6MVGUWT"],"itemData":{"id":1108,"type":"article-journal","container-title":"Journal of Open Source Software","DOI":"10.21105/joss.01041","ISSN":"2475-9066","issue":"31","journalAbbreviation":"JOSS","license":"http://creativecommons.org/licenses/by/4.0/","page":"1041","source":"DOI.org (Crossref)","title":"hillR: taxonomic, functional, and phylogenetic diversity and similarity through Hill Numbers","title-short":"hillR","volume":"3","author":[{"family":"Li","given":"Daijiang"}],"issued":{"date-parts":[["2018",11,13]]}}}],"schema":"https://github.com/citation-style-language/schema/raw/master/csl-citation.json"}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 2018)</w:t>
      </w:r>
      <w:r w:rsidRPr="006E0833">
        <w:rPr>
          <w:rFonts w:eastAsia="Calibri"/>
          <w:kern w:val="0"/>
          <w:sz w:val="24"/>
          <w:szCs w:val="24"/>
          <w14:ligatures w14:val="none"/>
        </w:rPr>
        <w:fldChar w:fldCharType="end"/>
      </w:r>
      <w:r w:rsidRPr="006E0833">
        <w:rPr>
          <w:rFonts w:eastAsia="Calibri"/>
          <w:kern w:val="0"/>
          <w:sz w:val="24"/>
          <w:szCs w:val="24"/>
          <w14:ligatures w14:val="none"/>
        </w:rPr>
        <w:t>. Shannon diversity was calculated using the formula exp(-Σp</w:t>
      </w:r>
      <w:r w:rsidRPr="006E0833">
        <w:rPr>
          <w:rFonts w:eastAsia="Calibri"/>
          <w:kern w:val="0"/>
          <w:sz w:val="24"/>
          <w:szCs w:val="24"/>
          <w:vertAlign w:val="subscript"/>
          <w14:ligatures w14:val="none"/>
        </w:rPr>
        <w:t>i</w:t>
      </w:r>
      <w:r w:rsidRPr="006E0833">
        <w:rPr>
          <w:rFonts w:eastAsia="Calibri"/>
          <w:kern w:val="0"/>
          <w:sz w:val="24"/>
          <w:szCs w:val="24"/>
          <w14:ligatures w14:val="none"/>
        </w:rPr>
        <w:t>ln(p</w:t>
      </w:r>
      <w:r w:rsidRPr="006E0833">
        <w:rPr>
          <w:rFonts w:eastAsia="Calibri"/>
          <w:kern w:val="0"/>
          <w:sz w:val="24"/>
          <w:szCs w:val="24"/>
          <w:vertAlign w:val="subscript"/>
          <w14:ligatures w14:val="none"/>
        </w:rPr>
        <w:t>i</w:t>
      </w:r>
      <w:r w:rsidRPr="006E0833">
        <w:rPr>
          <w:rFonts w:eastAsia="Calibri"/>
          <w:kern w:val="0"/>
          <w:sz w:val="24"/>
          <w:szCs w:val="24"/>
          <w14:ligatures w14:val="none"/>
        </w:rPr>
        <w:t xml:space="preserve">)), which is the same as the Hill number of order 1. This metric takes values between 1 and the species richness, depending on the degree to which the relative abundances are equal. </w:t>
      </w:r>
    </w:p>
    <w:p w14:paraId="5B974B06" w14:textId="3481307D"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conducted a principal components analysis (PCA) using morphological traits of ground beetles to identify key axes of variation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{"citationID":"aHBJzeOd","properties":{"formattedCitation":"(Swenson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All continuous traits had already been standardized by dividing by body length. We centered each continuous trait to a mean of 0, scaled to a variance of 1, and ran the PCA using the function </w:t>
      </w:r>
      <w:r w:rsidR="003F6E17">
        <w:rPr>
          <w:rFonts w:eastAsia="Calibri"/>
          <w:kern w:val="0"/>
          <w:sz w:val="24"/>
          <w:szCs w:val="24"/>
          <w14:ligatures w14:val="none"/>
        </w:rPr>
        <w:t>‘</w:t>
      </w:r>
      <w:r w:rsidRPr="006E0833">
        <w:rPr>
          <w:rFonts w:eastAsia="Calibri"/>
          <w:kern w:val="0"/>
          <w:sz w:val="24"/>
          <w:szCs w:val="24"/>
          <w14:ligatures w14:val="none"/>
        </w:rPr>
        <w:t>prcomp</w:t>
      </w:r>
      <w:r w:rsidR="003F6E17">
        <w:rPr>
          <w:rFonts w:eastAsia="Calibri"/>
          <w:kern w:val="0"/>
          <w:sz w:val="24"/>
          <w:szCs w:val="24"/>
          <w14:ligatures w14:val="none"/>
        </w:rPr>
        <w:t>’</w:t>
      </w:r>
      <w:r w:rsidRPr="006E0833">
        <w:rPr>
          <w:rFonts w:eastAsia="Calibri"/>
          <w:kern w:val="0"/>
          <w:sz w:val="24"/>
          <w:szCs w:val="24"/>
          <w14:ligatures w14:val="none"/>
        </w:rPr>
        <w:t xml:space="preserve"> in the R package </w:t>
      </w:r>
      <w:r w:rsidR="003F6E17">
        <w:rPr>
          <w:rFonts w:eastAsia="Calibri"/>
          <w:kern w:val="0"/>
          <w:sz w:val="24"/>
          <w:szCs w:val="24"/>
          <w14:ligatures w14:val="none"/>
        </w:rPr>
        <w:t>‘</w:t>
      </w:r>
      <w:r w:rsidRPr="006E0833">
        <w:rPr>
          <w:rFonts w:eastAsia="Calibri"/>
          <w:kern w:val="0"/>
          <w:sz w:val="24"/>
          <w:szCs w:val="24"/>
          <w14:ligatures w14:val="none"/>
        </w:rPr>
        <w:t>stats</w:t>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{"citationID":"jJk9QwGY","properties":{"formattedCitation":"(R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removed the species </w:t>
      </w:r>
      <w:r w:rsidRPr="006E0833">
        <w:rPr>
          <w:rFonts w:eastAsia="Calibri"/>
          <w:i/>
          <w:iCs/>
          <w:kern w:val="0"/>
          <w:sz w:val="24"/>
          <w:szCs w:val="24"/>
          <w14:ligatures w14:val="none"/>
        </w:rPr>
        <w:t>Notiophilus aeneus</w:t>
      </w:r>
      <w:r w:rsidRPr="006E0833">
        <w:rPr>
          <w:rFonts w:eastAsia="Calibri"/>
          <w:kern w:val="0"/>
          <w:sz w:val="24"/>
          <w:szCs w:val="24"/>
          <w14:ligatures w14:val="none"/>
        </w:rPr>
        <w:t xml:space="preserve"> (Herbst, 1806) from the PCA analysis because inclusion of this rare species, which has unusual morphology, noticeably changed the PC axes (Table </w:t>
      </w:r>
      <w:r w:rsidR="00DB14D0">
        <w:rPr>
          <w:rFonts w:eastAsia="Calibri"/>
          <w:kern w:val="0"/>
          <w:sz w:val="24"/>
          <w:szCs w:val="24"/>
          <w14:ligatures w14:val="none"/>
        </w:rPr>
        <w:t>B.3</w:t>
      </w:r>
      <w:r w:rsidRPr="006E0833">
        <w:rPr>
          <w:rFonts w:eastAsia="Calibri"/>
          <w:kern w:val="0"/>
          <w:sz w:val="24"/>
          <w:szCs w:val="24"/>
          <w14:ligatures w14:val="none"/>
        </w:rPr>
        <w:t xml:space="preserve">). After running the PCA, we added </w:t>
      </w:r>
      <w:r w:rsidRPr="006E0833">
        <w:rPr>
          <w:rFonts w:eastAsia="Calibri"/>
          <w:i/>
          <w:iCs/>
          <w:kern w:val="0"/>
          <w:sz w:val="24"/>
          <w:szCs w:val="24"/>
          <w14:ligatures w14:val="none"/>
        </w:rPr>
        <w:t xml:space="preserve">Notiophilus </w:t>
      </w:r>
      <w:r w:rsidRPr="006E0833">
        <w:rPr>
          <w:rFonts w:eastAsia="Calibri"/>
          <w:kern w:val="0"/>
          <w:sz w:val="24"/>
          <w:szCs w:val="24"/>
          <w14:ligatures w14:val="none"/>
        </w:rPr>
        <w:t>back into the analysis by centering and scaling its data using the previously-calculated scaling coefficients and then projecting the values onto the PC axes using the loading values.</w:t>
      </w:r>
    </w:p>
    <w:p w14:paraId="0F3020E4" w14:textId="6AC9853F"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used trait data in combination with ground beetle counts to calculate functional alpha-diversity. We used the first four PC axes, which together explained 89% of the variance in the data, along with the categorical variables </w:t>
      </w:r>
      <w:r w:rsidRPr="006E0833">
        <w:rPr>
          <w:rFonts w:eastAsia="Calibri"/>
          <w:i/>
          <w:iCs/>
          <w:kern w:val="0"/>
          <w:sz w:val="24"/>
          <w:szCs w:val="24"/>
          <w14:ligatures w14:val="none"/>
        </w:rPr>
        <w:t>Water affinity</w:t>
      </w:r>
      <w:r w:rsidRPr="006E0833">
        <w:rPr>
          <w:rFonts w:eastAsia="Calibri"/>
          <w:kern w:val="0"/>
          <w:sz w:val="24"/>
          <w:szCs w:val="24"/>
          <w14:ligatures w14:val="none"/>
        </w:rPr>
        <w:t xml:space="preserve"> and </w:t>
      </w:r>
      <w:r w:rsidRPr="006E0833">
        <w:rPr>
          <w:rFonts w:eastAsia="Calibri"/>
          <w:i/>
          <w:iCs/>
          <w:kern w:val="0"/>
          <w:sz w:val="24"/>
          <w:szCs w:val="24"/>
          <w14:ligatures w14:val="none"/>
        </w:rPr>
        <w:t>Flight capability</w:t>
      </w:r>
      <w:r w:rsidRPr="006E0833">
        <w:rPr>
          <w:rFonts w:eastAsia="Calibri"/>
          <w:kern w:val="0"/>
          <w:sz w:val="24"/>
          <w:szCs w:val="24"/>
          <w14:ligatures w14:val="none"/>
        </w:rPr>
        <w:t xml:space="preserve">, to calculate a Gower dissimilarity matrix between all ground beetle species in trait space using the package </w:t>
      </w:r>
      <w:r w:rsidR="0062281F">
        <w:rPr>
          <w:rFonts w:eastAsia="Calibri"/>
          <w:kern w:val="0"/>
          <w:sz w:val="24"/>
          <w:szCs w:val="24"/>
          <w14:ligatures w14:val="none"/>
        </w:rPr>
        <w:t>‘</w:t>
      </w:r>
      <w:r w:rsidRPr="006E0833">
        <w:rPr>
          <w:rFonts w:eastAsia="Calibri"/>
          <w:kern w:val="0"/>
          <w:sz w:val="24"/>
          <w:szCs w:val="24"/>
          <w14:ligatures w14:val="none"/>
        </w:rPr>
        <w:t>FD</w:t>
      </w:r>
      <w:r w:rsidR="0062281F">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{"citationID":"29xYhRDt","properties":{"formattedCitation":"(Laliberte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categorical variables were treated as ordinal data and the </w:t>
      </w:r>
      <w:r w:rsidR="0062281F">
        <w:rPr>
          <w:rFonts w:eastAsia="Calibri"/>
          <w:kern w:val="0"/>
          <w:sz w:val="24"/>
          <w:szCs w:val="24"/>
          <w14:ligatures w14:val="none"/>
        </w:rPr>
        <w:t>‘</w:t>
      </w:r>
      <w:r w:rsidRPr="006E0833">
        <w:rPr>
          <w:rFonts w:eastAsia="Calibri"/>
          <w:kern w:val="0"/>
          <w:sz w:val="24"/>
          <w:szCs w:val="24"/>
          <w14:ligatures w14:val="none"/>
        </w:rPr>
        <w:t>metric</w:t>
      </w:r>
      <w:r w:rsidR="0062281F">
        <w:rPr>
          <w:rFonts w:eastAsia="Calibri"/>
          <w:kern w:val="0"/>
          <w:sz w:val="24"/>
          <w:szCs w:val="24"/>
          <w14:ligatures w14:val="none"/>
        </w:rPr>
        <w:t>’</w:t>
      </w:r>
      <w:r w:rsidRPr="006E0833">
        <w:rPr>
          <w:rFonts w:eastAsia="Calibri"/>
          <w:kern w:val="0"/>
          <w:sz w:val="24"/>
          <w:szCs w:val="24"/>
          <w14:ligatures w14:val="none"/>
        </w:rPr>
        <w:t xml:space="preserve"> method was used to calculate dissimilarity, so that a wing dimorphic species would be counted as intermediate in its flight capability. After obtaining the dissimilarity matrix, we calculated functional alpha diversity for each plot </w:t>
      </w:r>
      <w:r w:rsidRPr="006E0833">
        <w:rPr>
          <w:rFonts w:eastAsia="Calibri"/>
          <w:kern w:val="0"/>
          <w:sz w:val="24"/>
          <w:szCs w:val="24"/>
          <w14:ligatures w14:val="none"/>
        </w:rPr>
        <w:lastRenderedPageBreak/>
        <w:t xml:space="preserve">by computing the intra-plot mean dissimilarity between pairs of species in trait space. Each calculation of dissimilarity between a pair of species was weighted by the product of the species’ relative abundances at the plot, so that more abundant species had a larger influence on functional alpha diversity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{"citationID":"lYNUVLuV","properties":{"formattedCitation":"(Swenson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calculation was carried out using the function </w:t>
      </w:r>
      <w:r w:rsidR="00B5290D">
        <w:rPr>
          <w:rFonts w:eastAsia="Calibri"/>
          <w:kern w:val="0"/>
          <w:sz w:val="24"/>
          <w:szCs w:val="24"/>
          <w14:ligatures w14:val="none"/>
        </w:rPr>
        <w:t>“</w:t>
      </w:r>
      <w:r w:rsidRPr="006E0833">
        <w:rPr>
          <w:rFonts w:eastAsia="Calibri"/>
          <w:kern w:val="0"/>
          <w:sz w:val="24"/>
          <w:szCs w:val="24"/>
          <w14:ligatures w14:val="none"/>
        </w:rPr>
        <w:t>mpd</w:t>
      </w:r>
      <w:r w:rsidR="00B5290D">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{"citationID":"aVxRSR3D","properties":{"formattedCitation":"(Kembel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45371F9A" w14:textId="6430F75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investigate the average traits of ground beetles at each plot, we calculated community-weighted mean (CWM) trait values. The CWM is the average trait value of all species found at a plot, weighted by the species’ relative abundances. These were calculated for all functional traits, including water affinity and flight capability, using the function “functcomp”   in the R package </w:t>
      </w:r>
      <w:r w:rsidR="002A3FBB">
        <w:rPr>
          <w:rFonts w:eastAsia="Calibri"/>
          <w:kern w:val="0"/>
          <w:sz w:val="24"/>
          <w:szCs w:val="24"/>
          <w14:ligatures w14:val="none"/>
        </w:rPr>
        <w:t>‘</w:t>
      </w:r>
      <w:r w:rsidRPr="006E0833">
        <w:rPr>
          <w:rFonts w:eastAsia="Calibri"/>
          <w:kern w:val="0"/>
          <w:sz w:val="24"/>
          <w:szCs w:val="24"/>
          <w14:ligatures w14:val="none"/>
        </w:rPr>
        <w:t>FD</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{"citationID":"4mFEfJ7q","properties":{"formattedCitation":"(Laliberte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6EC43102" w14:textId="6E22152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compared ground beetle communities among forest management treatments and years using linear mixed-effects models with the R package </w:t>
      </w:r>
      <w:r w:rsidR="002A3FBB">
        <w:rPr>
          <w:rFonts w:eastAsia="Calibri"/>
          <w:kern w:val="0"/>
          <w:sz w:val="24"/>
          <w:szCs w:val="24"/>
          <w14:ligatures w14:val="none"/>
        </w:rPr>
        <w:t>‘</w:t>
      </w:r>
      <w:r w:rsidRPr="006E0833">
        <w:rPr>
          <w:rFonts w:eastAsia="Calibri"/>
          <w:kern w:val="0"/>
          <w:sz w:val="24"/>
          <w:szCs w:val="24"/>
          <w14:ligatures w14:val="none"/>
        </w:rPr>
        <w:t>lme4</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{"citationID":"17VM6TDN","properties":{"formattedCitation":"(Bates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(Bates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w:t>
      </w:r>
      <w:r w:rsidR="002A3FBB">
        <w:rPr>
          <w:rFonts w:eastAsia="Calibri"/>
          <w:kern w:val="0"/>
          <w:sz w:val="24"/>
          <w:szCs w:val="24"/>
          <w14:ligatures w14:val="none"/>
        </w:rPr>
        <w:t>‘</w:t>
      </w:r>
      <w:r w:rsidRPr="006E0833">
        <w:rPr>
          <w:rFonts w:eastAsia="Calibri"/>
          <w:kern w:val="0"/>
          <w:sz w:val="24"/>
          <w:szCs w:val="24"/>
          <w14:ligatures w14:val="none"/>
        </w:rPr>
        <w:t>lmerTest</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{"citationID":"siGk8TLs","properties":{"formattedCitation":"(Kuznetsova et al. 2017)","plainCitation":"(Kuznetsova et al. 2017)","noteIndex":0},"citationItems":[{"id":1237,"uris":["http://zotero.org/users/6631577/items/BPBNHPNN"],"itemData":{"id":1237,"type":"article-journal","container-title":"Journal of Statistical Software","DOI":"10.18637/jss.v082.i13","ISSN":"1548-7660","issue":"13","journalAbbreviation":"J. Stat. Soft.","language":"en","source":"DOI.org (Crossref)","title":"&lt;b&gt;lmerTest&lt;/b&gt; Package: Tests in Linear Mixed Effects Models","title-short":"&lt;b&gt;lmerTest&lt;/b&gt; Package","URL":"http://www.jstatsoft.org/v82/i13/","volume":"82","author":[{"family":"Kuznetsova","given":"Alexandra"},{"family":"Brockhoff","given":"Per B."},{"family":"Christensen","given":"Rune H. B."}],"accessed":{"date-parts":[["2025",6,20]]},"issued":{"date-parts":[["2017"]]}}}],"schema":"https://github.com/citation-style-language/schema/raw/master/csl-citation.json"}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(Kuznetsova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Our response variables were total activity-abundance, activity-abundance of open-habitat and </w:t>
      </w:r>
      <w:r w:rsidR="00B5290D">
        <w:rPr>
          <w:rFonts w:eastAsia="Calibri"/>
          <w:kern w:val="0"/>
          <w:sz w:val="24"/>
          <w:szCs w:val="24"/>
          <w14:ligatures w14:val="none"/>
        </w:rPr>
        <w:t>generalist</w:t>
      </w:r>
      <w:r w:rsidRPr="006E0833">
        <w:rPr>
          <w:rFonts w:eastAsia="Calibri"/>
          <w:kern w:val="0"/>
          <w:sz w:val="24"/>
          <w:szCs w:val="24"/>
          <w14:ligatures w14:val="none"/>
        </w:rPr>
        <w:t xml:space="preserve"> species, activity-abundance of forest-specialist species, species richness, Shannon diversity, functional alpha diversity, and community-weighted mean (CWM) traits. In addition to treatment (windthrow, salvaged, undisturbed forest) and year (2015, 2022), we included a treatment*year interaction term in the models. Transect was included as a random effect to account for spatial structure in the data (Figure </w:t>
      </w:r>
      <w:r w:rsidR="00B5290D">
        <w:rPr>
          <w:rFonts w:eastAsia="Calibri"/>
          <w:kern w:val="0"/>
          <w:sz w:val="24"/>
          <w:szCs w:val="24"/>
          <w14:ligatures w14:val="none"/>
        </w:rPr>
        <w:t>2.1</w:t>
      </w:r>
      <w:r w:rsidRPr="006E0833">
        <w:rPr>
          <w:rFonts w:eastAsia="Calibri"/>
          <w:kern w:val="0"/>
          <w:sz w:val="24"/>
          <w:szCs w:val="24"/>
          <w14:ligatures w14:val="none"/>
        </w:rPr>
        <w:t xml:space="preserve">). For some models, the variance of the residuals differed based on the fitted value (heteroscedasticity), so we transformed these response variables using the function f(x)=ln(x) before rerunning the model. In one case, the function g(x)=ln(x+1) was used due to the presence of zeros in the response variable. In some models, a singular fit was obtained, so we removed the random effect </w:t>
      </w:r>
      <w:r w:rsidRPr="006E0833">
        <w:rPr>
          <w:rFonts w:eastAsia="Calibri"/>
          <w:kern w:val="0"/>
          <w:sz w:val="24"/>
          <w:szCs w:val="24"/>
          <w14:ligatures w14:val="none"/>
        </w:rPr>
        <w:lastRenderedPageBreak/>
        <w:t>term for transect. Because species richness is a count response variable, we used a Pois</w:t>
      </w:r>
      <w:commentRangeStart w:id="33"/>
      <w:commentRangeStart w:id="34"/>
      <w:r w:rsidRPr="006E0833">
        <w:rPr>
          <w:rFonts w:eastAsia="Calibri"/>
          <w:kern w:val="0"/>
          <w:sz w:val="24"/>
          <w:szCs w:val="24"/>
          <w14:ligatures w14:val="none"/>
        </w:rPr>
        <w:t xml:space="preserve">son generalized linear model </w:t>
      </w:r>
      <w:commentRangeEnd w:id="33"/>
      <w:r w:rsidRPr="006E0833">
        <w:rPr>
          <w:rFonts w:eastAsia="Calibri"/>
          <w:sz w:val="16"/>
          <w:szCs w:val="16"/>
        </w:rPr>
        <w:commentReference w:id="33"/>
      </w:r>
      <w:commentRangeEnd w:id="34"/>
      <w:r w:rsidR="00A72628">
        <w:rPr>
          <w:rStyle w:val="CommentReference"/>
        </w:rPr>
        <w:commentReference w:id="34"/>
      </w:r>
      <w:r w:rsidRPr="006E0833">
        <w:rPr>
          <w:rFonts w:eastAsia="Calibri"/>
          <w:kern w:val="0"/>
          <w:sz w:val="24"/>
          <w:szCs w:val="24"/>
          <w14:ligatures w14:val="none"/>
        </w:rPr>
        <w:t>(GLM) with the package</w:t>
      </w:r>
      <w:commentRangeStart w:id="35"/>
      <w:commentRangeStart w:id="36"/>
      <w:r w:rsidRPr="006E0833">
        <w:rPr>
          <w:rFonts w:eastAsia="Calibri"/>
          <w:kern w:val="0"/>
          <w:sz w:val="24"/>
          <w:szCs w:val="24"/>
          <w14:ligatures w14:val="none"/>
        </w:rPr>
        <w:t xml:space="preserve"> </w:t>
      </w:r>
      <w:r w:rsidR="002A3FBB">
        <w:rPr>
          <w:rFonts w:eastAsia="Calibri"/>
          <w:kern w:val="0"/>
          <w:sz w:val="24"/>
          <w:szCs w:val="24"/>
          <w14:ligatures w14:val="none"/>
        </w:rPr>
        <w:t>‘</w:t>
      </w:r>
      <w:r w:rsidRPr="006E0833">
        <w:rPr>
          <w:rFonts w:eastAsia="Calibri"/>
          <w:kern w:val="0"/>
          <w:sz w:val="24"/>
          <w:szCs w:val="24"/>
          <w14:ligatures w14:val="none"/>
        </w:rPr>
        <w:t>stats</w:t>
      </w:r>
      <w:commentRangeEnd w:id="35"/>
      <w:r w:rsidRPr="006E0833">
        <w:rPr>
          <w:rFonts w:eastAsia="Calibri"/>
          <w:sz w:val="16"/>
          <w:szCs w:val="16"/>
        </w:rPr>
        <w:commentReference w:id="35"/>
      </w:r>
      <w:commentRangeEnd w:id="36"/>
      <w:r w:rsidR="00A72628">
        <w:rPr>
          <w:rStyle w:val="CommentReference"/>
        </w:rPr>
        <w:commentReference w:id="36"/>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{"citationID":"kJsCidGa","properties":{"formattedCitation":"(R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Models were subjected to hypothesis testing using type III sums-of-squares using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{"citationID":"lGLLQ8UO","properties":{"formattedCitation":"(R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the package </w:t>
      </w:r>
      <w:r w:rsidR="002A3FBB">
        <w:rPr>
          <w:rFonts w:eastAsia="Calibri"/>
          <w:kern w:val="0"/>
          <w:sz w:val="24"/>
          <w:szCs w:val="24"/>
          <w14:ligatures w14:val="none"/>
        </w:rPr>
        <w:t>‘</w:t>
      </w:r>
      <w:r w:rsidRPr="006E0833">
        <w:rPr>
          <w:rFonts w:eastAsia="Calibri"/>
          <w:kern w:val="0"/>
          <w:sz w:val="24"/>
          <w:szCs w:val="24"/>
          <w14:ligatures w14:val="none"/>
        </w:rPr>
        <w:t>car</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{"citationID":"3FEYP2tD","properties":{"formattedCitation":"(Fox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(Fox and Weisberg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the GLM. When the ANOVA showed a significant effect for treatment, pairwise comparisons between treatment groups were made using the package </w:t>
      </w:r>
      <w:r w:rsidR="002A3FBB">
        <w:rPr>
          <w:rFonts w:eastAsia="Calibri"/>
          <w:kern w:val="0"/>
          <w:sz w:val="24"/>
          <w:szCs w:val="24"/>
          <w14:ligatures w14:val="none"/>
        </w:rPr>
        <w:t>‘</w:t>
      </w:r>
      <w:r w:rsidRPr="006E0833">
        <w:rPr>
          <w:rFonts w:eastAsia="Calibri"/>
          <w:kern w:val="0"/>
          <w:sz w:val="24"/>
          <w:szCs w:val="24"/>
          <w14:ligatures w14:val="none"/>
        </w:rPr>
        <w:t>emmeans</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{"citationID":"xMDH2ZEP","properties":{"formattedCitation":"(Lenth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(Lenth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p>
    <w:p w14:paraId="43AD7D70"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A similar linear mixed effects model framework was used to assess changes in environmental conditions among forest management treatments over time. Response variables were canopy openness, percentage cover of ground-level vegetation, percentage cover of leaf litter, and soil moisture. Differences in soil moisture among treatments were investigated separately for 2015 and 2022 because a different meter was used for each year.</w:t>
      </w:r>
    </w:p>
    <w:p w14:paraId="55ECD1AA" w14:textId="21CD5513"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Measures of beta-diversity were used to investigate changes in taxonomic and functional composition of ground beetle communities among forest management treatments. Taxonomic beta-diversity was calculated using Bray-Curtis dissimilarities between the ground beetle species at each plot using the package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{"citationID":"M2dTWofP","properties":{"formattedCitation":"(Oksanen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(Oksanen et al.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species abundance matrix was first row-standardized to convert the data to relative abundances before the Bray-Curtis dissimilarity between pairs of plots was calculated. We visualized the dissimilarity matrix in two-dimensional space using nonmetric multidimensional scaling (NMDS). Next, we used a permutational multivariate analysis of variance (PERMANOVA) approach to determine if species composition varied by forest management treatment or by year, using 99,999 permutations. Treatment </w:t>
      </w:r>
      <w:r w:rsidRPr="006E0833">
        <w:rPr>
          <w:rFonts w:eastAsia="Calibri"/>
          <w:kern w:val="0"/>
          <w:sz w:val="24"/>
          <w:szCs w:val="24"/>
          <w14:ligatures w14:val="none"/>
        </w:rPr>
        <w:lastRenderedPageBreak/>
        <w:t xml:space="preserve">differences were investigated using the </w:t>
      </w:r>
      <w:r w:rsidR="002A3FBB">
        <w:rPr>
          <w:rFonts w:eastAsia="Calibri"/>
          <w:kern w:val="0"/>
          <w:sz w:val="24"/>
          <w:szCs w:val="24"/>
          <w14:ligatures w14:val="none"/>
        </w:rPr>
        <w:t>‘</w:t>
      </w:r>
      <w:r w:rsidRPr="006E0833">
        <w:rPr>
          <w:rFonts w:eastAsia="Calibri"/>
          <w:kern w:val="0"/>
          <w:sz w:val="24"/>
          <w:szCs w:val="24"/>
          <w14:ligatures w14:val="none"/>
        </w:rPr>
        <w:t>pairwiseAdonis</w:t>
      </w:r>
      <w:r w:rsidR="002A3FBB">
        <w:rPr>
          <w:rFonts w:eastAsia="Calibri"/>
          <w:kern w:val="0"/>
          <w:sz w:val="24"/>
          <w:szCs w:val="24"/>
          <w14:ligatures w14:val="none"/>
        </w:rPr>
        <w:t>’</w:t>
      </w:r>
      <w:r w:rsidRPr="006E0833">
        <w:rPr>
          <w:rFonts w:eastAsia="Calibri"/>
          <w:kern w:val="0"/>
          <w:sz w:val="24"/>
          <w:szCs w:val="24"/>
          <w14:ligatures w14:val="none"/>
        </w:rPr>
        <w:t xml:space="preserve"> package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{"citationID":"Y5w65s9l","properties":{"formattedCitation":"(Martinez Arbizu 2017)","plainCitation":"(Martinez Arbizu 2017)","noteIndex":0},"citationItems":[{"id":1251,"uris":["http://zotero.org/users/6631577/items/4E42557A"],"itemData":{"id":1251,"type":"software","genre":"R","title":"pairwiseAdonis: Pairwise Multilevel Comparison using Adonis","URL":"https://github.com/pmartinezarbizu/pairwiseAdonis","version":"R package version 0.4.1, commit cb190f7668a0c82c0b0853927db239e7b9ec3e83","author":[{"family":"Martinez Arbizu","given":"Pedro"}],"issued":{"date-parts":[["2017"]]}}}],"schema":"https://github.com/citation-style-language/schema/raw/master/csl-citation.json"}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(Martinez Arbizu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interactions were investigated by running separate PERMANOVAs for each year. Furthermore, we used an analysis of multivariate homogeneity of group dispersions with the </w:t>
      </w:r>
      <w:r w:rsidR="002A3FBB">
        <w:rPr>
          <w:rFonts w:eastAsia="Calibri"/>
          <w:kern w:val="0"/>
          <w:sz w:val="24"/>
          <w:szCs w:val="24"/>
          <w14:ligatures w14:val="none"/>
        </w:rPr>
        <w:t>‘</w:t>
      </w:r>
      <w:r w:rsidRPr="006E0833">
        <w:rPr>
          <w:rFonts w:eastAsia="Calibri"/>
          <w:kern w:val="0"/>
          <w:sz w:val="24"/>
          <w:szCs w:val="24"/>
          <w14:ligatures w14:val="none"/>
        </w:rPr>
        <w:t>betadisper</w:t>
      </w:r>
      <w:r w:rsidR="002A3FBB">
        <w:rPr>
          <w:rFonts w:eastAsia="Calibri"/>
          <w:kern w:val="0"/>
          <w:sz w:val="24"/>
          <w:szCs w:val="24"/>
          <w14:ligatures w14:val="none"/>
        </w:rPr>
        <w:t>’</w:t>
      </w:r>
      <w:r w:rsidRPr="006E0833">
        <w:rPr>
          <w:rFonts w:eastAsia="Calibri"/>
          <w:kern w:val="0"/>
          <w:sz w:val="24"/>
          <w:szCs w:val="24"/>
          <w14:ligatures w14:val="none"/>
        </w:rPr>
        <w:t xml:space="preserve"> function in the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 xml:space="preserve">’ </w:t>
      </w:r>
      <w:r w:rsidRPr="006E0833">
        <w:rPr>
          <w:rFonts w:eastAsia="Calibri"/>
          <w:kern w:val="0"/>
          <w:sz w:val="24"/>
          <w:szCs w:val="24"/>
          <w14:ligatures w14:val="none"/>
        </w:rPr>
        <w:t xml:space="preserve">package to test if the treatments differed in their dispersions. Mirroring taxonomic beta-diversity, we calculated distances between plots using inter-plot mean pairwise distance in trait space with the function </w:t>
      </w:r>
      <w:r w:rsidR="002A3FBB">
        <w:rPr>
          <w:rFonts w:eastAsia="Calibri"/>
          <w:kern w:val="0"/>
          <w:sz w:val="24"/>
          <w:szCs w:val="24"/>
          <w14:ligatures w14:val="none"/>
        </w:rPr>
        <w:t>‘</w:t>
      </w:r>
      <w:r w:rsidRPr="006E0833">
        <w:rPr>
          <w:rFonts w:eastAsia="Calibri"/>
          <w:kern w:val="0"/>
          <w:sz w:val="24"/>
          <w:szCs w:val="24"/>
          <w14:ligatures w14:val="none"/>
        </w:rPr>
        <w:t>comdist</w:t>
      </w:r>
      <w:r w:rsidR="002A3FBB">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{"citationID":"i5Bg3Qwc","properties":{"formattedCitation":"(Kembel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the previously calculated Gower dissimilarity matrix, the </w:t>
      </w:r>
      <w:r w:rsidR="002A3FBB">
        <w:rPr>
          <w:rFonts w:eastAsia="Calibri"/>
          <w:kern w:val="0"/>
          <w:sz w:val="24"/>
          <w:szCs w:val="24"/>
          <w14:ligatures w14:val="none"/>
        </w:rPr>
        <w:t>‘</w:t>
      </w:r>
      <w:r w:rsidRPr="006E0833">
        <w:rPr>
          <w:rFonts w:eastAsia="Calibri"/>
          <w:kern w:val="0"/>
          <w:sz w:val="24"/>
          <w:szCs w:val="24"/>
          <w14:ligatures w14:val="none"/>
        </w:rPr>
        <w:t>comdist</w:t>
      </w:r>
      <w:r w:rsidR="002A3FBB">
        <w:rPr>
          <w:rFonts w:eastAsia="Calibri"/>
          <w:kern w:val="0"/>
          <w:sz w:val="24"/>
          <w:szCs w:val="24"/>
          <w14:ligatures w14:val="none"/>
        </w:rPr>
        <w:t xml:space="preserve">’ </w:t>
      </w:r>
      <w:r w:rsidRPr="006E0833">
        <w:rPr>
          <w:rFonts w:eastAsia="Calibri"/>
          <w:kern w:val="0"/>
          <w:sz w:val="24"/>
          <w:szCs w:val="24"/>
          <w14:ligatures w14:val="none"/>
        </w:rPr>
        <w:t>function calculates the expected distance in trait space between an individual beetle drawn randomly from the first plot and an individual beetle drawn randomly from the second plot. The NMDS, PERMANOVA and beta-dispersion analyses were performed in a similar manner.</w:t>
      </w:r>
    </w:p>
    <w:p w14:paraId="79343DE5" w14:textId="77777777" w:rsidR="006E0833" w:rsidRPr="006E0833" w:rsidRDefault="006E0833" w:rsidP="006E0833">
      <w:pPr>
        <w:spacing w:line="480" w:lineRule="auto"/>
        <w:rPr>
          <w:rFonts w:eastAsia="Calibri"/>
          <w:kern w:val="0"/>
          <w:sz w:val="24"/>
          <w:szCs w:val="24"/>
          <w14:ligatures w14:val="none"/>
        </w:rPr>
      </w:pPr>
    </w:p>
    <w:p w14:paraId="643783E8"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Results</w:t>
      </w:r>
    </w:p>
    <w:p w14:paraId="40CC5617" w14:textId="3E0CC960"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Across 2015 and 2022 between the months of June and August, a total of 1537 individuals comprising 47 species of ground beetles were collected (Table 2.2). Of these 47 species, 27 were caught both in 2015 and in 2022, 10 species were caught only in 2015, and 10 species were caught only in 2022. The most abundant species were </w:t>
      </w:r>
      <w:r w:rsidRPr="006E0833">
        <w:rPr>
          <w:rFonts w:eastAsia="Calibri"/>
          <w:i/>
          <w:iCs/>
          <w:kern w:val="0"/>
          <w:sz w:val="24"/>
          <w:szCs w:val="24"/>
          <w14:ligatures w14:val="none"/>
        </w:rPr>
        <w:t>Pterostichus moestus</w:t>
      </w:r>
      <w:r w:rsidRPr="006E0833">
        <w:rPr>
          <w:rFonts w:eastAsia="Calibri"/>
          <w:kern w:val="0"/>
          <w:sz w:val="24"/>
          <w:szCs w:val="24"/>
          <w14:ligatures w14:val="none"/>
        </w:rPr>
        <w:t xml:space="preserve"> Say (15.1% of individuals collected), </w:t>
      </w:r>
      <w:r w:rsidRPr="006E0833">
        <w:rPr>
          <w:rFonts w:eastAsia="Calibri"/>
          <w:i/>
          <w:iCs/>
          <w:kern w:val="0"/>
          <w:sz w:val="24"/>
          <w:szCs w:val="24"/>
          <w14:ligatures w14:val="none"/>
        </w:rPr>
        <w:t>Chlaenius emarginatus</w:t>
      </w:r>
      <w:r w:rsidRPr="006E0833">
        <w:rPr>
          <w:rFonts w:eastAsia="Calibri"/>
          <w:kern w:val="0"/>
          <w:sz w:val="24"/>
          <w:szCs w:val="24"/>
          <w14:ligatures w14:val="none"/>
        </w:rPr>
        <w:t xml:space="preserve"> Say (10.5%), and </w:t>
      </w:r>
      <w:r w:rsidRPr="006E0833">
        <w:rPr>
          <w:rFonts w:eastAsia="Calibri"/>
          <w:i/>
          <w:iCs/>
          <w:kern w:val="0"/>
          <w:sz w:val="24"/>
          <w:szCs w:val="24"/>
          <w14:ligatures w14:val="none"/>
        </w:rPr>
        <w:t>Sphaeroderus stenostomus</w:t>
      </w:r>
      <w:commentRangeStart w:id="37"/>
      <w:commentRangeStart w:id="38"/>
      <w:r w:rsidRPr="006E0833">
        <w:rPr>
          <w:rFonts w:eastAsia="Calibri"/>
          <w:kern w:val="0"/>
          <w:sz w:val="24"/>
          <w:szCs w:val="24"/>
          <w14:ligatures w14:val="none"/>
        </w:rPr>
        <w:t xml:space="preserve"> </w:t>
      </w:r>
      <w:commentRangeEnd w:id="37"/>
      <w:r w:rsidRPr="006E0833">
        <w:rPr>
          <w:rFonts w:eastAsia="Calibri"/>
          <w:kern w:val="0"/>
          <w:sz w:val="24"/>
          <w:szCs w:val="24"/>
          <w14:ligatures w14:val="none"/>
        </w:rPr>
        <w:commentReference w:id="37"/>
      </w:r>
      <w:commentRangeEnd w:id="38"/>
      <w:r w:rsidRPr="006E0833">
        <w:rPr>
          <w:rFonts w:eastAsia="Calibri"/>
          <w:sz w:val="16"/>
          <w:szCs w:val="16"/>
        </w:rPr>
        <w:commentReference w:id="38"/>
      </w:r>
      <w:r w:rsidRPr="006E0833">
        <w:rPr>
          <w:rFonts w:eastAsia="Calibri"/>
          <w:kern w:val="0"/>
          <w:sz w:val="24"/>
          <w:szCs w:val="24"/>
          <w14:ligatures w14:val="none"/>
        </w:rPr>
        <w:t xml:space="preserve">(10.3%). Of the 47 species caught, 2 were classified as open-habitat specialists, 24 were habitat generalist, 20 were forest-specialist, and one species had unknown habitat affinity. The Chao1 estimator for the true number of ground beetle species in 2015 was 47.1 species (95% conf. int. 39.3 - 82.2 species) while in 2022 the Chao1 estimator was 79.2 species (95% conf. int. 46.2 – 230.7 species). </w:t>
      </w:r>
      <w:r w:rsidRPr="006E0833">
        <w:rPr>
          <w:rFonts w:eastAsia="Calibri"/>
          <w:kern w:val="0"/>
          <w:sz w:val="24"/>
          <w:szCs w:val="24"/>
          <w14:ligatures w14:val="none"/>
        </w:rPr>
        <w:lastRenderedPageBreak/>
        <w:t xml:space="preserve">Thus, our sampling effort captured approximately 79% of the estimated species present in 2015, and 47% of the estimated species present in 2022. Species accumulation curves for each treatment and year showed that species richness had begun to reach an asymptote with increasing number of plots (Figure </w:t>
      </w:r>
      <w:r w:rsidR="00A72628">
        <w:rPr>
          <w:rFonts w:eastAsia="Calibri"/>
          <w:kern w:val="0"/>
          <w:sz w:val="24"/>
          <w:szCs w:val="24"/>
          <w14:ligatures w14:val="none"/>
        </w:rPr>
        <w:t>B.1</w:t>
      </w:r>
      <w:r w:rsidRPr="006E0833">
        <w:rPr>
          <w:rFonts w:eastAsia="Calibri"/>
          <w:kern w:val="0"/>
          <w:sz w:val="24"/>
          <w:szCs w:val="24"/>
          <w14:ligatures w14:val="none"/>
        </w:rPr>
        <w:t>).</w:t>
      </w:r>
    </w:p>
    <w:p w14:paraId="3F89251B" w14:textId="7A67211C" w:rsidR="006E0833" w:rsidRPr="006E0833" w:rsidRDefault="006E0833" w:rsidP="00AC76F7">
      <w:pPr>
        <w:spacing w:line="480" w:lineRule="auto"/>
        <w:ind w:firstLine="720"/>
        <w:rPr>
          <w:rFonts w:eastAsia="Calibri"/>
          <w:kern w:val="0"/>
          <w:sz w:val="24"/>
          <w:szCs w:val="24"/>
          <w14:ligatures w14:val="none"/>
        </w:rPr>
      </w:pPr>
      <w:r w:rsidRPr="006E0833">
        <w:rPr>
          <w:rFonts w:eastAsia="Calibri"/>
          <w:kern w:val="0"/>
          <w:sz w:val="24"/>
          <w:szCs w:val="24"/>
          <w14:ligatures w14:val="none"/>
        </w:rPr>
        <w:t>Species richness and activity-abundance of ground beetles were affected by forest management treatment, and in some cases, year of sampling. Spec</w:t>
      </w:r>
      <w:commentRangeStart w:id="39"/>
      <w:r w:rsidRPr="006E0833">
        <w:rPr>
          <w:rFonts w:eastAsia="Calibri"/>
          <w:kern w:val="0"/>
          <w:sz w:val="24"/>
          <w:szCs w:val="24"/>
          <w14:ligatures w14:val="none"/>
        </w:rPr>
        <w:t xml:space="preserve">ies richness of ground beetles was higher in salvaged plots than forest plots, while windthrow plots were intermediate (Fig. </w:t>
      </w:r>
      <w:r w:rsidR="00803954">
        <w:rPr>
          <w:rFonts w:eastAsia="Calibri"/>
          <w:kern w:val="0"/>
          <w:sz w:val="24"/>
          <w:szCs w:val="24"/>
          <w14:ligatures w14:val="none"/>
        </w:rPr>
        <w:t>2.</w:t>
      </w:r>
      <w:r w:rsidRPr="006E0833">
        <w:rPr>
          <w:rFonts w:eastAsia="Calibri"/>
          <w:kern w:val="0"/>
          <w:sz w:val="24"/>
          <w:szCs w:val="24"/>
          <w14:ligatures w14:val="none"/>
        </w:rPr>
        <w:t xml:space="preserve">2B,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4). In 2015, activity-abundance was higher in salvaged plots relative to windthrow and forest, but this pattern</w:t>
      </w:r>
      <w:commentRangeEnd w:id="39"/>
      <w:r w:rsidRPr="006E0833">
        <w:rPr>
          <w:rFonts w:eastAsia="Calibri"/>
          <w:sz w:val="16"/>
          <w:szCs w:val="16"/>
        </w:rPr>
        <w:commentReference w:id="39"/>
      </w:r>
      <w:r w:rsidRPr="006E0833">
        <w:rPr>
          <w:rFonts w:eastAsia="Calibri"/>
          <w:kern w:val="0"/>
          <w:sz w:val="24"/>
          <w:szCs w:val="24"/>
          <w14:ligatures w14:val="none"/>
        </w:rPr>
        <w:t xml:space="preserve"> disappeared in 2022, as total activity-abundance was similar among treatments (Fig. </w:t>
      </w:r>
      <w:r w:rsidR="00803954">
        <w:rPr>
          <w:rFonts w:eastAsia="Calibri"/>
          <w:kern w:val="0"/>
          <w:sz w:val="24"/>
          <w:szCs w:val="24"/>
          <w14:ligatures w14:val="none"/>
        </w:rPr>
        <w:t>2.</w:t>
      </w:r>
      <w:r w:rsidRPr="006E0833">
        <w:rPr>
          <w:rFonts w:eastAsia="Calibri"/>
          <w:kern w:val="0"/>
          <w:sz w:val="24"/>
          <w:szCs w:val="24"/>
          <w14:ligatures w14:val="none"/>
        </w:rPr>
        <w:t xml:space="preserve">2A). Activity-abundance of open-habitat and generalist species was higher in salvaged plots than forest plots (Fig. </w:t>
      </w:r>
      <w:r w:rsidR="00803954">
        <w:rPr>
          <w:rFonts w:eastAsia="Calibri"/>
          <w:kern w:val="0"/>
          <w:sz w:val="24"/>
          <w:szCs w:val="24"/>
          <w14:ligatures w14:val="none"/>
        </w:rPr>
        <w:t>2.</w:t>
      </w:r>
      <w:r w:rsidRPr="006E0833">
        <w:rPr>
          <w:rFonts w:eastAsia="Calibri"/>
          <w:kern w:val="0"/>
          <w:sz w:val="24"/>
          <w:szCs w:val="24"/>
          <w14:ligatures w14:val="none"/>
        </w:rPr>
        <w:t xml:space="preserve">3A). Forest specialist activity-abundance </w:t>
      </w:r>
      <w:r w:rsidR="00803954">
        <w:rPr>
          <w:rFonts w:eastAsia="Calibri"/>
          <w:kern w:val="0"/>
          <w:sz w:val="24"/>
          <w:szCs w:val="24"/>
          <w14:ligatures w14:val="none"/>
        </w:rPr>
        <w:t xml:space="preserve">(Fig. 2.3B) </w:t>
      </w:r>
      <w:r w:rsidRPr="006E0833">
        <w:rPr>
          <w:rFonts w:eastAsia="Calibri"/>
          <w:kern w:val="0"/>
          <w:sz w:val="24"/>
          <w:szCs w:val="24"/>
          <w14:ligatures w14:val="none"/>
        </w:rPr>
        <w:t xml:space="preserve">and Shannon diversity were similar among treatments and years. </w:t>
      </w:r>
    </w:p>
    <w:p w14:paraId="3040303D" w14:textId="77777777" w:rsidR="006E0833" w:rsidRPr="006E0833" w:rsidRDefault="006E0833" w:rsidP="006E0833">
      <w:pPr>
        <w:spacing w:line="480" w:lineRule="auto"/>
        <w:rPr>
          <w:rFonts w:eastAsia="Calibri"/>
          <w:kern w:val="0"/>
          <w:sz w:val="24"/>
          <w:szCs w:val="24"/>
          <w14:ligatures w14:val="none"/>
        </w:rPr>
      </w:pPr>
    </w:p>
    <w:p w14:paraId="46FEFC70" w14:textId="07D6F57F" w:rsidR="006E0833" w:rsidRPr="006E0833" w:rsidRDefault="00E246AB" w:rsidP="006E0833">
      <w:pPr>
        <w:spacing w:line="480" w:lineRule="auto"/>
        <w:rPr>
          <w:rFonts w:eastAsia="Calibri"/>
          <w:b/>
          <w:bCs/>
          <w:kern w:val="0"/>
          <w:sz w:val="24"/>
          <w:szCs w:val="24"/>
          <w14:ligatures w14:val="none"/>
        </w:rPr>
      </w:pPr>
      <w:r w:rsidRPr="00E246AB">
        <w:rPr>
          <w:rFonts w:eastAsia="Calibri"/>
          <w:b/>
          <w:bCs/>
          <w:noProof/>
          <w:kern w:val="0"/>
          <w:sz w:val="24"/>
          <w:szCs w:val="24"/>
          <w14:ligatures w14:val="none"/>
        </w:rPr>
        <w:drawing>
          <wp:inline distT="0" distB="0" distL="0" distR="0" wp14:anchorId="5C94C886" wp14:editId="4BB4EE3C">
            <wp:extent cx="6371414" cy="2289727"/>
            <wp:effectExtent l="0" t="0" r="0" b="0"/>
            <wp:docPr id="853608928" name="Graphic 1" descr="There are two graphs. Both graphs have the windthrow, salvaged, and forest listed in the x axis. The left graph says &quot;number of individuals per plot&quot; on the y axis, while the right graph has &quot;number of species per plot&quot; on the y axis. There are separate points for 2015 data and 2022 data. The left graph shows that the number of individuals spiked in salvaged plots in 2015. The right graph shows that salvaged plots had more species per plot, on average, tha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8928" name="Graphic 1" descr="There are two graphs. Both graphs have the windthrow, salvaged, and forest listed in the x axis. The left graph says &quot;number of individuals per plot&quot; on the y axis, while the right graph has &quot;number of species per plot&quot; on the y axis. There are separate points for 2015 data and 2022 data. The left graph shows that the number of individuals spiked in salvaged plots in 2015. The right graph shows that salvaged plots had more species per plot, on average, than forest."/>
                    <pic:cNvPicPr/>
                  </pic:nvPicPr>
                  <pic:blipFill>
                    <a:blip r:embed="rId10">
                      <a:extLst>
                        <a:ext uri="{96DAC541-7B7A-43D3-8B79-37D633B846F1}">
                          <asvg:svgBlip xmlns:asvg="http://schemas.microsoft.com/office/drawing/2016/SVG/main" r:embed="rId11"/>
                        </a:ext>
                      </a:extLst>
                    </a:blip>
                    <a:stretch>
                      <a:fillRect/>
                    </a:stretch>
                  </pic:blipFill>
                  <pic:spPr>
                    <a:xfrm>
                      <a:off x="0" y="0"/>
                      <a:ext cx="6386563" cy="2295171"/>
                    </a:xfrm>
                    <a:prstGeom prst="rect">
                      <a:avLst/>
                    </a:prstGeom>
                  </pic:spPr>
                </pic:pic>
              </a:graphicData>
            </a:graphic>
          </wp:inline>
        </w:drawing>
      </w:r>
    </w:p>
    <w:p w14:paraId="5C228EDF" w14:textId="159E0226" w:rsidR="006E0833" w:rsidRDefault="006E0833" w:rsidP="001C4C0B">
      <w:pPr>
        <w:spacing w:after="200"/>
        <w:rPr>
          <w:rFonts w:eastAsia="Calibri"/>
          <w:iCs/>
          <w:kern w:val="0"/>
          <w:sz w:val="24"/>
          <w:szCs w:val="18"/>
          <w14:ligatures w14:val="none"/>
        </w:rPr>
      </w:pPr>
      <w:bookmarkStart w:id="40" w:name="_Toc213432488"/>
      <w:commentRangeStart w:id="41"/>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commentRangeEnd w:id="41"/>
      <w:r w:rsidRPr="006E0833">
        <w:rPr>
          <w:rFonts w:eastAsia="Calibri"/>
          <w:sz w:val="16"/>
          <w:szCs w:val="16"/>
        </w:rPr>
        <w:commentReference w:id="41"/>
      </w:r>
      <w:r w:rsidRPr="006E0833">
        <w:rPr>
          <w:rFonts w:eastAsia="Calibri"/>
          <w:iCs/>
          <w:kern w:val="0"/>
          <w:sz w:val="24"/>
          <w:szCs w:val="18"/>
          <w14:ligatures w14:val="none"/>
        </w:rPr>
        <w:t xml:space="preserve"> Total activity-abundance (A) and species richness (B) of ground beetles collected in windthrow, salvaged, and undisturbed forest in 2015 and 2022 at Powdermill Nature Reserve, Rector, Westmoreland County, Pennsylvania, USA. Bar height is the group mean, and whiskers indicate the standard error of the mean</w:t>
      </w:r>
      <w:commentRangeStart w:id="42"/>
      <w:r w:rsidRPr="006E0833">
        <w:rPr>
          <w:rFonts w:eastAsia="Calibri"/>
          <w:iCs/>
          <w:kern w:val="0"/>
          <w:sz w:val="24"/>
          <w:szCs w:val="18"/>
          <w14:ligatures w14:val="none"/>
        </w:rPr>
        <w:t>.</w:t>
      </w:r>
      <w:bookmarkEnd w:id="40"/>
      <w:r w:rsidRPr="006E0833">
        <w:rPr>
          <w:rFonts w:eastAsia="Calibri"/>
          <w:iCs/>
          <w:kern w:val="0"/>
          <w:sz w:val="24"/>
          <w:szCs w:val="18"/>
          <w14:ligatures w14:val="none"/>
        </w:rPr>
        <w:t xml:space="preserve"> </w:t>
      </w:r>
      <w:commentRangeEnd w:id="42"/>
      <w:r w:rsidR="007303E4">
        <w:rPr>
          <w:rStyle w:val="CommentReference"/>
        </w:rPr>
        <w:commentReference w:id="42"/>
      </w:r>
      <w:r w:rsidR="001375CF">
        <w:rPr>
          <w:rFonts w:eastAsia="Calibri"/>
          <w:iCs/>
          <w:kern w:val="0"/>
          <w:sz w:val="24"/>
          <w:szCs w:val="18"/>
          <w14:ligatures w14:val="none"/>
        </w:rPr>
        <w:t xml:space="preserve">In (A), </w:t>
      </w:r>
      <w:r w:rsidR="001206DA">
        <w:rPr>
          <w:rFonts w:eastAsia="Calibri"/>
          <w:iCs/>
          <w:kern w:val="0"/>
          <w:sz w:val="24"/>
          <w:szCs w:val="18"/>
          <w14:ligatures w14:val="none"/>
        </w:rPr>
        <w:t xml:space="preserve">there were </w:t>
      </w:r>
      <w:r w:rsidR="001206DA">
        <w:rPr>
          <w:rFonts w:eastAsia="Calibri"/>
          <w:iCs/>
          <w:kern w:val="0"/>
          <w:sz w:val="24"/>
          <w:szCs w:val="18"/>
          <w14:ligatures w14:val="none"/>
        </w:rPr>
        <w:lastRenderedPageBreak/>
        <w:t>significant effects found for treatment and for treatment*year interaction. In (B), the effect of treatment was significant (Table 2.3).</w:t>
      </w:r>
    </w:p>
    <w:p w14:paraId="4D3EFCF2" w14:textId="77777777" w:rsidR="001206DA" w:rsidRPr="001C4C0B" w:rsidRDefault="001206DA" w:rsidP="001C4C0B">
      <w:pPr>
        <w:spacing w:after="200"/>
        <w:rPr>
          <w:rFonts w:eastAsia="Calibri"/>
          <w:iCs/>
          <w:kern w:val="0"/>
          <w:sz w:val="24"/>
          <w:szCs w:val="18"/>
          <w14:ligatures w14:val="none"/>
        </w:rPr>
      </w:pPr>
    </w:p>
    <w:p w14:paraId="34CFDE26" w14:textId="0B26A002" w:rsidR="006E0833" w:rsidRPr="006E0833" w:rsidRDefault="001C4C0B" w:rsidP="006E0833">
      <w:pPr>
        <w:spacing w:line="480" w:lineRule="auto"/>
        <w:rPr>
          <w:rFonts w:eastAsia="Calibri"/>
          <w:kern w:val="0"/>
          <w:sz w:val="24"/>
          <w:szCs w:val="24"/>
          <w14:ligatures w14:val="none"/>
        </w:rPr>
      </w:pPr>
      <w:r w:rsidRPr="001C4C0B">
        <w:rPr>
          <w:rFonts w:eastAsia="Calibri"/>
          <w:noProof/>
          <w:kern w:val="0"/>
          <w:sz w:val="24"/>
          <w:szCs w:val="24"/>
          <w14:ligatures w14:val="none"/>
        </w:rPr>
        <w:drawing>
          <wp:inline distT="0" distB="0" distL="0" distR="0" wp14:anchorId="63D51663" wp14:editId="4A9156CC">
            <wp:extent cx="6507747" cy="2259634"/>
            <wp:effectExtent l="0" t="0" r="7620" b="7620"/>
            <wp:doc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pic:cNvPicPr/>
                  </pic:nvPicPr>
                  <pic:blipFill>
                    <a:blip r:embed="rId12">
                      <a:extLst>
                        <a:ext uri="{96DAC541-7B7A-43D3-8B79-37D633B846F1}">
                          <asvg:svgBlip xmlns:asvg="http://schemas.microsoft.com/office/drawing/2016/SVG/main" r:embed="rId13"/>
                        </a:ext>
                      </a:extLst>
                    </a:blip>
                    <a:stretch>
                      <a:fillRect/>
                    </a:stretch>
                  </pic:blipFill>
                  <pic:spPr>
                    <a:xfrm>
                      <a:off x="0" y="0"/>
                      <a:ext cx="6531893" cy="2268018"/>
                    </a:xfrm>
                    <a:prstGeom prst="rect">
                      <a:avLst/>
                    </a:prstGeom>
                  </pic:spPr>
                </pic:pic>
              </a:graphicData>
            </a:graphic>
          </wp:inline>
        </w:drawing>
      </w:r>
    </w:p>
    <w:p w14:paraId="258A292E" w14:textId="7070F610" w:rsidR="006E0833" w:rsidRPr="006E0833" w:rsidRDefault="006E0833" w:rsidP="00AC76F7">
      <w:pPr>
        <w:spacing w:after="200"/>
        <w:rPr>
          <w:rFonts w:eastAsia="Calibri"/>
          <w:iCs/>
          <w:kern w:val="0"/>
          <w:sz w:val="24"/>
          <w:szCs w:val="18"/>
          <w14:ligatures w14:val="none"/>
        </w:rPr>
      </w:pPr>
      <w:bookmarkStart w:id="43" w:name="_Toc213432489"/>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iCs/>
          <w:kern w:val="0"/>
          <w:sz w:val="24"/>
          <w:szCs w:val="18"/>
          <w14:ligatures w14:val="none"/>
        </w:rPr>
        <w:t>. Activ</w:t>
      </w:r>
      <w:commentRangeStart w:id="44"/>
      <w:r w:rsidRPr="006E0833">
        <w:rPr>
          <w:rFonts w:eastAsia="Calibri"/>
          <w:iCs/>
          <w:kern w:val="0"/>
          <w:sz w:val="24"/>
          <w:szCs w:val="18"/>
          <w14:ligatures w14:val="none"/>
        </w:rPr>
        <w:t>ity-ab</w:t>
      </w:r>
      <w:commentRangeEnd w:id="44"/>
      <w:r w:rsidRPr="006E0833">
        <w:rPr>
          <w:rFonts w:eastAsia="Calibri"/>
          <w:sz w:val="16"/>
          <w:szCs w:val="16"/>
        </w:rPr>
        <w:commentReference w:id="44"/>
      </w:r>
      <w:r w:rsidRPr="006E0833">
        <w:rPr>
          <w:rFonts w:eastAsia="Calibri"/>
          <w:iCs/>
          <w:kern w:val="0"/>
          <w:sz w:val="24"/>
          <w:szCs w:val="18"/>
          <w14:ligatures w14:val="none"/>
        </w:rPr>
        <w:t xml:space="preserve">undance of open-habitat </w:t>
      </w:r>
      <w:commentRangeStart w:id="45"/>
      <w:commentRangeStart w:id="46"/>
      <w:commentRangeEnd w:id="45"/>
      <w:r w:rsidRPr="006E0833">
        <w:rPr>
          <w:rFonts w:eastAsia="Calibri"/>
          <w:iCs/>
          <w:kern w:val="0"/>
          <w:sz w:val="24"/>
          <w:szCs w:val="18"/>
          <w14:ligatures w14:val="none"/>
        </w:rPr>
        <w:commentReference w:id="45"/>
      </w:r>
      <w:commentRangeEnd w:id="46"/>
      <w:r w:rsidRPr="006E0833">
        <w:rPr>
          <w:rFonts w:eastAsia="Calibri"/>
          <w:iCs/>
          <w:kern w:val="0"/>
          <w:sz w:val="24"/>
          <w:szCs w:val="18"/>
          <w14:ligatures w14:val="none"/>
        </w:rPr>
        <w:commentReference w:id="46"/>
      </w:r>
      <w:r w:rsidR="00803954">
        <w:rPr>
          <w:rFonts w:eastAsia="Calibri"/>
          <w:iCs/>
          <w:kern w:val="0"/>
          <w:sz w:val="24"/>
          <w:szCs w:val="18"/>
          <w14:ligatures w14:val="none"/>
        </w:rPr>
        <w:t>and</w:t>
      </w:r>
      <w:r w:rsidRPr="006E0833">
        <w:rPr>
          <w:rFonts w:eastAsia="Calibri"/>
          <w:iCs/>
          <w:kern w:val="0"/>
          <w:sz w:val="24"/>
          <w:szCs w:val="18"/>
          <w14:ligatures w14:val="none"/>
        </w:rPr>
        <w:t xml:space="preserve"> habitat-generalist ground beetle species (A) and forest-specialist species (B) collected in windthrow, salvaged, and undisturbed forest in 2015 and 2022 at Powdermill Nature Reserve, Rector, Westmoreland County, Pennsylvania, USA. The habitat affinity information was collected from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{"citationID":"02hNU2JW","properties":{"formattedCitation":"(Larochelle and Larivi\\uc0\\u232{}re 2003)","plainCitation":"(Larochelle and Larivière 2003)","dontUpdate":true,"noteIndex":0},"citationItems":[{"id":312,"uris":["http://zotero.org/groups/5154252/items/CJ2B2WK7"],"itemData":{"id":312,"type":"book","collection-number":"27","collection-title":"Pensoft-series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Bar height is the group mean, and whiskers indicate the standard error of the mean.</w:t>
      </w:r>
      <w:bookmarkEnd w:id="43"/>
      <w:r w:rsidRPr="006E0833">
        <w:rPr>
          <w:rFonts w:eastAsia="Calibri"/>
          <w:iCs/>
          <w:kern w:val="0"/>
          <w:sz w:val="24"/>
          <w:szCs w:val="18"/>
          <w14:ligatures w14:val="none"/>
        </w:rPr>
        <w:t xml:space="preserve"> </w:t>
      </w:r>
      <w:r w:rsidR="00526940">
        <w:rPr>
          <w:rFonts w:eastAsia="Calibri"/>
          <w:iCs/>
          <w:kern w:val="0"/>
          <w:sz w:val="24"/>
          <w:szCs w:val="18"/>
          <w14:ligatures w14:val="none"/>
        </w:rPr>
        <w:t xml:space="preserve">For </w:t>
      </w:r>
      <w:r w:rsidR="007868E2">
        <w:rPr>
          <w:rFonts w:eastAsia="Calibri"/>
          <w:iCs/>
          <w:kern w:val="0"/>
          <w:sz w:val="24"/>
          <w:szCs w:val="18"/>
          <w14:ligatures w14:val="none"/>
        </w:rPr>
        <w:t xml:space="preserve">(A), there was a significant effect of treatment, while for (B), </w:t>
      </w:r>
      <w:r w:rsidR="00817274">
        <w:rPr>
          <w:rFonts w:eastAsia="Calibri"/>
          <w:iCs/>
          <w:kern w:val="0"/>
          <w:sz w:val="24"/>
          <w:szCs w:val="18"/>
          <w14:ligatures w14:val="none"/>
        </w:rPr>
        <w:t>there were no significant effects detected</w:t>
      </w:r>
      <w:r w:rsidR="00BA46C5">
        <w:rPr>
          <w:rFonts w:eastAsia="Calibri"/>
          <w:iCs/>
          <w:kern w:val="0"/>
          <w:sz w:val="24"/>
          <w:szCs w:val="18"/>
          <w14:ligatures w14:val="none"/>
        </w:rPr>
        <w:t xml:space="preserve"> (Table 2.3)</w:t>
      </w:r>
      <w:r w:rsidR="00817274">
        <w:rPr>
          <w:rFonts w:eastAsia="Calibri"/>
          <w:iCs/>
          <w:kern w:val="0"/>
          <w:sz w:val="24"/>
          <w:szCs w:val="18"/>
          <w14:ligatures w14:val="none"/>
        </w:rPr>
        <w:t>.</w:t>
      </w:r>
    </w:p>
    <w:p w14:paraId="405A873A" w14:textId="77777777" w:rsidR="006E0833" w:rsidRPr="006E0833" w:rsidRDefault="006E0833" w:rsidP="006E0833">
      <w:pPr>
        <w:spacing w:line="480" w:lineRule="auto"/>
        <w:rPr>
          <w:rFonts w:eastAsia="Calibri"/>
          <w:kern w:val="0"/>
          <w:sz w:val="24"/>
          <w:szCs w:val="24"/>
          <w14:ligatures w14:val="none"/>
        </w:rPr>
      </w:pPr>
    </w:p>
    <w:p w14:paraId="6C029AC7" w14:textId="77777777" w:rsidR="006E0833" w:rsidRPr="006E0833" w:rsidRDefault="006E0833" w:rsidP="006E0833">
      <w:pPr>
        <w:spacing w:line="480" w:lineRule="auto"/>
        <w:rPr>
          <w:rFonts w:eastAsia="Calibri"/>
          <w:kern w:val="0"/>
          <w:sz w:val="24"/>
          <w:szCs w:val="24"/>
          <w14:ligatures w14:val="none"/>
        </w:rPr>
      </w:pPr>
    </w:p>
    <w:p w14:paraId="3AF8B4E9" w14:textId="77777777" w:rsidR="006E0833" w:rsidRPr="006E0833" w:rsidRDefault="006E0833" w:rsidP="006E0833">
      <w:pPr>
        <w:spacing w:line="480" w:lineRule="auto"/>
        <w:rPr>
          <w:rFonts w:eastAsia="Calibri"/>
          <w:kern w:val="0"/>
          <w:sz w:val="24"/>
          <w:szCs w:val="24"/>
          <w14:ligatures w14:val="none"/>
        </w:rPr>
      </w:pPr>
    </w:p>
    <w:p w14:paraId="724128C8" w14:textId="77777777" w:rsidR="006E0833" w:rsidRPr="006E0833" w:rsidRDefault="006E0833" w:rsidP="006E0833">
      <w:pPr>
        <w:spacing w:line="480" w:lineRule="auto"/>
        <w:rPr>
          <w:rFonts w:eastAsia="Calibri"/>
          <w:kern w:val="0"/>
          <w:sz w:val="24"/>
          <w:szCs w:val="24"/>
          <w14:ligatures w14:val="none"/>
        </w:rPr>
      </w:pPr>
    </w:p>
    <w:p w14:paraId="48C66E34" w14:textId="77777777" w:rsidR="006E0833" w:rsidRDefault="006E0833" w:rsidP="006E0833">
      <w:pPr>
        <w:spacing w:line="480" w:lineRule="auto"/>
        <w:rPr>
          <w:rFonts w:eastAsia="Calibri"/>
          <w:kern w:val="0"/>
          <w:sz w:val="24"/>
          <w:szCs w:val="24"/>
          <w14:ligatures w14:val="none"/>
        </w:rPr>
      </w:pPr>
    </w:p>
    <w:p w14:paraId="7DB26FA1" w14:textId="77777777" w:rsidR="00803954" w:rsidRDefault="00803954" w:rsidP="006E0833">
      <w:pPr>
        <w:spacing w:line="480" w:lineRule="auto"/>
        <w:rPr>
          <w:rFonts w:eastAsia="Calibri"/>
          <w:kern w:val="0"/>
          <w:sz w:val="24"/>
          <w:szCs w:val="24"/>
          <w14:ligatures w14:val="none"/>
        </w:rPr>
      </w:pPr>
    </w:p>
    <w:p w14:paraId="381CC2E0" w14:textId="77777777" w:rsidR="00803954" w:rsidRDefault="00803954" w:rsidP="006E0833">
      <w:pPr>
        <w:spacing w:line="480" w:lineRule="auto"/>
        <w:rPr>
          <w:rFonts w:eastAsia="Calibri"/>
          <w:kern w:val="0"/>
          <w:sz w:val="24"/>
          <w:szCs w:val="24"/>
          <w14:ligatures w14:val="none"/>
        </w:rPr>
      </w:pPr>
    </w:p>
    <w:p w14:paraId="639183F5" w14:textId="77777777" w:rsidR="00803954" w:rsidRDefault="00803954" w:rsidP="006E0833">
      <w:pPr>
        <w:spacing w:line="480" w:lineRule="auto"/>
        <w:rPr>
          <w:rFonts w:eastAsia="Calibri"/>
          <w:kern w:val="0"/>
          <w:sz w:val="24"/>
          <w:szCs w:val="24"/>
          <w14:ligatures w14:val="none"/>
        </w:rPr>
      </w:pPr>
    </w:p>
    <w:p w14:paraId="31542652" w14:textId="77777777" w:rsidR="00803954" w:rsidRDefault="00803954" w:rsidP="006E0833">
      <w:pPr>
        <w:spacing w:line="480" w:lineRule="auto"/>
        <w:rPr>
          <w:rFonts w:eastAsia="Calibri"/>
          <w:kern w:val="0"/>
          <w:sz w:val="24"/>
          <w:szCs w:val="24"/>
          <w14:ligatures w14:val="none"/>
        </w:rPr>
      </w:pPr>
    </w:p>
    <w:p w14:paraId="61D53376" w14:textId="77777777" w:rsidR="00803954" w:rsidRDefault="00803954" w:rsidP="006E0833">
      <w:pPr>
        <w:spacing w:line="480" w:lineRule="auto"/>
        <w:rPr>
          <w:rFonts w:eastAsia="Calibri"/>
          <w:kern w:val="0"/>
          <w:sz w:val="24"/>
          <w:szCs w:val="24"/>
          <w14:ligatures w14:val="none"/>
        </w:rPr>
      </w:pPr>
    </w:p>
    <w:p w14:paraId="46638BE9" w14:textId="77777777" w:rsidR="00803954" w:rsidRDefault="00803954" w:rsidP="006E0833">
      <w:pPr>
        <w:spacing w:line="480" w:lineRule="auto"/>
        <w:rPr>
          <w:rFonts w:eastAsia="Calibri"/>
          <w:kern w:val="0"/>
          <w:sz w:val="24"/>
          <w:szCs w:val="24"/>
          <w14:ligatures w14:val="none"/>
        </w:rPr>
      </w:pPr>
    </w:p>
    <w:p w14:paraId="03607158" w14:textId="5AF46EB4" w:rsidR="006E0833" w:rsidRPr="006E0833" w:rsidRDefault="006E0833" w:rsidP="009A6E14">
      <w:pPr>
        <w:spacing w:after="200"/>
        <w:rPr>
          <w:rFonts w:eastAsia="Calibri"/>
          <w:kern w:val="0"/>
          <w:sz w:val="24"/>
          <w:szCs w:val="24"/>
          <w14:ligatures w14:val="none"/>
        </w:rPr>
      </w:pPr>
      <w:bookmarkStart w:id="47" w:name="_Toc213432437"/>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 xml:space="preserve">. </w:t>
      </w:r>
      <w:r w:rsidRPr="006E0833">
        <w:rPr>
          <w:rFonts w:eastAsia="Calibri"/>
          <w:iCs/>
          <w:kern w:val="0"/>
          <w:sz w:val="24"/>
          <w:szCs w:val="18"/>
          <w14:ligatures w14:val="none"/>
        </w:rPr>
        <w:t>T</w:t>
      </w:r>
      <w:commentRangeStart w:id="48"/>
      <w:r w:rsidRPr="006E0833">
        <w:rPr>
          <w:rFonts w:eastAsia="Calibri"/>
          <w:iCs/>
          <w:kern w:val="0"/>
          <w:sz w:val="24"/>
          <w:szCs w:val="18"/>
          <w14:ligatures w14:val="none"/>
        </w:rPr>
        <w:t>otal trap</w:t>
      </w:r>
      <w:commentRangeEnd w:id="48"/>
      <w:r w:rsidRPr="006E0833">
        <w:rPr>
          <w:rFonts w:eastAsia="Calibri"/>
          <w:sz w:val="16"/>
          <w:szCs w:val="16"/>
        </w:rPr>
        <w:commentReference w:id="48"/>
      </w:r>
      <w:r w:rsidRPr="006E0833">
        <w:rPr>
          <w:rFonts w:eastAsia="Calibri"/>
          <w:iCs/>
          <w:kern w:val="0"/>
          <w:sz w:val="24"/>
          <w:szCs w:val="18"/>
          <w14:ligatures w14:val="none"/>
        </w:rPr>
        <w:t xml:space="preserve"> catch of ground beetle species (Coleoptera: Carabidae) collected via pitfall traps at Powdermill Nature Reserve, Rector, Westmoreland County, Pennsylvania, USA. Sampling occurred from 27 May to 17 August, 2015, and from 1 June to 23 August, 2022.</w:t>
      </w:r>
      <w:bookmarkEnd w:id="47"/>
      <w:r w:rsidRPr="006E0833">
        <w:rPr>
          <w:rFonts w:eastAsia="Calibri"/>
          <w:iCs/>
          <w:kern w:val="0"/>
          <w:sz w:val="24"/>
          <w:szCs w:val="18"/>
          <w14:ligatures w14:val="none"/>
        </w:rPr>
        <w:t xml:space="preserve"> </w:t>
      </w:r>
      <w:r w:rsidR="00582013">
        <w:rPr>
          <w:rFonts w:eastAsia="Calibri"/>
          <w:iCs/>
          <w:kern w:val="0"/>
          <w:sz w:val="24"/>
          <w:szCs w:val="18"/>
          <w14:ligatures w14:val="none"/>
        </w:rPr>
        <w:t xml:space="preserve">The columns of the table are tribe, species (including </w:t>
      </w:r>
      <w:r w:rsidR="00651837">
        <w:rPr>
          <w:rFonts w:eastAsia="Calibri"/>
          <w:iCs/>
          <w:kern w:val="0"/>
          <w:sz w:val="24"/>
          <w:szCs w:val="18"/>
          <w14:ligatures w14:val="none"/>
        </w:rPr>
        <w:t>authority), code (</w:t>
      </w:r>
      <w:r w:rsidR="00C176DA">
        <w:rPr>
          <w:rFonts w:eastAsia="Calibri"/>
          <w:iCs/>
          <w:kern w:val="0"/>
          <w:sz w:val="24"/>
          <w:szCs w:val="18"/>
          <w14:ligatures w14:val="none"/>
        </w:rPr>
        <w:t xml:space="preserve">referring to species codes in Figure </w:t>
      </w:r>
      <w:r w:rsidR="00FA2022">
        <w:rPr>
          <w:rFonts w:eastAsia="Calibri"/>
          <w:iCs/>
          <w:kern w:val="0"/>
          <w:sz w:val="24"/>
          <w:szCs w:val="18"/>
          <w14:ligatures w14:val="none"/>
        </w:rPr>
        <w:t>B.2 and B.3), 2015 (counts), 2022 (counts), and total (counts).</w:t>
      </w:r>
    </w:p>
    <w:tbl>
      <w:tblPr>
        <w:tblW w:w="9072" w:type="dxa"/>
        <w:tblLook w:val="04A0" w:firstRow="1" w:lastRow="0" w:firstColumn="1" w:lastColumn="0" w:noHBand="0" w:noVBand="1"/>
      </w:tblPr>
      <w:tblGrid>
        <w:gridCol w:w="1605"/>
        <w:gridCol w:w="4065"/>
        <w:gridCol w:w="1048"/>
        <w:gridCol w:w="708"/>
        <w:gridCol w:w="851"/>
        <w:gridCol w:w="795"/>
      </w:tblGrid>
      <w:tr w:rsidR="006E0833" w:rsidRPr="006E0833" w14:paraId="25E45957" w14:textId="77777777" w:rsidTr="00A3077D">
        <w:trPr>
          <w:trHeight w:val="290"/>
        </w:trPr>
        <w:tc>
          <w:tcPr>
            <w:tcW w:w="1605" w:type="dxa"/>
            <w:tcBorders>
              <w:top w:val="single" w:sz="4" w:space="0" w:color="auto"/>
              <w:left w:val="nil"/>
              <w:bottom w:val="single" w:sz="4" w:space="0" w:color="auto"/>
              <w:right w:val="nil"/>
            </w:tcBorders>
            <w:noWrap/>
            <w:vAlign w:val="bottom"/>
            <w:hideMark/>
          </w:tcPr>
          <w:p w14:paraId="25E8EB93" w14:textId="77777777" w:rsidR="006E0833" w:rsidRPr="006E0833" w:rsidRDefault="006E0833" w:rsidP="006E0833">
            <w:pPr>
              <w:rPr>
                <w:rFonts w:eastAsia="Calibri"/>
                <w:kern w:val="0"/>
                <w14:ligatures w14:val="none"/>
              </w:rPr>
            </w:pPr>
            <w:r w:rsidRPr="006E0833">
              <w:rPr>
                <w:rFonts w:eastAsia="Calibri"/>
                <w:kern w:val="0"/>
                <w14:ligatures w14:val="none"/>
              </w:rPr>
              <w:t>Tribe</w:t>
            </w:r>
          </w:p>
        </w:tc>
        <w:tc>
          <w:tcPr>
            <w:tcW w:w="4065" w:type="dxa"/>
            <w:tcBorders>
              <w:top w:val="single" w:sz="4" w:space="0" w:color="auto"/>
              <w:left w:val="nil"/>
              <w:bottom w:val="single" w:sz="4" w:space="0" w:color="auto"/>
              <w:right w:val="nil"/>
            </w:tcBorders>
            <w:noWrap/>
            <w:vAlign w:val="center"/>
            <w:hideMark/>
          </w:tcPr>
          <w:p w14:paraId="73A23F7D" w14:textId="77777777" w:rsidR="006E0833" w:rsidRPr="006E0833" w:rsidRDefault="006E0833" w:rsidP="006E0833">
            <w:pPr>
              <w:rPr>
                <w:rFonts w:eastAsia="Calibri"/>
                <w:kern w:val="0"/>
                <w14:ligatures w14:val="none"/>
              </w:rPr>
            </w:pPr>
            <w:r w:rsidRPr="006E0833">
              <w:rPr>
                <w:rFonts w:eastAsia="Calibri"/>
                <w:kern w:val="0"/>
                <w14:ligatures w14:val="none"/>
              </w:rPr>
              <w:t>Species</w:t>
            </w:r>
          </w:p>
        </w:tc>
        <w:tc>
          <w:tcPr>
            <w:tcW w:w="1048" w:type="dxa"/>
            <w:tcBorders>
              <w:top w:val="single" w:sz="4" w:space="0" w:color="auto"/>
              <w:left w:val="nil"/>
              <w:bottom w:val="single" w:sz="4" w:space="0" w:color="auto"/>
              <w:right w:val="nil"/>
            </w:tcBorders>
          </w:tcPr>
          <w:p w14:paraId="326A9D7D" w14:textId="77777777" w:rsidR="006E0833" w:rsidRPr="006E0833" w:rsidRDefault="006E0833" w:rsidP="006E0833">
            <w:pPr>
              <w:rPr>
                <w:rFonts w:eastAsia="Calibri"/>
                <w:kern w:val="0"/>
                <w14:ligatures w14:val="none"/>
              </w:rPr>
            </w:pPr>
            <w:r w:rsidRPr="006E0833">
              <w:rPr>
                <w:rFonts w:eastAsia="Calibri"/>
                <w:kern w:val="0"/>
                <w14:ligatures w14:val="none"/>
              </w:rPr>
              <w:t>Code</w:t>
            </w:r>
          </w:p>
        </w:tc>
        <w:tc>
          <w:tcPr>
            <w:tcW w:w="708" w:type="dxa"/>
            <w:tcBorders>
              <w:top w:val="single" w:sz="4" w:space="0" w:color="auto"/>
              <w:left w:val="nil"/>
              <w:bottom w:val="single" w:sz="4" w:space="0" w:color="auto"/>
              <w:right w:val="nil"/>
            </w:tcBorders>
            <w:noWrap/>
            <w:vAlign w:val="center"/>
            <w:hideMark/>
          </w:tcPr>
          <w:p w14:paraId="3F28A0A6" w14:textId="77777777" w:rsidR="006E0833" w:rsidRPr="006E0833" w:rsidRDefault="006E0833" w:rsidP="006E0833">
            <w:pPr>
              <w:rPr>
                <w:rFonts w:eastAsia="Calibri"/>
                <w:kern w:val="0"/>
                <w14:ligatures w14:val="none"/>
              </w:rPr>
            </w:pPr>
            <w:r w:rsidRPr="006E0833">
              <w:rPr>
                <w:rFonts w:eastAsia="Calibri"/>
                <w:kern w:val="0"/>
                <w14:ligatures w14:val="none"/>
              </w:rPr>
              <w:t>2015</w:t>
            </w:r>
          </w:p>
        </w:tc>
        <w:tc>
          <w:tcPr>
            <w:tcW w:w="851" w:type="dxa"/>
            <w:tcBorders>
              <w:top w:val="single" w:sz="4" w:space="0" w:color="auto"/>
              <w:left w:val="nil"/>
              <w:bottom w:val="single" w:sz="4" w:space="0" w:color="auto"/>
              <w:right w:val="nil"/>
            </w:tcBorders>
            <w:noWrap/>
            <w:vAlign w:val="center"/>
            <w:hideMark/>
          </w:tcPr>
          <w:p w14:paraId="14A7CAC9" w14:textId="77777777" w:rsidR="006E0833" w:rsidRPr="006E0833" w:rsidRDefault="006E0833" w:rsidP="006E0833">
            <w:pPr>
              <w:rPr>
                <w:rFonts w:eastAsia="Calibri"/>
                <w:kern w:val="0"/>
                <w14:ligatures w14:val="none"/>
              </w:rPr>
            </w:pPr>
            <w:r w:rsidRPr="006E0833">
              <w:rPr>
                <w:rFonts w:eastAsia="Calibri"/>
                <w:kern w:val="0"/>
                <w14:ligatures w14:val="none"/>
              </w:rPr>
              <w:t>2022</w:t>
            </w:r>
          </w:p>
        </w:tc>
        <w:tc>
          <w:tcPr>
            <w:tcW w:w="795" w:type="dxa"/>
            <w:tcBorders>
              <w:top w:val="single" w:sz="4" w:space="0" w:color="auto"/>
              <w:left w:val="nil"/>
              <w:bottom w:val="single" w:sz="4" w:space="0" w:color="auto"/>
              <w:right w:val="nil"/>
            </w:tcBorders>
            <w:vAlign w:val="center"/>
            <w:hideMark/>
          </w:tcPr>
          <w:p w14:paraId="041B49A1"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r>
      <w:tr w:rsidR="006E0833" w:rsidRPr="006E0833" w14:paraId="6EEE1348" w14:textId="77777777" w:rsidTr="00A3077D">
        <w:trPr>
          <w:trHeight w:val="290"/>
        </w:trPr>
        <w:tc>
          <w:tcPr>
            <w:tcW w:w="1605" w:type="dxa"/>
            <w:tcBorders>
              <w:top w:val="single" w:sz="4" w:space="0" w:color="auto"/>
              <w:left w:val="nil"/>
              <w:bottom w:val="nil"/>
              <w:right w:val="nil"/>
            </w:tcBorders>
            <w:noWrap/>
            <w:vAlign w:val="bottom"/>
            <w:hideMark/>
          </w:tcPr>
          <w:p w14:paraId="44442CC1" w14:textId="77777777" w:rsidR="006E0833" w:rsidRPr="006E0833" w:rsidRDefault="006E0833" w:rsidP="006E0833">
            <w:pPr>
              <w:rPr>
                <w:rFonts w:eastAsia="Calibri"/>
                <w:kern w:val="0"/>
                <w14:ligatures w14:val="none"/>
              </w:rPr>
            </w:pPr>
            <w:r w:rsidRPr="006E0833">
              <w:rPr>
                <w:rFonts w:eastAsia="Calibri"/>
                <w:kern w:val="0"/>
                <w14:ligatures w14:val="none"/>
              </w:rPr>
              <w:t>Notiophilini</w:t>
            </w:r>
          </w:p>
        </w:tc>
        <w:tc>
          <w:tcPr>
            <w:tcW w:w="4065" w:type="dxa"/>
            <w:tcBorders>
              <w:top w:val="single" w:sz="4" w:space="0" w:color="auto"/>
              <w:left w:val="nil"/>
              <w:bottom w:val="nil"/>
              <w:right w:val="nil"/>
            </w:tcBorders>
            <w:noWrap/>
            <w:vAlign w:val="center"/>
            <w:hideMark/>
          </w:tcPr>
          <w:p w14:paraId="0675D344" w14:textId="77777777" w:rsidR="006E0833" w:rsidRPr="006E0833" w:rsidRDefault="006E0833" w:rsidP="006E0833">
            <w:pPr>
              <w:rPr>
                <w:rFonts w:eastAsia="Calibri"/>
                <w:kern w:val="0"/>
                <w14:ligatures w14:val="none"/>
              </w:rPr>
            </w:pPr>
          </w:p>
        </w:tc>
        <w:tc>
          <w:tcPr>
            <w:tcW w:w="1048" w:type="dxa"/>
            <w:tcBorders>
              <w:top w:val="single" w:sz="4" w:space="0" w:color="auto"/>
              <w:left w:val="nil"/>
              <w:bottom w:val="nil"/>
              <w:right w:val="nil"/>
            </w:tcBorders>
          </w:tcPr>
          <w:p w14:paraId="7136816F"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nil"/>
              <w:right w:val="nil"/>
            </w:tcBorders>
            <w:noWrap/>
            <w:vAlign w:val="center"/>
            <w:hideMark/>
          </w:tcPr>
          <w:p w14:paraId="53108632" w14:textId="77777777" w:rsidR="006E0833" w:rsidRPr="006E0833" w:rsidRDefault="006E0833" w:rsidP="006E0833">
            <w:pPr>
              <w:rPr>
                <w:rFonts w:eastAsia="Calibri"/>
                <w:kern w:val="0"/>
                <w14:ligatures w14:val="none"/>
              </w:rPr>
            </w:pPr>
          </w:p>
        </w:tc>
        <w:tc>
          <w:tcPr>
            <w:tcW w:w="851" w:type="dxa"/>
            <w:tcBorders>
              <w:top w:val="single" w:sz="4" w:space="0" w:color="auto"/>
              <w:left w:val="nil"/>
              <w:bottom w:val="nil"/>
              <w:right w:val="nil"/>
            </w:tcBorders>
            <w:noWrap/>
            <w:vAlign w:val="center"/>
            <w:hideMark/>
          </w:tcPr>
          <w:p w14:paraId="3BF90435" w14:textId="77777777" w:rsidR="006E0833" w:rsidRPr="006E0833" w:rsidRDefault="006E0833" w:rsidP="006E0833">
            <w:pPr>
              <w:rPr>
                <w:rFonts w:eastAsia="Calibri"/>
                <w:kern w:val="0"/>
                <w14:ligatures w14:val="none"/>
              </w:rPr>
            </w:pPr>
          </w:p>
        </w:tc>
        <w:tc>
          <w:tcPr>
            <w:tcW w:w="795" w:type="dxa"/>
            <w:tcBorders>
              <w:top w:val="single" w:sz="4" w:space="0" w:color="auto"/>
              <w:left w:val="nil"/>
              <w:bottom w:val="nil"/>
              <w:right w:val="nil"/>
            </w:tcBorders>
            <w:vAlign w:val="center"/>
            <w:hideMark/>
          </w:tcPr>
          <w:p w14:paraId="5B232923" w14:textId="77777777" w:rsidR="006E0833" w:rsidRPr="006E0833" w:rsidRDefault="006E0833" w:rsidP="006E0833">
            <w:pPr>
              <w:rPr>
                <w:rFonts w:eastAsia="Calibri"/>
                <w:kern w:val="0"/>
                <w14:ligatures w14:val="none"/>
              </w:rPr>
            </w:pPr>
          </w:p>
        </w:tc>
      </w:tr>
      <w:tr w:rsidR="006E0833" w:rsidRPr="006E0833" w14:paraId="598BF906" w14:textId="77777777" w:rsidTr="00A3077D">
        <w:trPr>
          <w:trHeight w:val="290"/>
        </w:trPr>
        <w:tc>
          <w:tcPr>
            <w:tcW w:w="1605" w:type="dxa"/>
            <w:tcBorders>
              <w:top w:val="nil"/>
              <w:left w:val="nil"/>
              <w:bottom w:val="nil"/>
              <w:right w:val="nil"/>
            </w:tcBorders>
            <w:noWrap/>
            <w:vAlign w:val="bottom"/>
            <w:hideMark/>
          </w:tcPr>
          <w:p w14:paraId="3E669CC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1986BAA"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Notiophilus aeneus </w:t>
            </w:r>
            <w:commentRangeStart w:id="49"/>
            <w:r w:rsidRPr="006E0833">
              <w:rPr>
                <w:rFonts w:eastAsia="Calibri"/>
                <w:kern w:val="0"/>
                <w14:ligatures w14:val="none"/>
              </w:rPr>
              <w:t>(Herbst, 1806)</w:t>
            </w:r>
            <w:commentRangeEnd w:id="49"/>
            <w:r w:rsidRPr="006E0833">
              <w:rPr>
                <w:rFonts w:eastAsia="Calibri"/>
                <w:kern w:val="0"/>
                <w14:ligatures w14:val="none"/>
              </w:rPr>
              <w:commentReference w:id="49"/>
            </w:r>
          </w:p>
        </w:tc>
        <w:tc>
          <w:tcPr>
            <w:tcW w:w="1048" w:type="dxa"/>
            <w:tcBorders>
              <w:top w:val="nil"/>
              <w:left w:val="nil"/>
              <w:bottom w:val="nil"/>
              <w:right w:val="nil"/>
            </w:tcBorders>
          </w:tcPr>
          <w:p w14:paraId="4F66FA2D" w14:textId="77777777" w:rsidR="006E0833" w:rsidRPr="006E0833" w:rsidRDefault="006E0833" w:rsidP="006E0833">
            <w:pPr>
              <w:rPr>
                <w:rFonts w:eastAsia="Calibri"/>
                <w:kern w:val="0"/>
                <w14:ligatures w14:val="none"/>
              </w:rPr>
            </w:pPr>
            <w:r w:rsidRPr="006E0833">
              <w:rPr>
                <w:rFonts w:eastAsia="Calibri"/>
                <w:kern w:val="0"/>
                <w14:ligatures w14:val="none"/>
              </w:rPr>
              <w:t>No.ae</w:t>
            </w:r>
          </w:p>
        </w:tc>
        <w:tc>
          <w:tcPr>
            <w:tcW w:w="708" w:type="dxa"/>
            <w:tcBorders>
              <w:top w:val="nil"/>
              <w:left w:val="nil"/>
              <w:bottom w:val="nil"/>
              <w:right w:val="nil"/>
            </w:tcBorders>
            <w:noWrap/>
            <w:vAlign w:val="center"/>
            <w:hideMark/>
          </w:tcPr>
          <w:p w14:paraId="3C986AA3"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nil"/>
              <w:right w:val="nil"/>
            </w:tcBorders>
            <w:noWrap/>
            <w:vAlign w:val="center"/>
            <w:hideMark/>
          </w:tcPr>
          <w:p w14:paraId="3E3FCFCC"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3113A41F"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084CFD10" w14:textId="77777777" w:rsidTr="00A3077D">
        <w:trPr>
          <w:trHeight w:val="290"/>
        </w:trPr>
        <w:tc>
          <w:tcPr>
            <w:tcW w:w="1605" w:type="dxa"/>
            <w:tcBorders>
              <w:top w:val="nil"/>
              <w:left w:val="nil"/>
              <w:bottom w:val="nil"/>
              <w:right w:val="nil"/>
            </w:tcBorders>
            <w:noWrap/>
            <w:vAlign w:val="bottom"/>
            <w:hideMark/>
          </w:tcPr>
          <w:p w14:paraId="69DD4B1F" w14:textId="77777777" w:rsidR="006E0833" w:rsidRPr="006E0833" w:rsidRDefault="006E0833" w:rsidP="006E0833">
            <w:pPr>
              <w:rPr>
                <w:rFonts w:eastAsia="Calibri"/>
                <w:kern w:val="0"/>
                <w14:ligatures w14:val="none"/>
              </w:rPr>
            </w:pPr>
            <w:r w:rsidRPr="006E0833">
              <w:rPr>
                <w:rFonts w:eastAsia="Calibri"/>
                <w:kern w:val="0"/>
                <w14:ligatures w14:val="none"/>
              </w:rPr>
              <w:t>Cychrini</w:t>
            </w:r>
          </w:p>
        </w:tc>
        <w:tc>
          <w:tcPr>
            <w:tcW w:w="4065" w:type="dxa"/>
            <w:tcBorders>
              <w:top w:val="nil"/>
              <w:left w:val="nil"/>
              <w:bottom w:val="nil"/>
              <w:right w:val="nil"/>
            </w:tcBorders>
            <w:noWrap/>
            <w:vAlign w:val="center"/>
            <w:hideMark/>
          </w:tcPr>
          <w:p w14:paraId="6997CC56"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F86E48B"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74FA9883"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CB9C8B5"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0E55AFFC" w14:textId="77777777" w:rsidR="006E0833" w:rsidRPr="006E0833" w:rsidRDefault="006E0833" w:rsidP="006E0833">
            <w:pPr>
              <w:rPr>
                <w:rFonts w:eastAsia="Calibri"/>
                <w:kern w:val="0"/>
                <w14:ligatures w14:val="none"/>
              </w:rPr>
            </w:pPr>
          </w:p>
        </w:tc>
      </w:tr>
      <w:tr w:rsidR="006E0833" w:rsidRPr="006E0833" w14:paraId="6A4ED1FB" w14:textId="77777777" w:rsidTr="00A3077D">
        <w:trPr>
          <w:trHeight w:val="290"/>
        </w:trPr>
        <w:tc>
          <w:tcPr>
            <w:tcW w:w="1605" w:type="dxa"/>
            <w:tcBorders>
              <w:top w:val="nil"/>
              <w:left w:val="nil"/>
              <w:bottom w:val="nil"/>
              <w:right w:val="nil"/>
            </w:tcBorders>
            <w:noWrap/>
            <w:vAlign w:val="bottom"/>
            <w:hideMark/>
          </w:tcPr>
          <w:p w14:paraId="0C95103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D9C4A80" w14:textId="77777777" w:rsidR="006E0833" w:rsidRPr="006E0833" w:rsidRDefault="006E0833" w:rsidP="006E0833">
            <w:pPr>
              <w:rPr>
                <w:rFonts w:eastAsia="Calibri"/>
                <w:i/>
                <w:iCs/>
                <w:kern w:val="0"/>
                <w14:ligatures w14:val="none"/>
              </w:rPr>
            </w:pPr>
            <w:commentRangeStart w:id="50"/>
            <w:r w:rsidRPr="006E0833">
              <w:rPr>
                <w:rFonts w:eastAsia="Calibri"/>
                <w:i/>
                <w:iCs/>
                <w:kern w:val="0"/>
                <w14:ligatures w14:val="none"/>
              </w:rPr>
              <w:t>Sphaeroderus canadensis</w:t>
            </w:r>
            <w:commentRangeEnd w:id="50"/>
            <w:r w:rsidRPr="006E0833">
              <w:rPr>
                <w:rFonts w:eastAsia="Calibri"/>
                <w:kern w:val="0"/>
                <w14:ligatures w14:val="none"/>
              </w:rPr>
              <w:commentReference w:id="50"/>
            </w:r>
          </w:p>
        </w:tc>
        <w:tc>
          <w:tcPr>
            <w:tcW w:w="1048" w:type="dxa"/>
            <w:tcBorders>
              <w:top w:val="nil"/>
              <w:left w:val="nil"/>
              <w:bottom w:val="nil"/>
              <w:right w:val="nil"/>
            </w:tcBorders>
          </w:tcPr>
          <w:p w14:paraId="7FE2EAA3" w14:textId="77777777" w:rsidR="006E0833" w:rsidRPr="006E0833" w:rsidRDefault="006E0833" w:rsidP="006E0833">
            <w:pPr>
              <w:rPr>
                <w:rFonts w:eastAsia="Calibri"/>
                <w:kern w:val="0"/>
                <w14:ligatures w14:val="none"/>
              </w:rPr>
            </w:pPr>
            <w:r w:rsidRPr="006E0833">
              <w:rPr>
                <w:rFonts w:eastAsia="Calibri"/>
                <w:kern w:val="0"/>
                <w14:ligatures w14:val="none"/>
              </w:rPr>
              <w:t>Sp.ca</w:t>
            </w:r>
          </w:p>
        </w:tc>
        <w:tc>
          <w:tcPr>
            <w:tcW w:w="708" w:type="dxa"/>
            <w:tcBorders>
              <w:top w:val="nil"/>
              <w:left w:val="nil"/>
              <w:bottom w:val="nil"/>
              <w:right w:val="nil"/>
            </w:tcBorders>
            <w:noWrap/>
            <w:vAlign w:val="center"/>
            <w:hideMark/>
          </w:tcPr>
          <w:p w14:paraId="3F505CC3" w14:textId="77777777" w:rsidR="006E0833" w:rsidRPr="006E0833" w:rsidRDefault="006E0833" w:rsidP="006E0833">
            <w:pPr>
              <w:rPr>
                <w:rFonts w:eastAsia="Calibri"/>
                <w:kern w:val="0"/>
                <w14:ligatures w14:val="none"/>
              </w:rPr>
            </w:pPr>
            <w:r w:rsidRPr="006E0833">
              <w:rPr>
                <w:rFonts w:eastAsia="Calibri"/>
                <w:kern w:val="0"/>
                <w14:ligatures w14:val="none"/>
              </w:rPr>
              <w:t>35</w:t>
            </w:r>
          </w:p>
        </w:tc>
        <w:tc>
          <w:tcPr>
            <w:tcW w:w="851" w:type="dxa"/>
            <w:tcBorders>
              <w:top w:val="nil"/>
              <w:left w:val="nil"/>
              <w:bottom w:val="nil"/>
              <w:right w:val="nil"/>
            </w:tcBorders>
            <w:noWrap/>
            <w:vAlign w:val="center"/>
            <w:hideMark/>
          </w:tcPr>
          <w:p w14:paraId="09036DE6" w14:textId="77777777" w:rsidR="006E0833" w:rsidRPr="006E0833" w:rsidRDefault="006E0833" w:rsidP="006E0833">
            <w:pPr>
              <w:rPr>
                <w:rFonts w:eastAsia="Calibri"/>
                <w:kern w:val="0"/>
                <w14:ligatures w14:val="none"/>
              </w:rPr>
            </w:pPr>
            <w:r w:rsidRPr="006E0833">
              <w:rPr>
                <w:rFonts w:eastAsia="Calibri"/>
                <w:kern w:val="0"/>
                <w14:ligatures w14:val="none"/>
              </w:rPr>
              <w:t>7</w:t>
            </w:r>
          </w:p>
        </w:tc>
        <w:tc>
          <w:tcPr>
            <w:tcW w:w="795" w:type="dxa"/>
            <w:tcBorders>
              <w:top w:val="nil"/>
              <w:left w:val="nil"/>
              <w:bottom w:val="nil"/>
              <w:right w:val="nil"/>
            </w:tcBorders>
            <w:vAlign w:val="center"/>
            <w:hideMark/>
          </w:tcPr>
          <w:p w14:paraId="639BC7DA" w14:textId="77777777" w:rsidR="006E0833" w:rsidRPr="006E0833" w:rsidRDefault="006E0833" w:rsidP="006E0833">
            <w:pPr>
              <w:rPr>
                <w:rFonts w:eastAsia="Calibri"/>
                <w:kern w:val="0"/>
                <w14:ligatures w14:val="none"/>
              </w:rPr>
            </w:pPr>
            <w:r w:rsidRPr="006E0833">
              <w:rPr>
                <w:rFonts w:eastAsia="Calibri"/>
                <w:kern w:val="0"/>
                <w14:ligatures w14:val="none"/>
              </w:rPr>
              <w:t>42</w:t>
            </w:r>
          </w:p>
        </w:tc>
      </w:tr>
      <w:tr w:rsidR="006E0833" w:rsidRPr="006E0833" w14:paraId="00526C85" w14:textId="77777777" w:rsidTr="00A3077D">
        <w:trPr>
          <w:trHeight w:val="290"/>
        </w:trPr>
        <w:tc>
          <w:tcPr>
            <w:tcW w:w="1605" w:type="dxa"/>
            <w:tcBorders>
              <w:top w:val="nil"/>
              <w:left w:val="nil"/>
              <w:bottom w:val="nil"/>
              <w:right w:val="nil"/>
            </w:tcBorders>
            <w:noWrap/>
            <w:vAlign w:val="bottom"/>
            <w:hideMark/>
          </w:tcPr>
          <w:p w14:paraId="6CDA7794"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42A4A1A" w14:textId="77777777" w:rsidR="006E0833" w:rsidRPr="006E0833" w:rsidRDefault="006E0833" w:rsidP="006E0833">
            <w:pPr>
              <w:rPr>
                <w:rFonts w:eastAsia="Calibri"/>
                <w:i/>
                <w:iCs/>
                <w:kern w:val="0"/>
                <w14:ligatures w14:val="none"/>
              </w:rPr>
            </w:pPr>
            <w:r w:rsidRPr="006E0833">
              <w:rPr>
                <w:rFonts w:eastAsia="Calibri"/>
                <w:i/>
                <w:iCs/>
                <w:kern w:val="0"/>
                <w14:ligatures w14:val="none"/>
              </w:rPr>
              <w:t>Sphaeroderus stenostomus</w:t>
            </w:r>
          </w:p>
        </w:tc>
        <w:tc>
          <w:tcPr>
            <w:tcW w:w="1048" w:type="dxa"/>
            <w:tcBorders>
              <w:top w:val="nil"/>
              <w:left w:val="nil"/>
              <w:bottom w:val="nil"/>
              <w:right w:val="nil"/>
            </w:tcBorders>
          </w:tcPr>
          <w:p w14:paraId="35697920" w14:textId="77777777" w:rsidR="006E0833" w:rsidRPr="006E0833" w:rsidRDefault="006E0833" w:rsidP="006E0833">
            <w:pPr>
              <w:rPr>
                <w:rFonts w:eastAsia="Calibri"/>
                <w:kern w:val="0"/>
                <w14:ligatures w14:val="none"/>
              </w:rPr>
            </w:pPr>
            <w:r w:rsidRPr="006E0833">
              <w:rPr>
                <w:rFonts w:eastAsia="Calibri"/>
                <w:kern w:val="0"/>
                <w14:ligatures w14:val="none"/>
              </w:rPr>
              <w:t>Sp.st</w:t>
            </w:r>
          </w:p>
        </w:tc>
        <w:tc>
          <w:tcPr>
            <w:tcW w:w="708" w:type="dxa"/>
            <w:tcBorders>
              <w:top w:val="nil"/>
              <w:left w:val="nil"/>
              <w:bottom w:val="nil"/>
              <w:right w:val="nil"/>
            </w:tcBorders>
            <w:noWrap/>
            <w:vAlign w:val="center"/>
            <w:hideMark/>
          </w:tcPr>
          <w:p w14:paraId="2A588483" w14:textId="77777777" w:rsidR="006E0833" w:rsidRPr="006E0833" w:rsidRDefault="006E0833" w:rsidP="006E0833">
            <w:pPr>
              <w:rPr>
                <w:rFonts w:eastAsia="Calibri"/>
                <w:kern w:val="0"/>
                <w14:ligatures w14:val="none"/>
              </w:rPr>
            </w:pPr>
            <w:r w:rsidRPr="006E0833">
              <w:rPr>
                <w:rFonts w:eastAsia="Calibri"/>
                <w:kern w:val="0"/>
                <w14:ligatures w14:val="none"/>
              </w:rPr>
              <w:t>76</w:t>
            </w:r>
          </w:p>
        </w:tc>
        <w:tc>
          <w:tcPr>
            <w:tcW w:w="851" w:type="dxa"/>
            <w:tcBorders>
              <w:top w:val="nil"/>
              <w:left w:val="nil"/>
              <w:bottom w:val="nil"/>
              <w:right w:val="nil"/>
            </w:tcBorders>
            <w:noWrap/>
            <w:vAlign w:val="center"/>
            <w:hideMark/>
          </w:tcPr>
          <w:p w14:paraId="20E05ECC" w14:textId="77777777" w:rsidR="006E0833" w:rsidRPr="006E0833" w:rsidRDefault="006E0833" w:rsidP="006E0833">
            <w:pPr>
              <w:rPr>
                <w:rFonts w:eastAsia="Calibri"/>
                <w:kern w:val="0"/>
                <w14:ligatures w14:val="none"/>
              </w:rPr>
            </w:pPr>
            <w:r w:rsidRPr="006E0833">
              <w:rPr>
                <w:rFonts w:eastAsia="Calibri"/>
                <w:kern w:val="0"/>
                <w14:ligatures w14:val="none"/>
              </w:rPr>
              <w:t>82</w:t>
            </w:r>
          </w:p>
        </w:tc>
        <w:tc>
          <w:tcPr>
            <w:tcW w:w="795" w:type="dxa"/>
            <w:tcBorders>
              <w:top w:val="nil"/>
              <w:left w:val="nil"/>
              <w:bottom w:val="nil"/>
              <w:right w:val="nil"/>
            </w:tcBorders>
            <w:vAlign w:val="center"/>
            <w:hideMark/>
          </w:tcPr>
          <w:p w14:paraId="5AA17D58" w14:textId="77777777" w:rsidR="006E0833" w:rsidRPr="006E0833" w:rsidRDefault="006E0833" w:rsidP="006E0833">
            <w:pPr>
              <w:rPr>
                <w:rFonts w:eastAsia="Calibri"/>
                <w:kern w:val="0"/>
                <w14:ligatures w14:val="none"/>
              </w:rPr>
            </w:pPr>
            <w:r w:rsidRPr="006E0833">
              <w:rPr>
                <w:rFonts w:eastAsia="Calibri"/>
                <w:kern w:val="0"/>
                <w14:ligatures w14:val="none"/>
              </w:rPr>
              <w:t>158</w:t>
            </w:r>
          </w:p>
        </w:tc>
      </w:tr>
      <w:tr w:rsidR="006E0833" w:rsidRPr="006E0833" w14:paraId="43C4A66A" w14:textId="77777777" w:rsidTr="00A3077D">
        <w:trPr>
          <w:trHeight w:val="290"/>
        </w:trPr>
        <w:tc>
          <w:tcPr>
            <w:tcW w:w="1605" w:type="dxa"/>
            <w:tcBorders>
              <w:top w:val="nil"/>
              <w:left w:val="nil"/>
              <w:bottom w:val="nil"/>
              <w:right w:val="nil"/>
            </w:tcBorders>
            <w:noWrap/>
            <w:vAlign w:val="bottom"/>
            <w:hideMark/>
          </w:tcPr>
          <w:p w14:paraId="7519CBB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9A9C595"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Scaphinotus viduus </w:t>
            </w:r>
            <w:r w:rsidRPr="006E0833">
              <w:rPr>
                <w:rFonts w:eastAsia="Calibri"/>
                <w:kern w:val="0"/>
                <w14:ligatures w14:val="none"/>
              </w:rPr>
              <w:t xml:space="preserve"> (Dejean, 1826)</w:t>
            </w:r>
          </w:p>
        </w:tc>
        <w:tc>
          <w:tcPr>
            <w:tcW w:w="1048" w:type="dxa"/>
            <w:tcBorders>
              <w:top w:val="nil"/>
              <w:left w:val="nil"/>
              <w:bottom w:val="nil"/>
              <w:right w:val="nil"/>
            </w:tcBorders>
          </w:tcPr>
          <w:p w14:paraId="010DEF13" w14:textId="77777777" w:rsidR="006E0833" w:rsidRPr="006E0833" w:rsidRDefault="006E0833" w:rsidP="006E0833">
            <w:pPr>
              <w:rPr>
                <w:rFonts w:eastAsia="Calibri"/>
                <w:kern w:val="0"/>
                <w14:ligatures w14:val="none"/>
              </w:rPr>
            </w:pPr>
            <w:r w:rsidRPr="006E0833">
              <w:rPr>
                <w:rFonts w:eastAsia="Calibri"/>
                <w:kern w:val="0"/>
                <w14:ligatures w14:val="none"/>
              </w:rPr>
              <w:t>Sc.vi</w:t>
            </w:r>
          </w:p>
        </w:tc>
        <w:tc>
          <w:tcPr>
            <w:tcW w:w="708" w:type="dxa"/>
            <w:tcBorders>
              <w:top w:val="nil"/>
              <w:left w:val="nil"/>
              <w:bottom w:val="nil"/>
              <w:right w:val="nil"/>
            </w:tcBorders>
            <w:noWrap/>
            <w:vAlign w:val="center"/>
            <w:hideMark/>
          </w:tcPr>
          <w:p w14:paraId="0E996ED1"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2F3D034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52B34E03"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r w:rsidR="006E0833" w:rsidRPr="006E0833" w14:paraId="512785C7" w14:textId="77777777" w:rsidTr="00A3077D">
        <w:trPr>
          <w:trHeight w:val="290"/>
        </w:trPr>
        <w:tc>
          <w:tcPr>
            <w:tcW w:w="1605" w:type="dxa"/>
            <w:tcBorders>
              <w:top w:val="nil"/>
              <w:left w:val="nil"/>
              <w:bottom w:val="nil"/>
              <w:right w:val="nil"/>
            </w:tcBorders>
            <w:noWrap/>
            <w:vAlign w:val="bottom"/>
            <w:hideMark/>
          </w:tcPr>
          <w:p w14:paraId="6A310014"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4DCFBB8"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Scaphinotus imperfectus </w:t>
            </w:r>
            <w:r w:rsidRPr="006E0833">
              <w:rPr>
                <w:rFonts w:eastAsia="Calibri"/>
                <w:kern w:val="0"/>
                <w14:ligatures w14:val="none"/>
              </w:rPr>
              <w:t>(Horn, 1861)</w:t>
            </w:r>
          </w:p>
        </w:tc>
        <w:tc>
          <w:tcPr>
            <w:tcW w:w="1048" w:type="dxa"/>
            <w:tcBorders>
              <w:top w:val="nil"/>
              <w:left w:val="nil"/>
              <w:bottom w:val="nil"/>
              <w:right w:val="nil"/>
            </w:tcBorders>
          </w:tcPr>
          <w:p w14:paraId="5CB1B6BB" w14:textId="77777777" w:rsidR="006E0833" w:rsidRPr="006E0833" w:rsidRDefault="006E0833" w:rsidP="006E0833">
            <w:pPr>
              <w:rPr>
                <w:rFonts w:eastAsia="Calibri"/>
                <w:kern w:val="0"/>
                <w14:ligatures w14:val="none"/>
              </w:rPr>
            </w:pPr>
            <w:r w:rsidRPr="006E0833">
              <w:rPr>
                <w:rFonts w:eastAsia="Calibri"/>
                <w:kern w:val="0"/>
                <w14:ligatures w14:val="none"/>
              </w:rPr>
              <w:t>Sc.im</w:t>
            </w:r>
          </w:p>
        </w:tc>
        <w:tc>
          <w:tcPr>
            <w:tcW w:w="708" w:type="dxa"/>
            <w:tcBorders>
              <w:top w:val="nil"/>
              <w:left w:val="nil"/>
              <w:bottom w:val="nil"/>
              <w:right w:val="nil"/>
            </w:tcBorders>
            <w:noWrap/>
            <w:vAlign w:val="center"/>
            <w:hideMark/>
          </w:tcPr>
          <w:p w14:paraId="28BC0B90"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51144ECE"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95" w:type="dxa"/>
            <w:tcBorders>
              <w:top w:val="nil"/>
              <w:left w:val="nil"/>
              <w:bottom w:val="nil"/>
              <w:right w:val="nil"/>
            </w:tcBorders>
            <w:vAlign w:val="center"/>
            <w:hideMark/>
          </w:tcPr>
          <w:p w14:paraId="13201738"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66EDB502" w14:textId="77777777" w:rsidTr="00A3077D">
        <w:trPr>
          <w:trHeight w:val="290"/>
        </w:trPr>
        <w:tc>
          <w:tcPr>
            <w:tcW w:w="1605" w:type="dxa"/>
            <w:tcBorders>
              <w:top w:val="nil"/>
              <w:left w:val="nil"/>
              <w:bottom w:val="nil"/>
              <w:right w:val="nil"/>
            </w:tcBorders>
            <w:noWrap/>
            <w:vAlign w:val="bottom"/>
            <w:hideMark/>
          </w:tcPr>
          <w:p w14:paraId="7443F33D" w14:textId="77777777" w:rsidR="006E0833" w:rsidRPr="006E0833" w:rsidRDefault="006E0833" w:rsidP="006E0833">
            <w:pPr>
              <w:rPr>
                <w:rFonts w:eastAsia="Calibri"/>
                <w:kern w:val="0"/>
                <w14:ligatures w14:val="none"/>
              </w:rPr>
            </w:pPr>
            <w:r w:rsidRPr="006E0833">
              <w:rPr>
                <w:rFonts w:eastAsia="Calibri"/>
                <w:kern w:val="0"/>
                <w14:ligatures w14:val="none"/>
              </w:rPr>
              <w:t>Carabini</w:t>
            </w:r>
          </w:p>
        </w:tc>
        <w:tc>
          <w:tcPr>
            <w:tcW w:w="4065" w:type="dxa"/>
            <w:tcBorders>
              <w:top w:val="nil"/>
              <w:left w:val="nil"/>
              <w:bottom w:val="nil"/>
              <w:right w:val="nil"/>
            </w:tcBorders>
            <w:noWrap/>
            <w:vAlign w:val="center"/>
            <w:hideMark/>
          </w:tcPr>
          <w:p w14:paraId="6DD76418"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B27CD26"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40F62251"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3D8F4C7A"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3D75B000" w14:textId="77777777" w:rsidR="006E0833" w:rsidRPr="006E0833" w:rsidRDefault="006E0833" w:rsidP="006E0833">
            <w:pPr>
              <w:rPr>
                <w:rFonts w:eastAsia="Calibri"/>
                <w:kern w:val="0"/>
                <w14:ligatures w14:val="none"/>
              </w:rPr>
            </w:pPr>
          </w:p>
        </w:tc>
      </w:tr>
      <w:tr w:rsidR="006E0833" w:rsidRPr="006E0833" w14:paraId="727E9641" w14:textId="77777777" w:rsidTr="00A3077D">
        <w:trPr>
          <w:trHeight w:val="290"/>
        </w:trPr>
        <w:tc>
          <w:tcPr>
            <w:tcW w:w="1605" w:type="dxa"/>
            <w:tcBorders>
              <w:top w:val="nil"/>
              <w:left w:val="nil"/>
              <w:bottom w:val="nil"/>
              <w:right w:val="nil"/>
            </w:tcBorders>
            <w:noWrap/>
            <w:vAlign w:val="bottom"/>
            <w:hideMark/>
          </w:tcPr>
          <w:p w14:paraId="4845F2B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3E7DC414"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Carabus goryi </w:t>
            </w:r>
            <w:r w:rsidRPr="006E0833">
              <w:rPr>
                <w:rFonts w:eastAsia="Calibri"/>
                <w:kern w:val="0"/>
                <w14:ligatures w14:val="none"/>
              </w:rPr>
              <w:t>Dejean, 1831</w:t>
            </w:r>
          </w:p>
        </w:tc>
        <w:tc>
          <w:tcPr>
            <w:tcW w:w="1048" w:type="dxa"/>
            <w:tcBorders>
              <w:top w:val="nil"/>
              <w:left w:val="nil"/>
              <w:bottom w:val="nil"/>
              <w:right w:val="nil"/>
            </w:tcBorders>
          </w:tcPr>
          <w:p w14:paraId="79D80C6D" w14:textId="77777777" w:rsidR="006E0833" w:rsidRPr="006E0833" w:rsidRDefault="006E0833" w:rsidP="006E0833">
            <w:pPr>
              <w:rPr>
                <w:rFonts w:eastAsia="Calibri"/>
                <w:kern w:val="0"/>
                <w14:ligatures w14:val="none"/>
              </w:rPr>
            </w:pPr>
            <w:r w:rsidRPr="006E0833">
              <w:rPr>
                <w:rFonts w:eastAsia="Calibri"/>
                <w:kern w:val="0"/>
                <w14:ligatures w14:val="none"/>
              </w:rPr>
              <w:t>Ca.go</w:t>
            </w:r>
          </w:p>
        </w:tc>
        <w:tc>
          <w:tcPr>
            <w:tcW w:w="708" w:type="dxa"/>
            <w:tcBorders>
              <w:top w:val="nil"/>
              <w:left w:val="nil"/>
              <w:bottom w:val="nil"/>
              <w:right w:val="nil"/>
            </w:tcBorders>
            <w:noWrap/>
            <w:vAlign w:val="center"/>
            <w:hideMark/>
          </w:tcPr>
          <w:p w14:paraId="7061B7A4" w14:textId="77777777" w:rsidR="006E0833" w:rsidRPr="006E0833" w:rsidRDefault="006E0833" w:rsidP="006E0833">
            <w:pPr>
              <w:rPr>
                <w:rFonts w:eastAsia="Calibri"/>
                <w:kern w:val="0"/>
                <w14:ligatures w14:val="none"/>
              </w:rPr>
            </w:pPr>
            <w:r w:rsidRPr="006E0833">
              <w:rPr>
                <w:rFonts w:eastAsia="Calibri"/>
                <w:kern w:val="0"/>
                <w14:ligatures w14:val="none"/>
              </w:rPr>
              <w:t>66</w:t>
            </w:r>
          </w:p>
        </w:tc>
        <w:tc>
          <w:tcPr>
            <w:tcW w:w="851" w:type="dxa"/>
            <w:tcBorders>
              <w:top w:val="nil"/>
              <w:left w:val="nil"/>
              <w:bottom w:val="nil"/>
              <w:right w:val="nil"/>
            </w:tcBorders>
            <w:noWrap/>
            <w:vAlign w:val="center"/>
            <w:hideMark/>
          </w:tcPr>
          <w:p w14:paraId="6FCF0D21" w14:textId="77777777" w:rsidR="006E0833" w:rsidRPr="006E0833" w:rsidRDefault="006E0833" w:rsidP="006E0833">
            <w:pPr>
              <w:rPr>
                <w:rFonts w:eastAsia="Calibri"/>
                <w:kern w:val="0"/>
                <w14:ligatures w14:val="none"/>
              </w:rPr>
            </w:pPr>
            <w:r w:rsidRPr="006E0833">
              <w:rPr>
                <w:rFonts w:eastAsia="Calibri"/>
                <w:kern w:val="0"/>
                <w14:ligatures w14:val="none"/>
              </w:rPr>
              <w:t>33</w:t>
            </w:r>
          </w:p>
        </w:tc>
        <w:tc>
          <w:tcPr>
            <w:tcW w:w="795" w:type="dxa"/>
            <w:tcBorders>
              <w:top w:val="nil"/>
              <w:left w:val="nil"/>
              <w:bottom w:val="nil"/>
              <w:right w:val="nil"/>
            </w:tcBorders>
            <w:vAlign w:val="center"/>
            <w:hideMark/>
          </w:tcPr>
          <w:p w14:paraId="7537A33F" w14:textId="77777777" w:rsidR="006E0833" w:rsidRPr="006E0833" w:rsidRDefault="006E0833" w:rsidP="006E0833">
            <w:pPr>
              <w:rPr>
                <w:rFonts w:eastAsia="Calibri"/>
                <w:kern w:val="0"/>
                <w14:ligatures w14:val="none"/>
              </w:rPr>
            </w:pPr>
            <w:r w:rsidRPr="006E0833">
              <w:rPr>
                <w:rFonts w:eastAsia="Calibri"/>
                <w:kern w:val="0"/>
                <w14:ligatures w14:val="none"/>
              </w:rPr>
              <w:t>99</w:t>
            </w:r>
          </w:p>
        </w:tc>
      </w:tr>
      <w:tr w:rsidR="006E0833" w:rsidRPr="006E0833" w14:paraId="13AE9F53" w14:textId="77777777" w:rsidTr="00A3077D">
        <w:trPr>
          <w:trHeight w:val="290"/>
        </w:trPr>
        <w:tc>
          <w:tcPr>
            <w:tcW w:w="1605" w:type="dxa"/>
            <w:tcBorders>
              <w:top w:val="nil"/>
              <w:left w:val="nil"/>
              <w:bottom w:val="nil"/>
              <w:right w:val="nil"/>
            </w:tcBorders>
            <w:noWrap/>
            <w:vAlign w:val="bottom"/>
            <w:hideMark/>
          </w:tcPr>
          <w:p w14:paraId="7D572AE1" w14:textId="77777777" w:rsidR="006E0833" w:rsidRPr="006E0833" w:rsidRDefault="006E0833" w:rsidP="006E0833">
            <w:pPr>
              <w:rPr>
                <w:rFonts w:eastAsia="Calibri"/>
                <w:kern w:val="0"/>
                <w14:ligatures w14:val="none"/>
              </w:rPr>
            </w:pPr>
            <w:r w:rsidRPr="006E0833">
              <w:rPr>
                <w:rFonts w:eastAsia="Calibri"/>
                <w:kern w:val="0"/>
                <w14:ligatures w14:val="none"/>
              </w:rPr>
              <w:t>Pterostichini</w:t>
            </w:r>
          </w:p>
        </w:tc>
        <w:tc>
          <w:tcPr>
            <w:tcW w:w="4065" w:type="dxa"/>
            <w:tcBorders>
              <w:top w:val="nil"/>
              <w:left w:val="nil"/>
              <w:bottom w:val="nil"/>
              <w:right w:val="nil"/>
            </w:tcBorders>
            <w:noWrap/>
            <w:vAlign w:val="center"/>
            <w:hideMark/>
          </w:tcPr>
          <w:p w14:paraId="1414EFE7"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024435A2"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0DCA2A9F"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1FD1D408"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4FBFFF36" w14:textId="77777777" w:rsidR="006E0833" w:rsidRPr="006E0833" w:rsidRDefault="006E0833" w:rsidP="006E0833">
            <w:pPr>
              <w:rPr>
                <w:rFonts w:eastAsia="Calibri"/>
                <w:kern w:val="0"/>
                <w14:ligatures w14:val="none"/>
              </w:rPr>
            </w:pPr>
          </w:p>
        </w:tc>
      </w:tr>
      <w:tr w:rsidR="006E0833" w:rsidRPr="006E0833" w14:paraId="527647B9" w14:textId="77777777" w:rsidTr="00A3077D">
        <w:trPr>
          <w:trHeight w:val="290"/>
        </w:trPr>
        <w:tc>
          <w:tcPr>
            <w:tcW w:w="1605" w:type="dxa"/>
            <w:tcBorders>
              <w:top w:val="nil"/>
              <w:left w:val="nil"/>
              <w:bottom w:val="nil"/>
              <w:right w:val="nil"/>
            </w:tcBorders>
            <w:noWrap/>
            <w:vAlign w:val="bottom"/>
            <w:hideMark/>
          </w:tcPr>
          <w:p w14:paraId="2D22EB6D"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2FAE77E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Lophoglossus scrutator </w:t>
            </w:r>
            <w:r w:rsidRPr="006E0833">
              <w:rPr>
                <w:rFonts w:eastAsia="Calibri"/>
                <w:kern w:val="0"/>
                <w14:ligatures w14:val="none"/>
              </w:rPr>
              <w:t>(LeConte, 1846)</w:t>
            </w:r>
          </w:p>
        </w:tc>
        <w:tc>
          <w:tcPr>
            <w:tcW w:w="1048" w:type="dxa"/>
            <w:tcBorders>
              <w:top w:val="nil"/>
              <w:left w:val="nil"/>
              <w:bottom w:val="nil"/>
              <w:right w:val="nil"/>
            </w:tcBorders>
          </w:tcPr>
          <w:p w14:paraId="5339F749" w14:textId="77777777" w:rsidR="006E0833" w:rsidRPr="006E0833" w:rsidRDefault="006E0833" w:rsidP="006E0833">
            <w:pPr>
              <w:rPr>
                <w:rFonts w:eastAsia="Calibri"/>
                <w:kern w:val="0"/>
                <w14:ligatures w14:val="none"/>
              </w:rPr>
            </w:pPr>
            <w:r w:rsidRPr="006E0833">
              <w:rPr>
                <w:rFonts w:eastAsia="Calibri"/>
                <w:kern w:val="0"/>
                <w14:ligatures w14:val="none"/>
              </w:rPr>
              <w:t>Lo.sc</w:t>
            </w:r>
          </w:p>
        </w:tc>
        <w:tc>
          <w:tcPr>
            <w:tcW w:w="708" w:type="dxa"/>
            <w:tcBorders>
              <w:top w:val="nil"/>
              <w:left w:val="nil"/>
              <w:bottom w:val="nil"/>
              <w:right w:val="nil"/>
            </w:tcBorders>
            <w:noWrap/>
            <w:vAlign w:val="center"/>
            <w:hideMark/>
          </w:tcPr>
          <w:p w14:paraId="71D091B8"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697336C1"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04086E26"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48D59562" w14:textId="77777777" w:rsidTr="00A3077D">
        <w:trPr>
          <w:trHeight w:val="290"/>
        </w:trPr>
        <w:tc>
          <w:tcPr>
            <w:tcW w:w="1605" w:type="dxa"/>
            <w:tcBorders>
              <w:top w:val="nil"/>
              <w:left w:val="nil"/>
              <w:bottom w:val="nil"/>
              <w:right w:val="nil"/>
            </w:tcBorders>
            <w:noWrap/>
            <w:vAlign w:val="bottom"/>
            <w:hideMark/>
          </w:tcPr>
          <w:p w14:paraId="1EAA6C9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B146AF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mutus </w:t>
            </w:r>
            <w:r w:rsidRPr="006E0833">
              <w:rPr>
                <w:rFonts w:eastAsia="Calibri"/>
                <w:kern w:val="0"/>
                <w14:ligatures w14:val="none"/>
              </w:rPr>
              <w:t>(Say, 1823)</w:t>
            </w:r>
          </w:p>
        </w:tc>
        <w:tc>
          <w:tcPr>
            <w:tcW w:w="1048" w:type="dxa"/>
            <w:tcBorders>
              <w:top w:val="nil"/>
              <w:left w:val="nil"/>
              <w:bottom w:val="nil"/>
              <w:right w:val="nil"/>
            </w:tcBorders>
          </w:tcPr>
          <w:p w14:paraId="29577F16" w14:textId="77777777" w:rsidR="006E0833" w:rsidRPr="006E0833" w:rsidRDefault="006E0833" w:rsidP="006E0833">
            <w:pPr>
              <w:rPr>
                <w:rFonts w:eastAsia="Calibri"/>
                <w:kern w:val="0"/>
                <w14:ligatures w14:val="none"/>
              </w:rPr>
            </w:pPr>
            <w:r w:rsidRPr="006E0833">
              <w:rPr>
                <w:rFonts w:eastAsia="Calibri"/>
                <w:kern w:val="0"/>
                <w14:ligatures w14:val="none"/>
              </w:rPr>
              <w:t>Pt.mu</w:t>
            </w:r>
          </w:p>
        </w:tc>
        <w:tc>
          <w:tcPr>
            <w:tcW w:w="708" w:type="dxa"/>
            <w:tcBorders>
              <w:top w:val="nil"/>
              <w:left w:val="nil"/>
              <w:bottom w:val="nil"/>
              <w:right w:val="nil"/>
            </w:tcBorders>
            <w:noWrap/>
            <w:vAlign w:val="center"/>
            <w:hideMark/>
          </w:tcPr>
          <w:p w14:paraId="1CB3392C"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22A52015"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33CC89F7"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50DAAEFE" w14:textId="77777777" w:rsidTr="00A3077D">
        <w:trPr>
          <w:trHeight w:val="290"/>
        </w:trPr>
        <w:tc>
          <w:tcPr>
            <w:tcW w:w="1605" w:type="dxa"/>
            <w:tcBorders>
              <w:top w:val="nil"/>
              <w:left w:val="nil"/>
              <w:bottom w:val="nil"/>
              <w:right w:val="nil"/>
            </w:tcBorders>
            <w:noWrap/>
            <w:vAlign w:val="bottom"/>
            <w:hideMark/>
          </w:tcPr>
          <w:p w14:paraId="44D0A379"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31C2EC1" w14:textId="77777777" w:rsidR="006E0833" w:rsidRPr="006E0833" w:rsidRDefault="006E0833" w:rsidP="006E0833">
            <w:pPr>
              <w:rPr>
                <w:rFonts w:eastAsia="Calibri"/>
                <w:i/>
                <w:iCs/>
                <w:kern w:val="0"/>
                <w14:ligatures w14:val="none"/>
              </w:rPr>
            </w:pPr>
            <w:r w:rsidRPr="006E0833">
              <w:rPr>
                <w:rFonts w:eastAsia="Calibri"/>
                <w:i/>
                <w:iCs/>
                <w:kern w:val="0"/>
                <w14:ligatures w14:val="none"/>
              </w:rPr>
              <w:t>Pterostichus corvinus</w:t>
            </w:r>
            <w:r w:rsidRPr="006E0833">
              <w:rPr>
                <w:rFonts w:eastAsia="Calibri"/>
                <w:kern w:val="0"/>
                <w14:ligatures w14:val="none"/>
              </w:rPr>
              <w:t xml:space="preserve"> (Dejean, 1828)</w:t>
            </w:r>
          </w:p>
        </w:tc>
        <w:tc>
          <w:tcPr>
            <w:tcW w:w="1048" w:type="dxa"/>
            <w:tcBorders>
              <w:top w:val="nil"/>
              <w:left w:val="nil"/>
              <w:bottom w:val="nil"/>
              <w:right w:val="nil"/>
            </w:tcBorders>
          </w:tcPr>
          <w:p w14:paraId="3B3A54C4" w14:textId="77777777" w:rsidR="006E0833" w:rsidRPr="006E0833" w:rsidRDefault="006E0833" w:rsidP="006E0833">
            <w:pPr>
              <w:rPr>
                <w:rFonts w:eastAsia="Calibri"/>
                <w:kern w:val="0"/>
                <w14:ligatures w14:val="none"/>
              </w:rPr>
            </w:pPr>
            <w:r w:rsidRPr="006E0833">
              <w:rPr>
                <w:rFonts w:eastAsia="Calibri"/>
                <w:kern w:val="0"/>
                <w14:ligatures w14:val="none"/>
              </w:rPr>
              <w:t>Pt.co</w:t>
            </w:r>
          </w:p>
        </w:tc>
        <w:tc>
          <w:tcPr>
            <w:tcW w:w="708" w:type="dxa"/>
            <w:tcBorders>
              <w:top w:val="nil"/>
              <w:left w:val="nil"/>
              <w:bottom w:val="nil"/>
              <w:right w:val="nil"/>
            </w:tcBorders>
            <w:noWrap/>
            <w:vAlign w:val="center"/>
            <w:hideMark/>
          </w:tcPr>
          <w:p w14:paraId="47D2B4F3"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851" w:type="dxa"/>
            <w:tcBorders>
              <w:top w:val="nil"/>
              <w:left w:val="nil"/>
              <w:bottom w:val="nil"/>
              <w:right w:val="nil"/>
            </w:tcBorders>
            <w:noWrap/>
            <w:vAlign w:val="center"/>
            <w:hideMark/>
          </w:tcPr>
          <w:p w14:paraId="7974AEA2"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0C5C6D53"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1BA2F0A2" w14:textId="77777777" w:rsidTr="00A3077D">
        <w:trPr>
          <w:trHeight w:val="290"/>
        </w:trPr>
        <w:tc>
          <w:tcPr>
            <w:tcW w:w="1605" w:type="dxa"/>
            <w:tcBorders>
              <w:top w:val="nil"/>
              <w:left w:val="nil"/>
              <w:bottom w:val="nil"/>
              <w:right w:val="nil"/>
            </w:tcBorders>
            <w:noWrap/>
            <w:vAlign w:val="bottom"/>
            <w:hideMark/>
          </w:tcPr>
          <w:p w14:paraId="707815B2"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9E53C2F"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sayanus </w:t>
            </w:r>
            <w:r w:rsidRPr="006E0833">
              <w:rPr>
                <w:rFonts w:eastAsia="Calibri"/>
                <w:kern w:val="0"/>
                <w14:ligatures w14:val="none"/>
              </w:rPr>
              <w:t>Csiki, 1930</w:t>
            </w:r>
          </w:p>
        </w:tc>
        <w:tc>
          <w:tcPr>
            <w:tcW w:w="1048" w:type="dxa"/>
            <w:tcBorders>
              <w:top w:val="nil"/>
              <w:left w:val="nil"/>
              <w:bottom w:val="nil"/>
              <w:right w:val="nil"/>
            </w:tcBorders>
          </w:tcPr>
          <w:p w14:paraId="7A42ADEA" w14:textId="77777777" w:rsidR="006E0833" w:rsidRPr="006E0833" w:rsidRDefault="006E0833" w:rsidP="006E0833">
            <w:pPr>
              <w:rPr>
                <w:rFonts w:eastAsia="Calibri"/>
                <w:kern w:val="0"/>
                <w14:ligatures w14:val="none"/>
              </w:rPr>
            </w:pPr>
            <w:r w:rsidRPr="006E0833">
              <w:rPr>
                <w:rFonts w:eastAsia="Calibri"/>
                <w:kern w:val="0"/>
                <w14:ligatures w14:val="none"/>
              </w:rPr>
              <w:t>Pt.sa</w:t>
            </w:r>
          </w:p>
        </w:tc>
        <w:tc>
          <w:tcPr>
            <w:tcW w:w="708" w:type="dxa"/>
            <w:tcBorders>
              <w:top w:val="nil"/>
              <w:left w:val="nil"/>
              <w:bottom w:val="nil"/>
              <w:right w:val="nil"/>
            </w:tcBorders>
            <w:noWrap/>
            <w:vAlign w:val="center"/>
            <w:hideMark/>
          </w:tcPr>
          <w:p w14:paraId="6B16D7D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6663AB1F"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18A8B7E1"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4DCBE9A9" w14:textId="77777777" w:rsidTr="00A3077D">
        <w:trPr>
          <w:trHeight w:val="290"/>
        </w:trPr>
        <w:tc>
          <w:tcPr>
            <w:tcW w:w="1605" w:type="dxa"/>
            <w:tcBorders>
              <w:top w:val="nil"/>
              <w:left w:val="nil"/>
              <w:bottom w:val="nil"/>
              <w:right w:val="nil"/>
            </w:tcBorders>
            <w:noWrap/>
            <w:vAlign w:val="bottom"/>
            <w:hideMark/>
          </w:tcPr>
          <w:p w14:paraId="54F62BAD"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2F667DD" w14:textId="77777777" w:rsidR="006E0833" w:rsidRPr="006E0833" w:rsidRDefault="006E0833" w:rsidP="006E0833">
            <w:pPr>
              <w:rPr>
                <w:rFonts w:eastAsia="Calibri"/>
                <w:i/>
                <w:iCs/>
                <w:kern w:val="0"/>
                <w14:ligatures w14:val="none"/>
              </w:rPr>
            </w:pPr>
            <w:r w:rsidRPr="006E0833">
              <w:rPr>
                <w:rFonts w:eastAsia="Calibri"/>
                <w:i/>
                <w:iCs/>
                <w:kern w:val="0"/>
                <w14:ligatures w14:val="none"/>
              </w:rPr>
              <w:t>Pterostichus coracinus</w:t>
            </w:r>
            <w:r w:rsidRPr="006E0833">
              <w:rPr>
                <w:rFonts w:eastAsia="Calibri"/>
                <w:kern w:val="0"/>
                <w14:ligatures w14:val="none"/>
              </w:rPr>
              <w:t xml:space="preserve"> (Newman, 1838)</w:t>
            </w:r>
          </w:p>
        </w:tc>
        <w:tc>
          <w:tcPr>
            <w:tcW w:w="1048" w:type="dxa"/>
            <w:tcBorders>
              <w:top w:val="nil"/>
              <w:left w:val="nil"/>
              <w:bottom w:val="nil"/>
              <w:right w:val="nil"/>
            </w:tcBorders>
          </w:tcPr>
          <w:p w14:paraId="41FB3EDC" w14:textId="77777777" w:rsidR="006E0833" w:rsidRPr="006E0833" w:rsidRDefault="006E0833" w:rsidP="006E0833">
            <w:pPr>
              <w:rPr>
                <w:rFonts w:eastAsia="Calibri"/>
                <w:kern w:val="0"/>
                <w14:ligatures w14:val="none"/>
              </w:rPr>
            </w:pPr>
            <w:r w:rsidRPr="006E0833">
              <w:rPr>
                <w:rFonts w:eastAsia="Calibri"/>
                <w:kern w:val="0"/>
                <w14:ligatures w14:val="none"/>
              </w:rPr>
              <w:t>Pt.co</w:t>
            </w:r>
          </w:p>
        </w:tc>
        <w:tc>
          <w:tcPr>
            <w:tcW w:w="708" w:type="dxa"/>
            <w:tcBorders>
              <w:top w:val="nil"/>
              <w:left w:val="nil"/>
              <w:bottom w:val="nil"/>
              <w:right w:val="nil"/>
            </w:tcBorders>
            <w:noWrap/>
            <w:vAlign w:val="center"/>
            <w:hideMark/>
          </w:tcPr>
          <w:p w14:paraId="5EA752E4" w14:textId="77777777" w:rsidR="006E0833" w:rsidRPr="006E0833" w:rsidRDefault="006E0833" w:rsidP="006E0833">
            <w:pPr>
              <w:rPr>
                <w:rFonts w:eastAsia="Calibri"/>
                <w:kern w:val="0"/>
                <w14:ligatures w14:val="none"/>
              </w:rPr>
            </w:pPr>
            <w:r w:rsidRPr="006E0833">
              <w:rPr>
                <w:rFonts w:eastAsia="Calibri"/>
                <w:kern w:val="0"/>
                <w14:ligatures w14:val="none"/>
              </w:rPr>
              <w:t>28</w:t>
            </w:r>
          </w:p>
        </w:tc>
        <w:tc>
          <w:tcPr>
            <w:tcW w:w="851" w:type="dxa"/>
            <w:tcBorders>
              <w:top w:val="nil"/>
              <w:left w:val="nil"/>
              <w:bottom w:val="nil"/>
              <w:right w:val="nil"/>
            </w:tcBorders>
            <w:noWrap/>
            <w:vAlign w:val="center"/>
            <w:hideMark/>
          </w:tcPr>
          <w:p w14:paraId="5423E4EC" w14:textId="77777777" w:rsidR="006E0833" w:rsidRPr="006E0833" w:rsidRDefault="006E0833" w:rsidP="006E0833">
            <w:pPr>
              <w:rPr>
                <w:rFonts w:eastAsia="Calibri"/>
                <w:kern w:val="0"/>
                <w14:ligatures w14:val="none"/>
              </w:rPr>
            </w:pPr>
            <w:r w:rsidRPr="006E0833">
              <w:rPr>
                <w:rFonts w:eastAsia="Calibri"/>
                <w:kern w:val="0"/>
                <w14:ligatures w14:val="none"/>
              </w:rPr>
              <w:t>14</w:t>
            </w:r>
          </w:p>
        </w:tc>
        <w:tc>
          <w:tcPr>
            <w:tcW w:w="795" w:type="dxa"/>
            <w:tcBorders>
              <w:top w:val="nil"/>
              <w:left w:val="nil"/>
              <w:bottom w:val="nil"/>
              <w:right w:val="nil"/>
            </w:tcBorders>
            <w:vAlign w:val="center"/>
            <w:hideMark/>
          </w:tcPr>
          <w:p w14:paraId="00120163" w14:textId="77777777" w:rsidR="006E0833" w:rsidRPr="006E0833" w:rsidRDefault="006E0833" w:rsidP="006E0833">
            <w:pPr>
              <w:rPr>
                <w:rFonts w:eastAsia="Calibri"/>
                <w:kern w:val="0"/>
                <w14:ligatures w14:val="none"/>
              </w:rPr>
            </w:pPr>
            <w:r w:rsidRPr="006E0833">
              <w:rPr>
                <w:rFonts w:eastAsia="Calibri"/>
                <w:kern w:val="0"/>
                <w14:ligatures w14:val="none"/>
              </w:rPr>
              <w:t>42</w:t>
            </w:r>
          </w:p>
        </w:tc>
      </w:tr>
      <w:tr w:rsidR="006E0833" w:rsidRPr="006E0833" w14:paraId="0D9C907F" w14:textId="77777777" w:rsidTr="00A3077D">
        <w:trPr>
          <w:trHeight w:val="290"/>
        </w:trPr>
        <w:tc>
          <w:tcPr>
            <w:tcW w:w="1605" w:type="dxa"/>
            <w:tcBorders>
              <w:top w:val="nil"/>
              <w:left w:val="nil"/>
              <w:bottom w:val="nil"/>
              <w:right w:val="nil"/>
            </w:tcBorders>
            <w:noWrap/>
            <w:vAlign w:val="bottom"/>
            <w:hideMark/>
          </w:tcPr>
          <w:p w14:paraId="22CFE92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D30BF89"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melanarius </w:t>
            </w:r>
            <w:r w:rsidRPr="006E0833">
              <w:rPr>
                <w:rFonts w:eastAsia="Calibri"/>
                <w:kern w:val="0"/>
                <w14:ligatures w14:val="none"/>
              </w:rPr>
              <w:t>(Illiger, 1798)</w:t>
            </w:r>
          </w:p>
        </w:tc>
        <w:tc>
          <w:tcPr>
            <w:tcW w:w="1048" w:type="dxa"/>
            <w:tcBorders>
              <w:top w:val="nil"/>
              <w:left w:val="nil"/>
              <w:bottom w:val="nil"/>
              <w:right w:val="nil"/>
            </w:tcBorders>
          </w:tcPr>
          <w:p w14:paraId="7230A4FC" w14:textId="77777777" w:rsidR="006E0833" w:rsidRPr="006E0833" w:rsidRDefault="006E0833" w:rsidP="006E0833">
            <w:pPr>
              <w:rPr>
                <w:rFonts w:eastAsia="Calibri"/>
                <w:kern w:val="0"/>
                <w14:ligatures w14:val="none"/>
              </w:rPr>
            </w:pPr>
            <w:r w:rsidRPr="006E0833">
              <w:rPr>
                <w:rFonts w:eastAsia="Calibri"/>
                <w:kern w:val="0"/>
                <w14:ligatures w14:val="none"/>
              </w:rPr>
              <w:t>Pt.me</w:t>
            </w:r>
          </w:p>
        </w:tc>
        <w:tc>
          <w:tcPr>
            <w:tcW w:w="708" w:type="dxa"/>
            <w:tcBorders>
              <w:top w:val="nil"/>
              <w:left w:val="nil"/>
              <w:bottom w:val="nil"/>
              <w:right w:val="nil"/>
            </w:tcBorders>
            <w:noWrap/>
            <w:vAlign w:val="center"/>
            <w:hideMark/>
          </w:tcPr>
          <w:p w14:paraId="4F365CEB"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7397897F"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1782BD15"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702EDFEE" w14:textId="77777777" w:rsidTr="00A3077D">
        <w:trPr>
          <w:trHeight w:val="290"/>
        </w:trPr>
        <w:tc>
          <w:tcPr>
            <w:tcW w:w="1605" w:type="dxa"/>
            <w:tcBorders>
              <w:top w:val="nil"/>
              <w:left w:val="nil"/>
              <w:bottom w:val="nil"/>
              <w:right w:val="nil"/>
            </w:tcBorders>
            <w:noWrap/>
            <w:vAlign w:val="bottom"/>
            <w:hideMark/>
          </w:tcPr>
          <w:p w14:paraId="4A5FFEA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FB90E14" w14:textId="77777777" w:rsidR="006E0833" w:rsidRPr="006E0833" w:rsidRDefault="006E0833" w:rsidP="006E0833">
            <w:pPr>
              <w:rPr>
                <w:rFonts w:eastAsia="Calibri"/>
                <w:i/>
                <w:iCs/>
                <w:kern w:val="0"/>
                <w14:ligatures w14:val="none"/>
              </w:rPr>
            </w:pPr>
            <w:r w:rsidRPr="006E0833">
              <w:rPr>
                <w:rFonts w:eastAsia="Calibri"/>
                <w:i/>
                <w:iCs/>
                <w:kern w:val="0"/>
                <w14:ligatures w14:val="none"/>
              </w:rPr>
              <w:t>Pterostichus lachrymosus</w:t>
            </w:r>
            <w:r w:rsidRPr="006E0833">
              <w:rPr>
                <w:rFonts w:eastAsia="Calibri"/>
                <w:kern w:val="0"/>
                <w14:ligatures w14:val="none"/>
              </w:rPr>
              <w:t xml:space="preserve"> (Newman, 1838)</w:t>
            </w:r>
          </w:p>
        </w:tc>
        <w:tc>
          <w:tcPr>
            <w:tcW w:w="1048" w:type="dxa"/>
            <w:tcBorders>
              <w:top w:val="nil"/>
              <w:left w:val="nil"/>
              <w:bottom w:val="nil"/>
              <w:right w:val="nil"/>
            </w:tcBorders>
          </w:tcPr>
          <w:p w14:paraId="595E050F" w14:textId="77777777" w:rsidR="006E0833" w:rsidRPr="006E0833" w:rsidRDefault="006E0833" w:rsidP="006E0833">
            <w:pPr>
              <w:rPr>
                <w:rFonts w:eastAsia="Calibri"/>
                <w:kern w:val="0"/>
                <w14:ligatures w14:val="none"/>
              </w:rPr>
            </w:pPr>
            <w:r w:rsidRPr="006E0833">
              <w:rPr>
                <w:rFonts w:eastAsia="Calibri"/>
                <w:kern w:val="0"/>
                <w14:ligatures w14:val="none"/>
              </w:rPr>
              <w:t>Pt.la</w:t>
            </w:r>
          </w:p>
        </w:tc>
        <w:tc>
          <w:tcPr>
            <w:tcW w:w="708" w:type="dxa"/>
            <w:tcBorders>
              <w:top w:val="nil"/>
              <w:left w:val="nil"/>
              <w:bottom w:val="nil"/>
              <w:right w:val="nil"/>
            </w:tcBorders>
            <w:noWrap/>
            <w:vAlign w:val="center"/>
            <w:hideMark/>
          </w:tcPr>
          <w:p w14:paraId="06F4EA97" w14:textId="77777777" w:rsidR="006E0833" w:rsidRPr="006E0833" w:rsidRDefault="006E0833" w:rsidP="006E0833">
            <w:pPr>
              <w:rPr>
                <w:rFonts w:eastAsia="Calibri"/>
                <w:kern w:val="0"/>
                <w14:ligatures w14:val="none"/>
              </w:rPr>
            </w:pPr>
            <w:r w:rsidRPr="006E0833">
              <w:rPr>
                <w:rFonts w:eastAsia="Calibri"/>
                <w:kern w:val="0"/>
                <w14:ligatures w14:val="none"/>
              </w:rPr>
              <w:t>27</w:t>
            </w:r>
          </w:p>
        </w:tc>
        <w:tc>
          <w:tcPr>
            <w:tcW w:w="851" w:type="dxa"/>
            <w:tcBorders>
              <w:top w:val="nil"/>
              <w:left w:val="nil"/>
              <w:bottom w:val="nil"/>
              <w:right w:val="nil"/>
            </w:tcBorders>
            <w:noWrap/>
            <w:vAlign w:val="center"/>
            <w:hideMark/>
          </w:tcPr>
          <w:p w14:paraId="7CD86A09" w14:textId="77777777" w:rsidR="006E0833" w:rsidRPr="006E0833" w:rsidRDefault="006E0833" w:rsidP="006E0833">
            <w:pPr>
              <w:rPr>
                <w:rFonts w:eastAsia="Calibri"/>
                <w:kern w:val="0"/>
                <w14:ligatures w14:val="none"/>
              </w:rPr>
            </w:pPr>
            <w:r w:rsidRPr="006E0833">
              <w:rPr>
                <w:rFonts w:eastAsia="Calibri"/>
                <w:kern w:val="0"/>
                <w14:ligatures w14:val="none"/>
              </w:rPr>
              <w:t>45</w:t>
            </w:r>
          </w:p>
        </w:tc>
        <w:tc>
          <w:tcPr>
            <w:tcW w:w="795" w:type="dxa"/>
            <w:tcBorders>
              <w:top w:val="nil"/>
              <w:left w:val="nil"/>
              <w:bottom w:val="nil"/>
              <w:right w:val="nil"/>
            </w:tcBorders>
            <w:vAlign w:val="center"/>
            <w:hideMark/>
          </w:tcPr>
          <w:p w14:paraId="1568CA8A" w14:textId="77777777" w:rsidR="006E0833" w:rsidRPr="006E0833" w:rsidRDefault="006E0833" w:rsidP="006E0833">
            <w:pPr>
              <w:rPr>
                <w:rFonts w:eastAsia="Calibri"/>
                <w:kern w:val="0"/>
                <w14:ligatures w14:val="none"/>
              </w:rPr>
            </w:pPr>
            <w:r w:rsidRPr="006E0833">
              <w:rPr>
                <w:rFonts w:eastAsia="Calibri"/>
                <w:kern w:val="0"/>
                <w14:ligatures w14:val="none"/>
              </w:rPr>
              <w:t>72</w:t>
            </w:r>
          </w:p>
        </w:tc>
      </w:tr>
      <w:tr w:rsidR="006E0833" w:rsidRPr="006E0833" w14:paraId="098F1C08" w14:textId="77777777" w:rsidTr="00A3077D">
        <w:trPr>
          <w:trHeight w:val="290"/>
        </w:trPr>
        <w:tc>
          <w:tcPr>
            <w:tcW w:w="1605" w:type="dxa"/>
            <w:tcBorders>
              <w:top w:val="nil"/>
              <w:left w:val="nil"/>
              <w:bottom w:val="nil"/>
              <w:right w:val="nil"/>
            </w:tcBorders>
            <w:noWrap/>
            <w:vAlign w:val="bottom"/>
            <w:hideMark/>
          </w:tcPr>
          <w:p w14:paraId="51519875"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252A907"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stygicus </w:t>
            </w:r>
            <w:r w:rsidRPr="006E0833">
              <w:rPr>
                <w:rFonts w:eastAsia="Calibri"/>
                <w:kern w:val="0"/>
                <w14:ligatures w14:val="none"/>
              </w:rPr>
              <w:t>(Say, 1823)</w:t>
            </w:r>
          </w:p>
        </w:tc>
        <w:tc>
          <w:tcPr>
            <w:tcW w:w="1048" w:type="dxa"/>
            <w:tcBorders>
              <w:top w:val="nil"/>
              <w:left w:val="nil"/>
              <w:bottom w:val="nil"/>
              <w:right w:val="nil"/>
            </w:tcBorders>
          </w:tcPr>
          <w:p w14:paraId="782B5A4A" w14:textId="77777777" w:rsidR="006E0833" w:rsidRPr="006E0833" w:rsidRDefault="006E0833" w:rsidP="006E0833">
            <w:pPr>
              <w:rPr>
                <w:rFonts w:eastAsia="Calibri"/>
                <w:kern w:val="0"/>
                <w14:ligatures w14:val="none"/>
              </w:rPr>
            </w:pPr>
            <w:r w:rsidRPr="006E0833">
              <w:rPr>
                <w:rFonts w:eastAsia="Calibri"/>
                <w:kern w:val="0"/>
                <w14:ligatures w14:val="none"/>
              </w:rPr>
              <w:t>Pt.st</w:t>
            </w:r>
          </w:p>
        </w:tc>
        <w:tc>
          <w:tcPr>
            <w:tcW w:w="708" w:type="dxa"/>
            <w:tcBorders>
              <w:top w:val="nil"/>
              <w:left w:val="nil"/>
              <w:bottom w:val="nil"/>
              <w:right w:val="nil"/>
            </w:tcBorders>
            <w:noWrap/>
            <w:vAlign w:val="center"/>
            <w:hideMark/>
          </w:tcPr>
          <w:p w14:paraId="3233C68A" w14:textId="77777777" w:rsidR="006E0833" w:rsidRPr="006E0833" w:rsidRDefault="006E0833" w:rsidP="006E0833">
            <w:pPr>
              <w:rPr>
                <w:rFonts w:eastAsia="Calibri"/>
                <w:kern w:val="0"/>
                <w14:ligatures w14:val="none"/>
              </w:rPr>
            </w:pPr>
            <w:r w:rsidRPr="006E0833">
              <w:rPr>
                <w:rFonts w:eastAsia="Calibri"/>
                <w:kern w:val="0"/>
                <w14:ligatures w14:val="none"/>
              </w:rPr>
              <w:t>62</w:t>
            </w:r>
          </w:p>
        </w:tc>
        <w:tc>
          <w:tcPr>
            <w:tcW w:w="851" w:type="dxa"/>
            <w:tcBorders>
              <w:top w:val="nil"/>
              <w:left w:val="nil"/>
              <w:bottom w:val="nil"/>
              <w:right w:val="nil"/>
            </w:tcBorders>
            <w:noWrap/>
            <w:vAlign w:val="center"/>
            <w:hideMark/>
          </w:tcPr>
          <w:p w14:paraId="07546724" w14:textId="77777777" w:rsidR="006E0833" w:rsidRPr="006E0833" w:rsidRDefault="006E0833" w:rsidP="006E0833">
            <w:pPr>
              <w:rPr>
                <w:rFonts w:eastAsia="Calibri"/>
                <w:kern w:val="0"/>
                <w14:ligatures w14:val="none"/>
              </w:rPr>
            </w:pPr>
            <w:r w:rsidRPr="006E0833">
              <w:rPr>
                <w:rFonts w:eastAsia="Calibri"/>
                <w:kern w:val="0"/>
                <w14:ligatures w14:val="none"/>
              </w:rPr>
              <w:t>70</w:t>
            </w:r>
          </w:p>
        </w:tc>
        <w:tc>
          <w:tcPr>
            <w:tcW w:w="795" w:type="dxa"/>
            <w:tcBorders>
              <w:top w:val="nil"/>
              <w:left w:val="nil"/>
              <w:bottom w:val="nil"/>
              <w:right w:val="nil"/>
            </w:tcBorders>
            <w:vAlign w:val="center"/>
            <w:hideMark/>
          </w:tcPr>
          <w:p w14:paraId="4C057CBC" w14:textId="77777777" w:rsidR="006E0833" w:rsidRPr="006E0833" w:rsidRDefault="006E0833" w:rsidP="006E0833">
            <w:pPr>
              <w:rPr>
                <w:rFonts w:eastAsia="Calibri"/>
                <w:kern w:val="0"/>
                <w14:ligatures w14:val="none"/>
              </w:rPr>
            </w:pPr>
            <w:r w:rsidRPr="006E0833">
              <w:rPr>
                <w:rFonts w:eastAsia="Calibri"/>
                <w:kern w:val="0"/>
                <w14:ligatures w14:val="none"/>
              </w:rPr>
              <w:t>132</w:t>
            </w:r>
          </w:p>
        </w:tc>
      </w:tr>
      <w:tr w:rsidR="006E0833" w:rsidRPr="006E0833" w14:paraId="29DAA121" w14:textId="77777777" w:rsidTr="00A3077D">
        <w:trPr>
          <w:trHeight w:val="290"/>
        </w:trPr>
        <w:tc>
          <w:tcPr>
            <w:tcW w:w="1605" w:type="dxa"/>
            <w:tcBorders>
              <w:top w:val="nil"/>
              <w:left w:val="nil"/>
              <w:bottom w:val="nil"/>
              <w:right w:val="nil"/>
            </w:tcBorders>
            <w:noWrap/>
            <w:vAlign w:val="bottom"/>
            <w:hideMark/>
          </w:tcPr>
          <w:p w14:paraId="5233095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AF93AED"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hamiltoni </w:t>
            </w:r>
            <w:r w:rsidRPr="006E0833">
              <w:rPr>
                <w:rFonts w:eastAsia="Calibri"/>
                <w:kern w:val="0"/>
                <w14:ligatures w14:val="none"/>
              </w:rPr>
              <w:t>Horn, 1880</w:t>
            </w:r>
          </w:p>
        </w:tc>
        <w:tc>
          <w:tcPr>
            <w:tcW w:w="1048" w:type="dxa"/>
            <w:tcBorders>
              <w:top w:val="nil"/>
              <w:left w:val="nil"/>
              <w:bottom w:val="nil"/>
              <w:right w:val="nil"/>
            </w:tcBorders>
          </w:tcPr>
          <w:p w14:paraId="1656490D" w14:textId="77777777" w:rsidR="006E0833" w:rsidRPr="006E0833" w:rsidRDefault="006E0833" w:rsidP="006E0833">
            <w:pPr>
              <w:rPr>
                <w:rFonts w:eastAsia="Calibri"/>
                <w:kern w:val="0"/>
                <w14:ligatures w14:val="none"/>
              </w:rPr>
            </w:pPr>
            <w:r w:rsidRPr="006E0833">
              <w:rPr>
                <w:rFonts w:eastAsia="Calibri"/>
                <w:kern w:val="0"/>
                <w14:ligatures w14:val="none"/>
              </w:rPr>
              <w:t>Pt.ha</w:t>
            </w:r>
          </w:p>
        </w:tc>
        <w:tc>
          <w:tcPr>
            <w:tcW w:w="708" w:type="dxa"/>
            <w:tcBorders>
              <w:top w:val="nil"/>
              <w:left w:val="nil"/>
              <w:bottom w:val="nil"/>
              <w:right w:val="nil"/>
            </w:tcBorders>
            <w:noWrap/>
            <w:vAlign w:val="center"/>
            <w:hideMark/>
          </w:tcPr>
          <w:p w14:paraId="073D3EFC"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53A5F30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206A520E"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70438593" w14:textId="77777777" w:rsidTr="00A3077D">
        <w:trPr>
          <w:trHeight w:val="290"/>
        </w:trPr>
        <w:tc>
          <w:tcPr>
            <w:tcW w:w="1605" w:type="dxa"/>
            <w:tcBorders>
              <w:top w:val="nil"/>
              <w:left w:val="nil"/>
              <w:bottom w:val="nil"/>
              <w:right w:val="nil"/>
            </w:tcBorders>
            <w:noWrap/>
            <w:vAlign w:val="bottom"/>
            <w:hideMark/>
          </w:tcPr>
          <w:p w14:paraId="436431C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5D56684"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moestus </w:t>
            </w:r>
            <w:r w:rsidRPr="006E0833">
              <w:rPr>
                <w:rFonts w:eastAsia="Calibri"/>
                <w:kern w:val="0"/>
                <w14:ligatures w14:val="none"/>
              </w:rPr>
              <w:t>(Say, 1823)</w:t>
            </w:r>
          </w:p>
        </w:tc>
        <w:tc>
          <w:tcPr>
            <w:tcW w:w="1048" w:type="dxa"/>
            <w:tcBorders>
              <w:top w:val="nil"/>
              <w:left w:val="nil"/>
              <w:bottom w:val="nil"/>
              <w:right w:val="nil"/>
            </w:tcBorders>
          </w:tcPr>
          <w:p w14:paraId="16CAD901" w14:textId="77777777" w:rsidR="006E0833" w:rsidRPr="006E0833" w:rsidRDefault="006E0833" w:rsidP="006E0833">
            <w:pPr>
              <w:rPr>
                <w:rFonts w:eastAsia="Calibri"/>
                <w:kern w:val="0"/>
                <w14:ligatures w14:val="none"/>
              </w:rPr>
            </w:pPr>
            <w:r w:rsidRPr="006E0833">
              <w:rPr>
                <w:rFonts w:eastAsia="Calibri"/>
                <w:kern w:val="0"/>
                <w14:ligatures w14:val="none"/>
              </w:rPr>
              <w:t>Pt.mo</w:t>
            </w:r>
          </w:p>
        </w:tc>
        <w:tc>
          <w:tcPr>
            <w:tcW w:w="708" w:type="dxa"/>
            <w:tcBorders>
              <w:top w:val="nil"/>
              <w:left w:val="nil"/>
              <w:bottom w:val="nil"/>
              <w:right w:val="nil"/>
            </w:tcBorders>
            <w:noWrap/>
            <w:vAlign w:val="center"/>
            <w:hideMark/>
          </w:tcPr>
          <w:p w14:paraId="7EF3C95C" w14:textId="77777777" w:rsidR="006E0833" w:rsidRPr="006E0833" w:rsidRDefault="006E0833" w:rsidP="006E0833">
            <w:pPr>
              <w:rPr>
                <w:rFonts w:eastAsia="Calibri"/>
                <w:kern w:val="0"/>
                <w14:ligatures w14:val="none"/>
              </w:rPr>
            </w:pPr>
            <w:r w:rsidRPr="006E0833">
              <w:rPr>
                <w:rFonts w:eastAsia="Calibri"/>
                <w:kern w:val="0"/>
                <w14:ligatures w14:val="none"/>
              </w:rPr>
              <w:t>185</w:t>
            </w:r>
          </w:p>
        </w:tc>
        <w:tc>
          <w:tcPr>
            <w:tcW w:w="851" w:type="dxa"/>
            <w:tcBorders>
              <w:top w:val="nil"/>
              <w:left w:val="nil"/>
              <w:bottom w:val="nil"/>
              <w:right w:val="nil"/>
            </w:tcBorders>
            <w:noWrap/>
            <w:vAlign w:val="center"/>
            <w:hideMark/>
          </w:tcPr>
          <w:p w14:paraId="6980D1FE" w14:textId="77777777" w:rsidR="006E0833" w:rsidRPr="006E0833" w:rsidRDefault="006E0833" w:rsidP="006E0833">
            <w:pPr>
              <w:rPr>
                <w:rFonts w:eastAsia="Calibri"/>
                <w:kern w:val="0"/>
                <w14:ligatures w14:val="none"/>
              </w:rPr>
            </w:pPr>
            <w:r w:rsidRPr="006E0833">
              <w:rPr>
                <w:rFonts w:eastAsia="Calibri"/>
                <w:kern w:val="0"/>
                <w14:ligatures w14:val="none"/>
              </w:rPr>
              <w:t>47</w:t>
            </w:r>
          </w:p>
        </w:tc>
        <w:tc>
          <w:tcPr>
            <w:tcW w:w="795" w:type="dxa"/>
            <w:tcBorders>
              <w:top w:val="nil"/>
              <w:left w:val="nil"/>
              <w:bottom w:val="nil"/>
              <w:right w:val="nil"/>
            </w:tcBorders>
            <w:vAlign w:val="center"/>
            <w:hideMark/>
          </w:tcPr>
          <w:p w14:paraId="0E04FBFB" w14:textId="77777777" w:rsidR="006E0833" w:rsidRPr="006E0833" w:rsidRDefault="006E0833" w:rsidP="006E0833">
            <w:pPr>
              <w:rPr>
                <w:rFonts w:eastAsia="Calibri"/>
                <w:kern w:val="0"/>
                <w14:ligatures w14:val="none"/>
              </w:rPr>
            </w:pPr>
            <w:r w:rsidRPr="006E0833">
              <w:rPr>
                <w:rFonts w:eastAsia="Calibri"/>
                <w:kern w:val="0"/>
                <w14:ligatures w14:val="none"/>
              </w:rPr>
              <w:t>232</w:t>
            </w:r>
          </w:p>
        </w:tc>
      </w:tr>
      <w:tr w:rsidR="006E0833" w:rsidRPr="006E0833" w14:paraId="29E1D6FE" w14:textId="77777777" w:rsidTr="00A3077D">
        <w:trPr>
          <w:trHeight w:val="290"/>
        </w:trPr>
        <w:tc>
          <w:tcPr>
            <w:tcW w:w="1605" w:type="dxa"/>
            <w:tcBorders>
              <w:top w:val="nil"/>
              <w:left w:val="nil"/>
              <w:bottom w:val="nil"/>
              <w:right w:val="nil"/>
            </w:tcBorders>
            <w:noWrap/>
            <w:vAlign w:val="bottom"/>
            <w:hideMark/>
          </w:tcPr>
          <w:p w14:paraId="69685DD9"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63E53B00" w14:textId="77777777" w:rsidR="006E0833" w:rsidRPr="006E0833" w:rsidRDefault="006E0833" w:rsidP="006E0833">
            <w:pPr>
              <w:rPr>
                <w:rFonts w:eastAsia="Calibri"/>
                <w:i/>
                <w:iCs/>
                <w:kern w:val="0"/>
                <w14:ligatures w14:val="none"/>
              </w:rPr>
            </w:pPr>
            <w:r w:rsidRPr="006E0833">
              <w:rPr>
                <w:rFonts w:eastAsia="Calibri"/>
                <w:i/>
                <w:iCs/>
                <w:kern w:val="0"/>
                <w14:ligatures w14:val="none"/>
              </w:rPr>
              <w:t>Pterostichus diligendus</w:t>
            </w:r>
            <w:r w:rsidRPr="006E0833">
              <w:rPr>
                <w:rFonts w:eastAsia="Calibri"/>
                <w:kern w:val="0"/>
                <w14:ligatures w14:val="none"/>
              </w:rPr>
              <w:t xml:space="preserve"> (Chaudoir, 1868)</w:t>
            </w:r>
          </w:p>
        </w:tc>
        <w:tc>
          <w:tcPr>
            <w:tcW w:w="1048" w:type="dxa"/>
            <w:tcBorders>
              <w:top w:val="nil"/>
              <w:left w:val="nil"/>
              <w:bottom w:val="nil"/>
              <w:right w:val="nil"/>
            </w:tcBorders>
          </w:tcPr>
          <w:p w14:paraId="6C1561CA" w14:textId="77777777" w:rsidR="006E0833" w:rsidRPr="006E0833" w:rsidRDefault="006E0833" w:rsidP="006E0833">
            <w:pPr>
              <w:rPr>
                <w:rFonts w:eastAsia="Calibri"/>
                <w:kern w:val="0"/>
                <w14:ligatures w14:val="none"/>
              </w:rPr>
            </w:pPr>
            <w:r w:rsidRPr="006E0833">
              <w:rPr>
                <w:rFonts w:eastAsia="Calibri"/>
                <w:kern w:val="0"/>
                <w14:ligatures w14:val="none"/>
              </w:rPr>
              <w:t>Pt.di</w:t>
            </w:r>
          </w:p>
        </w:tc>
        <w:tc>
          <w:tcPr>
            <w:tcW w:w="708" w:type="dxa"/>
            <w:tcBorders>
              <w:top w:val="nil"/>
              <w:left w:val="nil"/>
              <w:bottom w:val="nil"/>
              <w:right w:val="nil"/>
            </w:tcBorders>
            <w:noWrap/>
            <w:vAlign w:val="center"/>
            <w:hideMark/>
          </w:tcPr>
          <w:p w14:paraId="0B5566B7"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66523659"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7AFBD330"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r w:rsidR="006E0833" w:rsidRPr="006E0833" w14:paraId="759A467C" w14:textId="77777777" w:rsidTr="00A3077D">
        <w:trPr>
          <w:trHeight w:val="290"/>
        </w:trPr>
        <w:tc>
          <w:tcPr>
            <w:tcW w:w="1605" w:type="dxa"/>
            <w:tcBorders>
              <w:top w:val="nil"/>
              <w:left w:val="nil"/>
              <w:bottom w:val="nil"/>
              <w:right w:val="nil"/>
            </w:tcBorders>
            <w:noWrap/>
            <w:vAlign w:val="bottom"/>
            <w:hideMark/>
          </w:tcPr>
          <w:p w14:paraId="5801A02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16A7FEA" w14:textId="77777777" w:rsidR="006E0833" w:rsidRPr="006E0833" w:rsidRDefault="006E0833" w:rsidP="006E0833">
            <w:pPr>
              <w:rPr>
                <w:rFonts w:eastAsia="Calibri"/>
                <w:i/>
                <w:iCs/>
                <w:kern w:val="0"/>
                <w14:ligatures w14:val="none"/>
              </w:rPr>
            </w:pPr>
            <w:r w:rsidRPr="006E0833">
              <w:rPr>
                <w:rFonts w:eastAsia="Calibri"/>
                <w:i/>
                <w:iCs/>
                <w:kern w:val="0"/>
                <w14:ligatures w14:val="none"/>
              </w:rPr>
              <w:t>Pterostichus rostratus</w:t>
            </w:r>
            <w:r w:rsidRPr="006E0833">
              <w:rPr>
                <w:rFonts w:eastAsia="Calibri"/>
                <w:kern w:val="0"/>
                <w14:ligatures w14:val="none"/>
              </w:rPr>
              <w:t xml:space="preserve"> (Newman, 1838)</w:t>
            </w:r>
          </w:p>
        </w:tc>
        <w:tc>
          <w:tcPr>
            <w:tcW w:w="1048" w:type="dxa"/>
            <w:tcBorders>
              <w:top w:val="nil"/>
              <w:left w:val="nil"/>
              <w:bottom w:val="nil"/>
              <w:right w:val="nil"/>
            </w:tcBorders>
          </w:tcPr>
          <w:p w14:paraId="7DBA1C3B" w14:textId="77777777" w:rsidR="006E0833" w:rsidRPr="006E0833" w:rsidRDefault="006E0833" w:rsidP="006E0833">
            <w:pPr>
              <w:rPr>
                <w:rFonts w:eastAsia="Calibri"/>
                <w:kern w:val="0"/>
                <w14:ligatures w14:val="none"/>
              </w:rPr>
            </w:pPr>
            <w:r w:rsidRPr="006E0833">
              <w:rPr>
                <w:rFonts w:eastAsia="Calibri"/>
                <w:kern w:val="0"/>
                <w14:ligatures w14:val="none"/>
              </w:rPr>
              <w:t>Pt.ro</w:t>
            </w:r>
          </w:p>
        </w:tc>
        <w:tc>
          <w:tcPr>
            <w:tcW w:w="708" w:type="dxa"/>
            <w:tcBorders>
              <w:top w:val="nil"/>
              <w:left w:val="nil"/>
              <w:bottom w:val="nil"/>
              <w:right w:val="nil"/>
            </w:tcBorders>
            <w:noWrap/>
            <w:vAlign w:val="center"/>
            <w:hideMark/>
          </w:tcPr>
          <w:p w14:paraId="67D9F6AC" w14:textId="77777777" w:rsidR="006E0833" w:rsidRPr="006E0833" w:rsidRDefault="006E0833" w:rsidP="006E0833">
            <w:pPr>
              <w:rPr>
                <w:rFonts w:eastAsia="Calibri"/>
                <w:kern w:val="0"/>
                <w14:ligatures w14:val="none"/>
              </w:rPr>
            </w:pPr>
            <w:r w:rsidRPr="006E0833">
              <w:rPr>
                <w:rFonts w:eastAsia="Calibri"/>
                <w:kern w:val="0"/>
                <w14:ligatures w14:val="none"/>
              </w:rPr>
              <w:t>36</w:t>
            </w:r>
          </w:p>
        </w:tc>
        <w:tc>
          <w:tcPr>
            <w:tcW w:w="851" w:type="dxa"/>
            <w:tcBorders>
              <w:top w:val="nil"/>
              <w:left w:val="nil"/>
              <w:bottom w:val="nil"/>
              <w:right w:val="nil"/>
            </w:tcBorders>
            <w:noWrap/>
            <w:vAlign w:val="center"/>
            <w:hideMark/>
          </w:tcPr>
          <w:p w14:paraId="2FD90C69" w14:textId="77777777" w:rsidR="006E0833" w:rsidRPr="006E0833" w:rsidRDefault="006E0833" w:rsidP="006E0833">
            <w:pPr>
              <w:rPr>
                <w:rFonts w:eastAsia="Calibri"/>
                <w:kern w:val="0"/>
                <w14:ligatures w14:val="none"/>
              </w:rPr>
            </w:pPr>
            <w:r w:rsidRPr="006E0833">
              <w:rPr>
                <w:rFonts w:eastAsia="Calibri"/>
                <w:kern w:val="0"/>
                <w14:ligatures w14:val="none"/>
              </w:rPr>
              <w:t>22</w:t>
            </w:r>
          </w:p>
        </w:tc>
        <w:tc>
          <w:tcPr>
            <w:tcW w:w="795" w:type="dxa"/>
            <w:tcBorders>
              <w:top w:val="nil"/>
              <w:left w:val="nil"/>
              <w:bottom w:val="nil"/>
              <w:right w:val="nil"/>
            </w:tcBorders>
            <w:vAlign w:val="center"/>
            <w:hideMark/>
          </w:tcPr>
          <w:p w14:paraId="34BDEF83" w14:textId="77777777" w:rsidR="006E0833" w:rsidRPr="006E0833" w:rsidRDefault="006E0833" w:rsidP="006E0833">
            <w:pPr>
              <w:rPr>
                <w:rFonts w:eastAsia="Calibri"/>
                <w:kern w:val="0"/>
                <w14:ligatures w14:val="none"/>
              </w:rPr>
            </w:pPr>
            <w:r w:rsidRPr="006E0833">
              <w:rPr>
                <w:rFonts w:eastAsia="Calibri"/>
                <w:kern w:val="0"/>
                <w14:ligatures w14:val="none"/>
              </w:rPr>
              <w:t>58</w:t>
            </w:r>
          </w:p>
        </w:tc>
      </w:tr>
      <w:tr w:rsidR="006E0833" w:rsidRPr="006E0833" w14:paraId="5E4EF494" w14:textId="77777777" w:rsidTr="00A3077D">
        <w:trPr>
          <w:trHeight w:val="290"/>
        </w:trPr>
        <w:tc>
          <w:tcPr>
            <w:tcW w:w="1605" w:type="dxa"/>
            <w:tcBorders>
              <w:top w:val="nil"/>
              <w:left w:val="nil"/>
              <w:bottom w:val="nil"/>
              <w:right w:val="nil"/>
            </w:tcBorders>
            <w:noWrap/>
            <w:vAlign w:val="bottom"/>
            <w:hideMark/>
          </w:tcPr>
          <w:p w14:paraId="3A8EF158"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8CD7ED5"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adoxus </w:t>
            </w:r>
            <w:r w:rsidRPr="006E0833">
              <w:rPr>
                <w:rFonts w:eastAsia="Calibri"/>
                <w:kern w:val="0"/>
                <w14:ligatures w14:val="none"/>
              </w:rPr>
              <w:t>(Say, 1823)</w:t>
            </w:r>
          </w:p>
        </w:tc>
        <w:tc>
          <w:tcPr>
            <w:tcW w:w="1048" w:type="dxa"/>
            <w:tcBorders>
              <w:top w:val="nil"/>
              <w:left w:val="nil"/>
              <w:bottom w:val="nil"/>
              <w:right w:val="nil"/>
            </w:tcBorders>
          </w:tcPr>
          <w:p w14:paraId="1E877E42" w14:textId="77777777" w:rsidR="006E0833" w:rsidRPr="006E0833" w:rsidRDefault="006E0833" w:rsidP="006E0833">
            <w:pPr>
              <w:rPr>
                <w:rFonts w:eastAsia="Calibri"/>
                <w:kern w:val="0"/>
                <w14:ligatures w14:val="none"/>
              </w:rPr>
            </w:pPr>
            <w:r w:rsidRPr="006E0833">
              <w:rPr>
                <w:rFonts w:eastAsia="Calibri"/>
                <w:kern w:val="0"/>
                <w14:ligatures w14:val="none"/>
              </w:rPr>
              <w:t>Pt.ad</w:t>
            </w:r>
          </w:p>
        </w:tc>
        <w:tc>
          <w:tcPr>
            <w:tcW w:w="708" w:type="dxa"/>
            <w:tcBorders>
              <w:top w:val="nil"/>
              <w:left w:val="nil"/>
              <w:bottom w:val="nil"/>
              <w:right w:val="nil"/>
            </w:tcBorders>
            <w:noWrap/>
            <w:vAlign w:val="center"/>
            <w:hideMark/>
          </w:tcPr>
          <w:p w14:paraId="4F036B63" w14:textId="77777777" w:rsidR="006E0833" w:rsidRPr="006E0833" w:rsidRDefault="006E0833" w:rsidP="006E0833">
            <w:pPr>
              <w:rPr>
                <w:rFonts w:eastAsia="Calibri"/>
                <w:kern w:val="0"/>
                <w14:ligatures w14:val="none"/>
              </w:rPr>
            </w:pPr>
            <w:r w:rsidRPr="006E0833">
              <w:rPr>
                <w:rFonts w:eastAsia="Calibri"/>
                <w:kern w:val="0"/>
                <w14:ligatures w14:val="none"/>
              </w:rPr>
              <w:t>19</w:t>
            </w:r>
          </w:p>
        </w:tc>
        <w:tc>
          <w:tcPr>
            <w:tcW w:w="851" w:type="dxa"/>
            <w:tcBorders>
              <w:top w:val="nil"/>
              <w:left w:val="nil"/>
              <w:bottom w:val="nil"/>
              <w:right w:val="nil"/>
            </w:tcBorders>
            <w:noWrap/>
            <w:vAlign w:val="center"/>
            <w:hideMark/>
          </w:tcPr>
          <w:p w14:paraId="513BA4C2" w14:textId="77777777" w:rsidR="006E0833" w:rsidRPr="006E0833" w:rsidRDefault="006E0833" w:rsidP="006E0833">
            <w:pPr>
              <w:rPr>
                <w:rFonts w:eastAsia="Calibri"/>
                <w:kern w:val="0"/>
                <w14:ligatures w14:val="none"/>
              </w:rPr>
            </w:pPr>
            <w:r w:rsidRPr="006E0833">
              <w:rPr>
                <w:rFonts w:eastAsia="Calibri"/>
                <w:kern w:val="0"/>
                <w14:ligatures w14:val="none"/>
              </w:rPr>
              <w:t>80</w:t>
            </w:r>
          </w:p>
        </w:tc>
        <w:tc>
          <w:tcPr>
            <w:tcW w:w="795" w:type="dxa"/>
            <w:tcBorders>
              <w:top w:val="nil"/>
              <w:left w:val="nil"/>
              <w:bottom w:val="nil"/>
              <w:right w:val="nil"/>
            </w:tcBorders>
            <w:vAlign w:val="center"/>
            <w:hideMark/>
          </w:tcPr>
          <w:p w14:paraId="782C809D" w14:textId="77777777" w:rsidR="006E0833" w:rsidRPr="006E0833" w:rsidRDefault="006E0833" w:rsidP="006E0833">
            <w:pPr>
              <w:rPr>
                <w:rFonts w:eastAsia="Calibri"/>
                <w:kern w:val="0"/>
                <w14:ligatures w14:val="none"/>
              </w:rPr>
            </w:pPr>
            <w:r w:rsidRPr="006E0833">
              <w:rPr>
                <w:rFonts w:eastAsia="Calibri"/>
                <w:kern w:val="0"/>
                <w14:ligatures w14:val="none"/>
              </w:rPr>
              <w:t>99</w:t>
            </w:r>
          </w:p>
        </w:tc>
      </w:tr>
      <w:tr w:rsidR="006E0833" w:rsidRPr="006E0833" w14:paraId="5111E6DD" w14:textId="77777777" w:rsidTr="00A3077D">
        <w:trPr>
          <w:trHeight w:val="290"/>
        </w:trPr>
        <w:tc>
          <w:tcPr>
            <w:tcW w:w="1605" w:type="dxa"/>
            <w:tcBorders>
              <w:top w:val="nil"/>
              <w:left w:val="nil"/>
              <w:bottom w:val="nil"/>
              <w:right w:val="nil"/>
            </w:tcBorders>
            <w:noWrap/>
            <w:vAlign w:val="bottom"/>
            <w:hideMark/>
          </w:tcPr>
          <w:p w14:paraId="1609C13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F4505BD"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Pterostichus tristis </w:t>
            </w:r>
            <w:r w:rsidRPr="006E0833">
              <w:rPr>
                <w:rFonts w:eastAsia="Calibri"/>
                <w:kern w:val="0"/>
                <w14:ligatures w14:val="none"/>
              </w:rPr>
              <w:t>(Dejean, 1828)</w:t>
            </w:r>
          </w:p>
        </w:tc>
        <w:tc>
          <w:tcPr>
            <w:tcW w:w="1048" w:type="dxa"/>
            <w:tcBorders>
              <w:top w:val="nil"/>
              <w:left w:val="nil"/>
              <w:bottom w:val="nil"/>
              <w:right w:val="nil"/>
            </w:tcBorders>
          </w:tcPr>
          <w:p w14:paraId="65F9D915" w14:textId="77777777" w:rsidR="006E0833" w:rsidRPr="006E0833" w:rsidRDefault="006E0833" w:rsidP="006E0833">
            <w:pPr>
              <w:rPr>
                <w:rFonts w:eastAsia="Calibri"/>
                <w:kern w:val="0"/>
                <w14:ligatures w14:val="none"/>
              </w:rPr>
            </w:pPr>
            <w:r w:rsidRPr="006E0833">
              <w:rPr>
                <w:rFonts w:eastAsia="Calibri"/>
                <w:kern w:val="0"/>
                <w14:ligatures w14:val="none"/>
              </w:rPr>
              <w:t>Pt.tr</w:t>
            </w:r>
          </w:p>
        </w:tc>
        <w:tc>
          <w:tcPr>
            <w:tcW w:w="708" w:type="dxa"/>
            <w:tcBorders>
              <w:top w:val="nil"/>
              <w:left w:val="nil"/>
              <w:bottom w:val="nil"/>
              <w:right w:val="nil"/>
            </w:tcBorders>
            <w:noWrap/>
            <w:vAlign w:val="center"/>
            <w:hideMark/>
          </w:tcPr>
          <w:p w14:paraId="3D09E806"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851" w:type="dxa"/>
            <w:tcBorders>
              <w:top w:val="nil"/>
              <w:left w:val="nil"/>
              <w:bottom w:val="nil"/>
              <w:right w:val="nil"/>
            </w:tcBorders>
            <w:noWrap/>
            <w:vAlign w:val="center"/>
            <w:hideMark/>
          </w:tcPr>
          <w:p w14:paraId="40170F83" w14:textId="77777777" w:rsidR="006E0833" w:rsidRPr="006E0833" w:rsidRDefault="006E0833" w:rsidP="006E0833">
            <w:pPr>
              <w:rPr>
                <w:rFonts w:eastAsia="Calibri"/>
                <w:kern w:val="0"/>
                <w14:ligatures w14:val="none"/>
              </w:rPr>
            </w:pPr>
            <w:r w:rsidRPr="006E0833">
              <w:rPr>
                <w:rFonts w:eastAsia="Calibri"/>
                <w:kern w:val="0"/>
                <w14:ligatures w14:val="none"/>
              </w:rPr>
              <w:t>31</w:t>
            </w:r>
          </w:p>
        </w:tc>
        <w:tc>
          <w:tcPr>
            <w:tcW w:w="795" w:type="dxa"/>
            <w:tcBorders>
              <w:top w:val="nil"/>
              <w:left w:val="nil"/>
              <w:bottom w:val="nil"/>
              <w:right w:val="nil"/>
            </w:tcBorders>
            <w:vAlign w:val="center"/>
            <w:hideMark/>
          </w:tcPr>
          <w:p w14:paraId="4FBAEC8E" w14:textId="77777777" w:rsidR="006E0833" w:rsidRPr="006E0833" w:rsidRDefault="006E0833" w:rsidP="006E0833">
            <w:pPr>
              <w:rPr>
                <w:rFonts w:eastAsia="Calibri"/>
                <w:kern w:val="0"/>
                <w14:ligatures w14:val="none"/>
              </w:rPr>
            </w:pPr>
            <w:r w:rsidRPr="006E0833">
              <w:rPr>
                <w:rFonts w:eastAsia="Calibri"/>
                <w:kern w:val="0"/>
                <w14:ligatures w14:val="none"/>
              </w:rPr>
              <w:t>41</w:t>
            </w:r>
          </w:p>
        </w:tc>
      </w:tr>
      <w:tr w:rsidR="006E0833" w:rsidRPr="006E0833" w14:paraId="20F316A9" w14:textId="77777777" w:rsidTr="00A3077D">
        <w:trPr>
          <w:trHeight w:val="290"/>
        </w:trPr>
        <w:tc>
          <w:tcPr>
            <w:tcW w:w="1605" w:type="dxa"/>
            <w:tcBorders>
              <w:top w:val="nil"/>
              <w:left w:val="nil"/>
              <w:bottom w:val="nil"/>
              <w:right w:val="nil"/>
            </w:tcBorders>
            <w:noWrap/>
            <w:vAlign w:val="bottom"/>
            <w:hideMark/>
          </w:tcPr>
          <w:p w14:paraId="36D29FF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94FFEAE"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Cyclotrachelus fucatus </w:t>
            </w:r>
            <w:r w:rsidRPr="006E0833">
              <w:rPr>
                <w:rFonts w:eastAsia="Calibri"/>
                <w:kern w:val="0"/>
                <w14:ligatures w14:val="none"/>
              </w:rPr>
              <w:t xml:space="preserve"> (Freitag, 1969)</w:t>
            </w:r>
          </w:p>
        </w:tc>
        <w:tc>
          <w:tcPr>
            <w:tcW w:w="1048" w:type="dxa"/>
            <w:tcBorders>
              <w:top w:val="nil"/>
              <w:left w:val="nil"/>
              <w:bottom w:val="nil"/>
              <w:right w:val="nil"/>
            </w:tcBorders>
          </w:tcPr>
          <w:p w14:paraId="1CEA3048" w14:textId="77777777" w:rsidR="006E0833" w:rsidRPr="006E0833" w:rsidRDefault="006E0833" w:rsidP="006E0833">
            <w:pPr>
              <w:rPr>
                <w:rFonts w:eastAsia="Calibri"/>
                <w:kern w:val="0"/>
                <w14:ligatures w14:val="none"/>
              </w:rPr>
            </w:pPr>
            <w:r w:rsidRPr="006E0833">
              <w:rPr>
                <w:rFonts w:eastAsia="Calibri"/>
                <w:kern w:val="0"/>
                <w14:ligatures w14:val="none"/>
              </w:rPr>
              <w:t>Cy.fu</w:t>
            </w:r>
          </w:p>
        </w:tc>
        <w:tc>
          <w:tcPr>
            <w:tcW w:w="708" w:type="dxa"/>
            <w:tcBorders>
              <w:top w:val="nil"/>
              <w:left w:val="nil"/>
              <w:bottom w:val="nil"/>
              <w:right w:val="nil"/>
            </w:tcBorders>
            <w:noWrap/>
            <w:vAlign w:val="center"/>
            <w:hideMark/>
          </w:tcPr>
          <w:p w14:paraId="5F4AF02E"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851" w:type="dxa"/>
            <w:tcBorders>
              <w:top w:val="nil"/>
              <w:left w:val="nil"/>
              <w:bottom w:val="nil"/>
              <w:right w:val="nil"/>
            </w:tcBorders>
            <w:noWrap/>
            <w:vAlign w:val="center"/>
            <w:hideMark/>
          </w:tcPr>
          <w:p w14:paraId="58ECED20"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1451CB5B"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2CF15A7E" w14:textId="77777777" w:rsidTr="00A3077D">
        <w:trPr>
          <w:trHeight w:val="290"/>
        </w:trPr>
        <w:tc>
          <w:tcPr>
            <w:tcW w:w="1605" w:type="dxa"/>
            <w:tcBorders>
              <w:top w:val="nil"/>
              <w:left w:val="nil"/>
              <w:bottom w:val="nil"/>
              <w:right w:val="nil"/>
            </w:tcBorders>
            <w:noWrap/>
            <w:vAlign w:val="bottom"/>
            <w:hideMark/>
          </w:tcPr>
          <w:p w14:paraId="28B9188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FEDCECC"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Cyclotrachelus convivus </w:t>
            </w:r>
            <w:r w:rsidRPr="006E0833">
              <w:rPr>
                <w:rFonts w:eastAsia="Calibri"/>
                <w:kern w:val="0"/>
                <w14:ligatures w14:val="none"/>
              </w:rPr>
              <w:t>(LeConte, 1853)</w:t>
            </w:r>
          </w:p>
        </w:tc>
        <w:tc>
          <w:tcPr>
            <w:tcW w:w="1048" w:type="dxa"/>
            <w:tcBorders>
              <w:top w:val="nil"/>
              <w:left w:val="nil"/>
              <w:bottom w:val="nil"/>
              <w:right w:val="nil"/>
            </w:tcBorders>
          </w:tcPr>
          <w:p w14:paraId="41236251" w14:textId="77777777" w:rsidR="006E0833" w:rsidRPr="006E0833" w:rsidRDefault="006E0833" w:rsidP="006E0833">
            <w:pPr>
              <w:rPr>
                <w:rFonts w:eastAsia="Calibri"/>
                <w:kern w:val="0"/>
                <w14:ligatures w14:val="none"/>
              </w:rPr>
            </w:pPr>
            <w:r w:rsidRPr="006E0833">
              <w:rPr>
                <w:rFonts w:eastAsia="Calibri"/>
                <w:kern w:val="0"/>
                <w14:ligatures w14:val="none"/>
              </w:rPr>
              <w:t>Cy.co</w:t>
            </w:r>
          </w:p>
        </w:tc>
        <w:tc>
          <w:tcPr>
            <w:tcW w:w="708" w:type="dxa"/>
            <w:tcBorders>
              <w:top w:val="nil"/>
              <w:left w:val="nil"/>
              <w:bottom w:val="nil"/>
              <w:right w:val="nil"/>
            </w:tcBorders>
            <w:noWrap/>
            <w:vAlign w:val="center"/>
            <w:hideMark/>
          </w:tcPr>
          <w:p w14:paraId="057FA11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0C536C70"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7773B4F0"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31492DB0" w14:textId="77777777" w:rsidTr="00A3077D">
        <w:trPr>
          <w:trHeight w:val="290"/>
        </w:trPr>
        <w:tc>
          <w:tcPr>
            <w:tcW w:w="1605" w:type="dxa"/>
            <w:tcBorders>
              <w:top w:val="nil"/>
              <w:left w:val="nil"/>
              <w:bottom w:val="nil"/>
              <w:right w:val="nil"/>
            </w:tcBorders>
            <w:noWrap/>
            <w:vAlign w:val="bottom"/>
            <w:hideMark/>
          </w:tcPr>
          <w:p w14:paraId="42295EA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8200B9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Cyclotrachelus sigillatus </w:t>
            </w:r>
            <w:r w:rsidRPr="006E0833">
              <w:rPr>
                <w:rFonts w:eastAsia="Calibri"/>
                <w:kern w:val="0"/>
                <w14:ligatures w14:val="none"/>
              </w:rPr>
              <w:t>(Say, 1823)</w:t>
            </w:r>
          </w:p>
        </w:tc>
        <w:tc>
          <w:tcPr>
            <w:tcW w:w="1048" w:type="dxa"/>
            <w:tcBorders>
              <w:top w:val="nil"/>
              <w:left w:val="nil"/>
              <w:bottom w:val="nil"/>
              <w:right w:val="nil"/>
            </w:tcBorders>
          </w:tcPr>
          <w:p w14:paraId="1068CC04" w14:textId="77777777" w:rsidR="006E0833" w:rsidRPr="006E0833" w:rsidRDefault="006E0833" w:rsidP="006E0833">
            <w:pPr>
              <w:rPr>
                <w:rFonts w:eastAsia="Calibri"/>
                <w:kern w:val="0"/>
                <w14:ligatures w14:val="none"/>
              </w:rPr>
            </w:pPr>
            <w:r w:rsidRPr="006E0833">
              <w:rPr>
                <w:rFonts w:eastAsia="Calibri"/>
                <w:kern w:val="0"/>
                <w14:ligatures w14:val="none"/>
              </w:rPr>
              <w:t>Cy.si</w:t>
            </w:r>
          </w:p>
        </w:tc>
        <w:tc>
          <w:tcPr>
            <w:tcW w:w="708" w:type="dxa"/>
            <w:tcBorders>
              <w:top w:val="nil"/>
              <w:left w:val="nil"/>
              <w:bottom w:val="nil"/>
              <w:right w:val="nil"/>
            </w:tcBorders>
            <w:noWrap/>
            <w:vAlign w:val="center"/>
            <w:hideMark/>
          </w:tcPr>
          <w:p w14:paraId="1F675F1E" w14:textId="77777777" w:rsidR="006E0833" w:rsidRPr="006E0833" w:rsidRDefault="006E0833" w:rsidP="006E0833">
            <w:pPr>
              <w:rPr>
                <w:rFonts w:eastAsia="Calibri"/>
                <w:kern w:val="0"/>
                <w14:ligatures w14:val="none"/>
              </w:rPr>
            </w:pPr>
            <w:r w:rsidRPr="006E0833">
              <w:rPr>
                <w:rFonts w:eastAsia="Calibri"/>
                <w:kern w:val="0"/>
                <w14:ligatures w14:val="none"/>
              </w:rPr>
              <w:t>22</w:t>
            </w:r>
          </w:p>
        </w:tc>
        <w:tc>
          <w:tcPr>
            <w:tcW w:w="851" w:type="dxa"/>
            <w:tcBorders>
              <w:top w:val="nil"/>
              <w:left w:val="nil"/>
              <w:bottom w:val="nil"/>
              <w:right w:val="nil"/>
            </w:tcBorders>
            <w:noWrap/>
            <w:vAlign w:val="center"/>
            <w:hideMark/>
          </w:tcPr>
          <w:p w14:paraId="5BB8B513" w14:textId="77777777" w:rsidR="006E0833" w:rsidRPr="006E0833" w:rsidRDefault="006E0833" w:rsidP="006E0833">
            <w:pPr>
              <w:rPr>
                <w:rFonts w:eastAsia="Calibri"/>
                <w:kern w:val="0"/>
                <w14:ligatures w14:val="none"/>
              </w:rPr>
            </w:pPr>
            <w:r w:rsidRPr="006E0833">
              <w:rPr>
                <w:rFonts w:eastAsia="Calibri"/>
                <w:kern w:val="0"/>
                <w14:ligatures w14:val="none"/>
              </w:rPr>
              <w:t>52</w:t>
            </w:r>
          </w:p>
        </w:tc>
        <w:tc>
          <w:tcPr>
            <w:tcW w:w="795" w:type="dxa"/>
            <w:tcBorders>
              <w:top w:val="nil"/>
              <w:left w:val="nil"/>
              <w:bottom w:val="nil"/>
              <w:right w:val="nil"/>
            </w:tcBorders>
            <w:vAlign w:val="center"/>
            <w:hideMark/>
          </w:tcPr>
          <w:p w14:paraId="58077610" w14:textId="77777777" w:rsidR="006E0833" w:rsidRPr="006E0833" w:rsidRDefault="006E0833" w:rsidP="006E0833">
            <w:pPr>
              <w:rPr>
                <w:rFonts w:eastAsia="Calibri"/>
                <w:kern w:val="0"/>
                <w14:ligatures w14:val="none"/>
              </w:rPr>
            </w:pPr>
            <w:r w:rsidRPr="006E0833">
              <w:rPr>
                <w:rFonts w:eastAsia="Calibri"/>
                <w:kern w:val="0"/>
                <w14:ligatures w14:val="none"/>
              </w:rPr>
              <w:t>74</w:t>
            </w:r>
          </w:p>
        </w:tc>
      </w:tr>
      <w:tr w:rsidR="006E0833" w:rsidRPr="006E0833" w14:paraId="34F7338B" w14:textId="77777777" w:rsidTr="00A3077D">
        <w:trPr>
          <w:trHeight w:val="290"/>
        </w:trPr>
        <w:tc>
          <w:tcPr>
            <w:tcW w:w="1605" w:type="dxa"/>
            <w:tcBorders>
              <w:top w:val="nil"/>
              <w:left w:val="nil"/>
              <w:bottom w:val="nil"/>
              <w:right w:val="nil"/>
            </w:tcBorders>
            <w:noWrap/>
            <w:vAlign w:val="bottom"/>
            <w:hideMark/>
          </w:tcPr>
          <w:p w14:paraId="5F6A85AA" w14:textId="77777777" w:rsidR="006E0833" w:rsidRPr="006E0833" w:rsidRDefault="006E0833" w:rsidP="006E0833">
            <w:pPr>
              <w:rPr>
                <w:rFonts w:eastAsia="Calibri"/>
                <w:kern w:val="0"/>
                <w14:ligatures w14:val="none"/>
              </w:rPr>
            </w:pPr>
            <w:r w:rsidRPr="006E0833">
              <w:rPr>
                <w:rFonts w:eastAsia="Calibri"/>
                <w:kern w:val="0"/>
                <w14:ligatures w14:val="none"/>
              </w:rPr>
              <w:t>Chlaeniini</w:t>
            </w:r>
          </w:p>
        </w:tc>
        <w:tc>
          <w:tcPr>
            <w:tcW w:w="4065" w:type="dxa"/>
            <w:tcBorders>
              <w:top w:val="nil"/>
              <w:left w:val="nil"/>
              <w:bottom w:val="nil"/>
              <w:right w:val="nil"/>
            </w:tcBorders>
            <w:noWrap/>
            <w:vAlign w:val="center"/>
            <w:hideMark/>
          </w:tcPr>
          <w:p w14:paraId="1496A49A"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2355340"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02C7BE02"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3D0FAAA"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432D1E7B" w14:textId="77777777" w:rsidR="006E0833" w:rsidRPr="006E0833" w:rsidRDefault="006E0833" w:rsidP="006E0833">
            <w:pPr>
              <w:rPr>
                <w:rFonts w:eastAsia="Calibri"/>
                <w:kern w:val="0"/>
                <w14:ligatures w14:val="none"/>
              </w:rPr>
            </w:pPr>
          </w:p>
        </w:tc>
      </w:tr>
      <w:tr w:rsidR="006E0833" w:rsidRPr="006E0833" w14:paraId="34396E07" w14:textId="77777777" w:rsidTr="00A3077D">
        <w:trPr>
          <w:trHeight w:val="290"/>
        </w:trPr>
        <w:tc>
          <w:tcPr>
            <w:tcW w:w="1605" w:type="dxa"/>
            <w:tcBorders>
              <w:top w:val="nil"/>
              <w:left w:val="nil"/>
              <w:right w:val="nil"/>
            </w:tcBorders>
            <w:noWrap/>
            <w:vAlign w:val="bottom"/>
            <w:hideMark/>
          </w:tcPr>
          <w:p w14:paraId="0A8133B1" w14:textId="77777777" w:rsidR="006E0833" w:rsidRPr="006E0833" w:rsidRDefault="006E0833" w:rsidP="006E0833">
            <w:pPr>
              <w:rPr>
                <w:rFonts w:eastAsia="Calibri"/>
                <w:kern w:val="0"/>
                <w14:ligatures w14:val="none"/>
              </w:rPr>
            </w:pPr>
          </w:p>
        </w:tc>
        <w:tc>
          <w:tcPr>
            <w:tcW w:w="4065" w:type="dxa"/>
            <w:tcBorders>
              <w:top w:val="nil"/>
              <w:left w:val="nil"/>
              <w:right w:val="nil"/>
            </w:tcBorders>
            <w:noWrap/>
            <w:vAlign w:val="center"/>
            <w:hideMark/>
          </w:tcPr>
          <w:p w14:paraId="19A8B8C3"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Chlaenius emarginatus </w:t>
            </w:r>
            <w:r w:rsidRPr="006E0833">
              <w:rPr>
                <w:rFonts w:eastAsia="Calibri"/>
                <w:kern w:val="0"/>
                <w14:ligatures w14:val="none"/>
              </w:rPr>
              <w:t>Say, 1823</w:t>
            </w:r>
          </w:p>
        </w:tc>
        <w:tc>
          <w:tcPr>
            <w:tcW w:w="1048" w:type="dxa"/>
            <w:tcBorders>
              <w:top w:val="nil"/>
              <w:left w:val="nil"/>
              <w:right w:val="nil"/>
            </w:tcBorders>
          </w:tcPr>
          <w:p w14:paraId="78C4D1CD" w14:textId="77777777" w:rsidR="006E0833" w:rsidRPr="006E0833" w:rsidRDefault="006E0833" w:rsidP="006E0833">
            <w:pPr>
              <w:rPr>
                <w:rFonts w:eastAsia="Calibri"/>
                <w:kern w:val="0"/>
                <w14:ligatures w14:val="none"/>
              </w:rPr>
            </w:pPr>
            <w:r w:rsidRPr="006E0833">
              <w:rPr>
                <w:rFonts w:eastAsia="Calibri"/>
                <w:kern w:val="0"/>
                <w14:ligatures w14:val="none"/>
              </w:rPr>
              <w:t>Ch.em</w:t>
            </w:r>
          </w:p>
        </w:tc>
        <w:tc>
          <w:tcPr>
            <w:tcW w:w="708" w:type="dxa"/>
            <w:tcBorders>
              <w:top w:val="nil"/>
              <w:left w:val="nil"/>
              <w:right w:val="nil"/>
            </w:tcBorders>
            <w:noWrap/>
            <w:vAlign w:val="center"/>
            <w:hideMark/>
          </w:tcPr>
          <w:p w14:paraId="31B191D2" w14:textId="77777777" w:rsidR="006E0833" w:rsidRPr="006E0833" w:rsidRDefault="006E0833" w:rsidP="006E0833">
            <w:pPr>
              <w:rPr>
                <w:rFonts w:eastAsia="Calibri"/>
                <w:kern w:val="0"/>
                <w14:ligatures w14:val="none"/>
              </w:rPr>
            </w:pPr>
            <w:r w:rsidRPr="006E0833">
              <w:rPr>
                <w:rFonts w:eastAsia="Calibri"/>
                <w:kern w:val="0"/>
                <w14:ligatures w14:val="none"/>
              </w:rPr>
              <w:t>137</w:t>
            </w:r>
          </w:p>
        </w:tc>
        <w:tc>
          <w:tcPr>
            <w:tcW w:w="851" w:type="dxa"/>
            <w:tcBorders>
              <w:top w:val="nil"/>
              <w:left w:val="nil"/>
              <w:right w:val="nil"/>
            </w:tcBorders>
            <w:noWrap/>
            <w:vAlign w:val="center"/>
            <w:hideMark/>
          </w:tcPr>
          <w:p w14:paraId="0433F1F2" w14:textId="77777777" w:rsidR="006E0833" w:rsidRPr="006E0833" w:rsidRDefault="006E0833" w:rsidP="006E0833">
            <w:pPr>
              <w:rPr>
                <w:rFonts w:eastAsia="Calibri"/>
                <w:kern w:val="0"/>
                <w14:ligatures w14:val="none"/>
              </w:rPr>
            </w:pPr>
            <w:r w:rsidRPr="006E0833">
              <w:rPr>
                <w:rFonts w:eastAsia="Calibri"/>
                <w:kern w:val="0"/>
                <w14:ligatures w14:val="none"/>
              </w:rPr>
              <w:t>25</w:t>
            </w:r>
          </w:p>
        </w:tc>
        <w:tc>
          <w:tcPr>
            <w:tcW w:w="795" w:type="dxa"/>
            <w:tcBorders>
              <w:top w:val="nil"/>
              <w:left w:val="nil"/>
              <w:right w:val="nil"/>
            </w:tcBorders>
            <w:vAlign w:val="center"/>
            <w:hideMark/>
          </w:tcPr>
          <w:p w14:paraId="57D57D6C" w14:textId="77777777" w:rsidR="006E0833" w:rsidRPr="006E0833" w:rsidRDefault="006E0833" w:rsidP="006E0833">
            <w:pPr>
              <w:rPr>
                <w:rFonts w:eastAsia="Calibri"/>
                <w:kern w:val="0"/>
                <w14:ligatures w14:val="none"/>
              </w:rPr>
            </w:pPr>
            <w:r w:rsidRPr="006E0833">
              <w:rPr>
                <w:rFonts w:eastAsia="Calibri"/>
                <w:kern w:val="0"/>
                <w14:ligatures w14:val="none"/>
              </w:rPr>
              <w:t>162</w:t>
            </w:r>
          </w:p>
        </w:tc>
      </w:tr>
      <w:tr w:rsidR="006E0833" w:rsidRPr="006E0833" w14:paraId="10EAF691" w14:textId="77777777" w:rsidTr="00A3077D">
        <w:trPr>
          <w:trHeight w:val="290"/>
        </w:trPr>
        <w:tc>
          <w:tcPr>
            <w:tcW w:w="1605" w:type="dxa"/>
            <w:tcBorders>
              <w:top w:val="nil"/>
              <w:left w:val="nil"/>
              <w:bottom w:val="single" w:sz="4" w:space="0" w:color="auto"/>
              <w:right w:val="nil"/>
            </w:tcBorders>
            <w:noWrap/>
            <w:vAlign w:val="bottom"/>
            <w:hideMark/>
          </w:tcPr>
          <w:p w14:paraId="1A3EDB8F" w14:textId="77777777" w:rsidR="006E0833" w:rsidRPr="006E0833" w:rsidRDefault="006E0833" w:rsidP="006E0833">
            <w:pPr>
              <w:rPr>
                <w:rFonts w:eastAsia="Calibri"/>
                <w:kern w:val="0"/>
                <w14:ligatures w14:val="none"/>
              </w:rPr>
            </w:pPr>
          </w:p>
        </w:tc>
        <w:tc>
          <w:tcPr>
            <w:tcW w:w="4065" w:type="dxa"/>
            <w:tcBorders>
              <w:top w:val="nil"/>
              <w:left w:val="nil"/>
              <w:bottom w:val="single" w:sz="4" w:space="0" w:color="auto"/>
              <w:right w:val="nil"/>
            </w:tcBorders>
            <w:noWrap/>
            <w:vAlign w:val="center"/>
            <w:hideMark/>
          </w:tcPr>
          <w:p w14:paraId="7879CEB1"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Chlaenius laticollis </w:t>
            </w:r>
            <w:r w:rsidRPr="006E0833">
              <w:rPr>
                <w:rFonts w:eastAsia="Calibri"/>
                <w:kern w:val="0"/>
                <w14:ligatures w14:val="none"/>
              </w:rPr>
              <w:t>Say, 1823</w:t>
            </w:r>
          </w:p>
        </w:tc>
        <w:tc>
          <w:tcPr>
            <w:tcW w:w="1048" w:type="dxa"/>
            <w:tcBorders>
              <w:top w:val="nil"/>
              <w:left w:val="nil"/>
              <w:bottom w:val="single" w:sz="4" w:space="0" w:color="auto"/>
              <w:right w:val="nil"/>
            </w:tcBorders>
          </w:tcPr>
          <w:p w14:paraId="73FB6305" w14:textId="77777777" w:rsidR="006E0833" w:rsidRPr="006E0833" w:rsidRDefault="006E0833" w:rsidP="006E0833">
            <w:pPr>
              <w:rPr>
                <w:rFonts w:eastAsia="Calibri"/>
                <w:kern w:val="0"/>
                <w14:ligatures w14:val="none"/>
              </w:rPr>
            </w:pPr>
            <w:r w:rsidRPr="006E0833">
              <w:rPr>
                <w:rFonts w:eastAsia="Calibri"/>
                <w:kern w:val="0"/>
                <w14:ligatures w14:val="none"/>
              </w:rPr>
              <w:t>Ch.la</w:t>
            </w:r>
          </w:p>
        </w:tc>
        <w:tc>
          <w:tcPr>
            <w:tcW w:w="708" w:type="dxa"/>
            <w:tcBorders>
              <w:top w:val="nil"/>
              <w:left w:val="nil"/>
              <w:bottom w:val="single" w:sz="4" w:space="0" w:color="auto"/>
              <w:right w:val="nil"/>
            </w:tcBorders>
            <w:noWrap/>
            <w:vAlign w:val="center"/>
            <w:hideMark/>
          </w:tcPr>
          <w:p w14:paraId="0E12A770"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single" w:sz="4" w:space="0" w:color="auto"/>
              <w:right w:val="nil"/>
            </w:tcBorders>
            <w:noWrap/>
            <w:vAlign w:val="center"/>
            <w:hideMark/>
          </w:tcPr>
          <w:p w14:paraId="7CAE2776"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single" w:sz="4" w:space="0" w:color="auto"/>
              <w:right w:val="nil"/>
            </w:tcBorders>
            <w:vAlign w:val="center"/>
            <w:hideMark/>
          </w:tcPr>
          <w:p w14:paraId="402CC76A"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bl>
    <w:p w14:paraId="6AB99E0C" w14:textId="77777777" w:rsidR="009A6E14" w:rsidRDefault="009A6E14" w:rsidP="006E0833">
      <w:pPr>
        <w:ind w:left="6480" w:firstLine="720"/>
        <w:rPr>
          <w:rFonts w:eastAsia="Calibri"/>
          <w:kern w:val="0"/>
          <w:sz w:val="24"/>
          <w:szCs w:val="24"/>
          <w14:ligatures w14:val="none"/>
        </w:rPr>
      </w:pPr>
    </w:p>
    <w:p w14:paraId="5D945F3E" w14:textId="06C2656C" w:rsidR="006E0833" w:rsidRPr="006E0833" w:rsidRDefault="009A6E14" w:rsidP="006E0833">
      <w:pPr>
        <w:ind w:left="6480" w:firstLine="720"/>
        <w:rPr>
          <w:rFonts w:eastAsia="Calibri"/>
          <w:kern w:val="0"/>
          <w:sz w:val="24"/>
          <w:szCs w:val="24"/>
          <w14:ligatures w14:val="none"/>
        </w:rPr>
      </w:pPr>
      <w:r>
        <w:rPr>
          <w:rFonts w:eastAsia="Calibri"/>
          <w:kern w:val="0"/>
          <w:sz w:val="24"/>
          <w:szCs w:val="24"/>
          <w14:ligatures w14:val="none"/>
        </w:rPr>
        <w:t>Co</w:t>
      </w:r>
      <w:r w:rsidR="006E0833" w:rsidRPr="006E0833">
        <w:rPr>
          <w:rFonts w:eastAsia="Calibri"/>
          <w:kern w:val="0"/>
          <w:sz w:val="24"/>
          <w:szCs w:val="24"/>
          <w14:ligatures w14:val="none"/>
        </w:rPr>
        <w:t>ntinued</w:t>
      </w:r>
    </w:p>
    <w:p w14:paraId="2016BAEC" w14:textId="77777777" w:rsidR="006E0833" w:rsidRPr="006E0833" w:rsidRDefault="006E0833" w:rsidP="006E0833">
      <w:pPr>
        <w:ind w:left="6480" w:firstLine="720"/>
        <w:rPr>
          <w:rFonts w:eastAsia="Calibri"/>
          <w:kern w:val="0"/>
          <w:sz w:val="24"/>
          <w:szCs w:val="24"/>
          <w14:ligatures w14:val="none"/>
        </w:rPr>
      </w:pPr>
    </w:p>
    <w:p w14:paraId="230DAAB4" w14:textId="77777777" w:rsidR="006E0833" w:rsidRPr="006E0833" w:rsidRDefault="006E0833" w:rsidP="006E0833">
      <w:pPr>
        <w:rPr>
          <w:rFonts w:eastAsia="Calibri"/>
          <w:kern w:val="0"/>
          <w:sz w:val="24"/>
          <w:szCs w:val="24"/>
          <w14:ligatures w14:val="none"/>
        </w:rPr>
      </w:pPr>
    </w:p>
    <w:p w14:paraId="19034885" w14:textId="77777777" w:rsidR="009A6E14" w:rsidRDefault="009A6E14" w:rsidP="006E0833">
      <w:pPr>
        <w:rPr>
          <w:rFonts w:eastAsia="Calibri"/>
          <w:kern w:val="0"/>
          <w:sz w:val="24"/>
          <w:szCs w:val="24"/>
          <w14:ligatures w14:val="none"/>
        </w:rPr>
      </w:pPr>
    </w:p>
    <w:p w14:paraId="0444EFEF" w14:textId="7E94440B"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2.2 Continued</w:t>
      </w:r>
    </w:p>
    <w:p w14:paraId="63B568AE" w14:textId="77777777" w:rsidR="006E0833" w:rsidRPr="006E0833" w:rsidRDefault="006E0833" w:rsidP="006E0833">
      <w:pPr>
        <w:rPr>
          <w:rFonts w:eastAsia="Calibri"/>
          <w:kern w:val="0"/>
          <w:sz w:val="24"/>
          <w:szCs w:val="24"/>
          <w14:ligatures w14:val="none"/>
        </w:rPr>
      </w:pPr>
    </w:p>
    <w:tbl>
      <w:tblPr>
        <w:tblW w:w="9072" w:type="dxa"/>
        <w:tblLook w:val="04A0" w:firstRow="1" w:lastRow="0" w:firstColumn="1" w:lastColumn="0" w:noHBand="0" w:noVBand="1"/>
      </w:tblPr>
      <w:tblGrid>
        <w:gridCol w:w="1605"/>
        <w:gridCol w:w="4065"/>
        <w:gridCol w:w="1048"/>
        <w:gridCol w:w="708"/>
        <w:gridCol w:w="851"/>
        <w:gridCol w:w="795"/>
      </w:tblGrid>
      <w:tr w:rsidR="006E0833" w:rsidRPr="006E0833" w14:paraId="02E8482F" w14:textId="77777777" w:rsidTr="00A3077D">
        <w:trPr>
          <w:trHeight w:val="290"/>
        </w:trPr>
        <w:tc>
          <w:tcPr>
            <w:tcW w:w="1605" w:type="dxa"/>
            <w:tcBorders>
              <w:top w:val="single" w:sz="4" w:space="0" w:color="auto"/>
              <w:left w:val="nil"/>
              <w:bottom w:val="single" w:sz="4" w:space="0" w:color="auto"/>
              <w:right w:val="nil"/>
            </w:tcBorders>
            <w:noWrap/>
            <w:vAlign w:val="bottom"/>
          </w:tcPr>
          <w:p w14:paraId="417DD8A4" w14:textId="77777777" w:rsidR="006E0833" w:rsidRPr="006E0833" w:rsidRDefault="006E0833" w:rsidP="006E0833">
            <w:pPr>
              <w:rPr>
                <w:rFonts w:eastAsia="Calibri"/>
                <w:kern w:val="0"/>
                <w14:ligatures w14:val="none"/>
              </w:rPr>
            </w:pPr>
            <w:r w:rsidRPr="006E0833">
              <w:rPr>
                <w:rFonts w:eastAsia="Calibri"/>
                <w:kern w:val="0"/>
                <w14:ligatures w14:val="none"/>
              </w:rPr>
              <w:t>Tribe</w:t>
            </w:r>
          </w:p>
        </w:tc>
        <w:tc>
          <w:tcPr>
            <w:tcW w:w="4065" w:type="dxa"/>
            <w:tcBorders>
              <w:top w:val="single" w:sz="4" w:space="0" w:color="auto"/>
              <w:left w:val="nil"/>
              <w:bottom w:val="single" w:sz="4" w:space="0" w:color="auto"/>
              <w:right w:val="nil"/>
            </w:tcBorders>
            <w:noWrap/>
            <w:vAlign w:val="center"/>
          </w:tcPr>
          <w:p w14:paraId="13ECE7F8" w14:textId="77777777" w:rsidR="006E0833" w:rsidRPr="006E0833" w:rsidRDefault="006E0833" w:rsidP="006E0833">
            <w:pPr>
              <w:rPr>
                <w:rFonts w:eastAsia="Calibri"/>
                <w:kern w:val="0"/>
                <w14:ligatures w14:val="none"/>
              </w:rPr>
            </w:pPr>
            <w:r w:rsidRPr="006E0833">
              <w:rPr>
                <w:rFonts w:eastAsia="Calibri"/>
                <w:kern w:val="0"/>
                <w14:ligatures w14:val="none"/>
              </w:rPr>
              <w:t>Species</w:t>
            </w:r>
          </w:p>
        </w:tc>
        <w:tc>
          <w:tcPr>
            <w:tcW w:w="1048" w:type="dxa"/>
            <w:tcBorders>
              <w:top w:val="single" w:sz="4" w:space="0" w:color="auto"/>
              <w:left w:val="nil"/>
              <w:bottom w:val="single" w:sz="4" w:space="0" w:color="auto"/>
              <w:right w:val="nil"/>
            </w:tcBorders>
          </w:tcPr>
          <w:p w14:paraId="028BC726" w14:textId="77777777" w:rsidR="006E0833" w:rsidRPr="006E0833" w:rsidRDefault="006E0833" w:rsidP="006E0833">
            <w:pPr>
              <w:rPr>
                <w:rFonts w:eastAsia="Calibri"/>
                <w:kern w:val="0"/>
                <w14:ligatures w14:val="none"/>
              </w:rPr>
            </w:pPr>
            <w:r w:rsidRPr="006E0833">
              <w:rPr>
                <w:rFonts w:eastAsia="Calibri"/>
                <w:kern w:val="0"/>
                <w14:ligatures w14:val="none"/>
              </w:rPr>
              <w:t>Code</w:t>
            </w:r>
          </w:p>
        </w:tc>
        <w:tc>
          <w:tcPr>
            <w:tcW w:w="708" w:type="dxa"/>
            <w:tcBorders>
              <w:top w:val="single" w:sz="4" w:space="0" w:color="auto"/>
              <w:left w:val="nil"/>
              <w:bottom w:val="single" w:sz="4" w:space="0" w:color="auto"/>
              <w:right w:val="nil"/>
            </w:tcBorders>
            <w:noWrap/>
            <w:vAlign w:val="center"/>
          </w:tcPr>
          <w:p w14:paraId="4763BD2B" w14:textId="77777777" w:rsidR="006E0833" w:rsidRPr="006E0833" w:rsidRDefault="006E0833" w:rsidP="006E0833">
            <w:pPr>
              <w:rPr>
                <w:rFonts w:eastAsia="Calibri"/>
                <w:kern w:val="0"/>
                <w14:ligatures w14:val="none"/>
              </w:rPr>
            </w:pPr>
            <w:r w:rsidRPr="006E0833">
              <w:rPr>
                <w:rFonts w:eastAsia="Calibri"/>
                <w:kern w:val="0"/>
                <w14:ligatures w14:val="none"/>
              </w:rPr>
              <w:t>2015</w:t>
            </w:r>
          </w:p>
        </w:tc>
        <w:tc>
          <w:tcPr>
            <w:tcW w:w="851" w:type="dxa"/>
            <w:tcBorders>
              <w:top w:val="single" w:sz="4" w:space="0" w:color="auto"/>
              <w:left w:val="nil"/>
              <w:bottom w:val="single" w:sz="4" w:space="0" w:color="auto"/>
              <w:right w:val="nil"/>
            </w:tcBorders>
            <w:noWrap/>
            <w:vAlign w:val="center"/>
          </w:tcPr>
          <w:p w14:paraId="585CF596" w14:textId="77777777" w:rsidR="006E0833" w:rsidRPr="006E0833" w:rsidRDefault="006E0833" w:rsidP="006E0833">
            <w:pPr>
              <w:rPr>
                <w:rFonts w:eastAsia="Calibri"/>
                <w:kern w:val="0"/>
                <w14:ligatures w14:val="none"/>
              </w:rPr>
            </w:pPr>
            <w:r w:rsidRPr="006E0833">
              <w:rPr>
                <w:rFonts w:eastAsia="Calibri"/>
                <w:kern w:val="0"/>
                <w14:ligatures w14:val="none"/>
              </w:rPr>
              <w:t>2022</w:t>
            </w:r>
          </w:p>
        </w:tc>
        <w:tc>
          <w:tcPr>
            <w:tcW w:w="795" w:type="dxa"/>
            <w:tcBorders>
              <w:top w:val="single" w:sz="4" w:space="0" w:color="auto"/>
              <w:left w:val="nil"/>
              <w:bottom w:val="single" w:sz="4" w:space="0" w:color="auto"/>
              <w:right w:val="nil"/>
            </w:tcBorders>
            <w:vAlign w:val="center"/>
          </w:tcPr>
          <w:p w14:paraId="0146599B"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r>
      <w:tr w:rsidR="006E0833" w:rsidRPr="006E0833" w14:paraId="2D975CC8" w14:textId="77777777" w:rsidTr="00A3077D">
        <w:trPr>
          <w:trHeight w:val="290"/>
        </w:trPr>
        <w:tc>
          <w:tcPr>
            <w:tcW w:w="1605" w:type="dxa"/>
            <w:tcBorders>
              <w:top w:val="single" w:sz="4" w:space="0" w:color="auto"/>
              <w:left w:val="nil"/>
              <w:bottom w:val="nil"/>
              <w:right w:val="nil"/>
            </w:tcBorders>
            <w:noWrap/>
            <w:vAlign w:val="bottom"/>
            <w:hideMark/>
          </w:tcPr>
          <w:p w14:paraId="2425E162" w14:textId="77777777" w:rsidR="006E0833" w:rsidRPr="006E0833" w:rsidRDefault="006E0833" w:rsidP="006E0833">
            <w:pPr>
              <w:rPr>
                <w:rFonts w:eastAsia="Calibri"/>
                <w:kern w:val="0"/>
                <w14:ligatures w14:val="none"/>
              </w:rPr>
            </w:pPr>
            <w:r w:rsidRPr="006E0833">
              <w:rPr>
                <w:rFonts w:eastAsia="Calibri"/>
                <w:kern w:val="0"/>
                <w14:ligatures w14:val="none"/>
              </w:rPr>
              <w:t>Licinini</w:t>
            </w:r>
          </w:p>
        </w:tc>
        <w:tc>
          <w:tcPr>
            <w:tcW w:w="4065" w:type="dxa"/>
            <w:tcBorders>
              <w:top w:val="single" w:sz="4" w:space="0" w:color="auto"/>
              <w:left w:val="nil"/>
              <w:bottom w:val="nil"/>
              <w:right w:val="nil"/>
            </w:tcBorders>
            <w:noWrap/>
            <w:vAlign w:val="center"/>
            <w:hideMark/>
          </w:tcPr>
          <w:p w14:paraId="5C443551" w14:textId="77777777" w:rsidR="006E0833" w:rsidRPr="006E0833" w:rsidRDefault="006E0833" w:rsidP="006E0833">
            <w:pPr>
              <w:rPr>
                <w:rFonts w:eastAsia="Calibri"/>
                <w:kern w:val="0"/>
                <w14:ligatures w14:val="none"/>
              </w:rPr>
            </w:pPr>
          </w:p>
        </w:tc>
        <w:tc>
          <w:tcPr>
            <w:tcW w:w="1048" w:type="dxa"/>
            <w:tcBorders>
              <w:top w:val="single" w:sz="4" w:space="0" w:color="auto"/>
              <w:left w:val="nil"/>
              <w:bottom w:val="nil"/>
              <w:right w:val="nil"/>
            </w:tcBorders>
          </w:tcPr>
          <w:p w14:paraId="3FBE4545"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nil"/>
              <w:right w:val="nil"/>
            </w:tcBorders>
            <w:noWrap/>
            <w:vAlign w:val="center"/>
            <w:hideMark/>
          </w:tcPr>
          <w:p w14:paraId="01744C53" w14:textId="77777777" w:rsidR="006E0833" w:rsidRPr="006E0833" w:rsidRDefault="006E0833" w:rsidP="006E0833">
            <w:pPr>
              <w:rPr>
                <w:rFonts w:eastAsia="Calibri"/>
                <w:kern w:val="0"/>
                <w14:ligatures w14:val="none"/>
              </w:rPr>
            </w:pPr>
          </w:p>
        </w:tc>
        <w:tc>
          <w:tcPr>
            <w:tcW w:w="851" w:type="dxa"/>
            <w:tcBorders>
              <w:top w:val="single" w:sz="4" w:space="0" w:color="auto"/>
              <w:left w:val="nil"/>
              <w:bottom w:val="nil"/>
              <w:right w:val="nil"/>
            </w:tcBorders>
            <w:noWrap/>
            <w:vAlign w:val="center"/>
            <w:hideMark/>
          </w:tcPr>
          <w:p w14:paraId="65A0C0FA" w14:textId="77777777" w:rsidR="006E0833" w:rsidRPr="006E0833" w:rsidRDefault="006E0833" w:rsidP="006E0833">
            <w:pPr>
              <w:rPr>
                <w:rFonts w:eastAsia="Calibri"/>
                <w:kern w:val="0"/>
                <w14:ligatures w14:val="none"/>
              </w:rPr>
            </w:pPr>
          </w:p>
        </w:tc>
        <w:tc>
          <w:tcPr>
            <w:tcW w:w="795" w:type="dxa"/>
            <w:tcBorders>
              <w:top w:val="single" w:sz="4" w:space="0" w:color="auto"/>
              <w:left w:val="nil"/>
              <w:bottom w:val="nil"/>
              <w:right w:val="nil"/>
            </w:tcBorders>
            <w:vAlign w:val="center"/>
            <w:hideMark/>
          </w:tcPr>
          <w:p w14:paraId="631812D5" w14:textId="77777777" w:rsidR="006E0833" w:rsidRPr="006E0833" w:rsidRDefault="006E0833" w:rsidP="006E0833">
            <w:pPr>
              <w:rPr>
                <w:rFonts w:eastAsia="Calibri"/>
                <w:kern w:val="0"/>
                <w14:ligatures w14:val="none"/>
              </w:rPr>
            </w:pPr>
          </w:p>
        </w:tc>
      </w:tr>
      <w:tr w:rsidR="006E0833" w:rsidRPr="006E0833" w14:paraId="2D523497" w14:textId="77777777" w:rsidTr="00A3077D">
        <w:trPr>
          <w:trHeight w:val="290"/>
        </w:trPr>
        <w:tc>
          <w:tcPr>
            <w:tcW w:w="1605" w:type="dxa"/>
            <w:tcBorders>
              <w:top w:val="nil"/>
              <w:left w:val="nil"/>
              <w:bottom w:val="nil"/>
              <w:right w:val="nil"/>
            </w:tcBorders>
            <w:noWrap/>
            <w:vAlign w:val="bottom"/>
            <w:hideMark/>
          </w:tcPr>
          <w:p w14:paraId="22CF319C"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1AEF60F" w14:textId="77777777" w:rsidR="006E0833" w:rsidRPr="006E0833" w:rsidRDefault="006E0833" w:rsidP="006E0833">
            <w:pPr>
              <w:rPr>
                <w:rFonts w:eastAsia="Calibri"/>
                <w:i/>
                <w:iCs/>
                <w:kern w:val="0"/>
                <w14:ligatures w14:val="none"/>
              </w:rPr>
            </w:pPr>
            <w:r w:rsidRPr="006E0833">
              <w:rPr>
                <w:rFonts w:eastAsia="Calibri"/>
                <w:i/>
                <w:iCs/>
                <w:kern w:val="0"/>
                <w14:ligatures w14:val="none"/>
              </w:rPr>
              <w:t>Dicaelus politus</w:t>
            </w:r>
            <w:r w:rsidRPr="006E0833">
              <w:rPr>
                <w:rFonts w:eastAsia="Calibri"/>
                <w:kern w:val="0"/>
                <w14:ligatures w14:val="none"/>
              </w:rPr>
              <w:t xml:space="preserve"> Dejean, 1826</w:t>
            </w:r>
          </w:p>
        </w:tc>
        <w:tc>
          <w:tcPr>
            <w:tcW w:w="1048" w:type="dxa"/>
            <w:tcBorders>
              <w:top w:val="nil"/>
              <w:left w:val="nil"/>
              <w:bottom w:val="nil"/>
              <w:right w:val="nil"/>
            </w:tcBorders>
          </w:tcPr>
          <w:p w14:paraId="30223C65" w14:textId="77777777" w:rsidR="006E0833" w:rsidRPr="006E0833" w:rsidRDefault="006E0833" w:rsidP="006E0833">
            <w:pPr>
              <w:rPr>
                <w:rFonts w:eastAsia="Calibri"/>
                <w:kern w:val="0"/>
                <w14:ligatures w14:val="none"/>
              </w:rPr>
            </w:pPr>
            <w:r w:rsidRPr="006E0833">
              <w:rPr>
                <w:rFonts w:eastAsia="Calibri"/>
                <w:kern w:val="0"/>
                <w14:ligatures w14:val="none"/>
              </w:rPr>
              <w:t>Di.po</w:t>
            </w:r>
          </w:p>
        </w:tc>
        <w:tc>
          <w:tcPr>
            <w:tcW w:w="708" w:type="dxa"/>
            <w:tcBorders>
              <w:top w:val="nil"/>
              <w:left w:val="nil"/>
              <w:bottom w:val="nil"/>
              <w:right w:val="nil"/>
            </w:tcBorders>
            <w:noWrap/>
            <w:vAlign w:val="center"/>
            <w:hideMark/>
          </w:tcPr>
          <w:p w14:paraId="2C73C935" w14:textId="77777777" w:rsidR="006E0833" w:rsidRPr="006E0833" w:rsidRDefault="006E0833" w:rsidP="006E0833">
            <w:pPr>
              <w:rPr>
                <w:rFonts w:eastAsia="Calibri"/>
                <w:kern w:val="0"/>
                <w14:ligatures w14:val="none"/>
              </w:rPr>
            </w:pPr>
            <w:r w:rsidRPr="006E0833">
              <w:rPr>
                <w:rFonts w:eastAsia="Calibri"/>
                <w:kern w:val="0"/>
                <w14:ligatures w14:val="none"/>
              </w:rPr>
              <w:t>54</w:t>
            </w:r>
          </w:p>
        </w:tc>
        <w:tc>
          <w:tcPr>
            <w:tcW w:w="851" w:type="dxa"/>
            <w:tcBorders>
              <w:top w:val="nil"/>
              <w:left w:val="nil"/>
              <w:bottom w:val="nil"/>
              <w:right w:val="nil"/>
            </w:tcBorders>
            <w:noWrap/>
            <w:vAlign w:val="center"/>
            <w:hideMark/>
          </w:tcPr>
          <w:p w14:paraId="70FAD0EA" w14:textId="77777777" w:rsidR="006E0833" w:rsidRPr="006E0833" w:rsidRDefault="006E0833" w:rsidP="006E0833">
            <w:pPr>
              <w:rPr>
                <w:rFonts w:eastAsia="Calibri"/>
                <w:kern w:val="0"/>
                <w14:ligatures w14:val="none"/>
              </w:rPr>
            </w:pPr>
            <w:r w:rsidRPr="006E0833">
              <w:rPr>
                <w:rFonts w:eastAsia="Calibri"/>
                <w:kern w:val="0"/>
                <w14:ligatures w14:val="none"/>
              </w:rPr>
              <w:t>13</w:t>
            </w:r>
          </w:p>
        </w:tc>
        <w:tc>
          <w:tcPr>
            <w:tcW w:w="795" w:type="dxa"/>
            <w:tcBorders>
              <w:top w:val="nil"/>
              <w:left w:val="nil"/>
              <w:bottom w:val="nil"/>
              <w:right w:val="nil"/>
            </w:tcBorders>
            <w:vAlign w:val="center"/>
            <w:hideMark/>
          </w:tcPr>
          <w:p w14:paraId="612D98F7" w14:textId="77777777" w:rsidR="006E0833" w:rsidRPr="006E0833" w:rsidRDefault="006E0833" w:rsidP="006E0833">
            <w:pPr>
              <w:rPr>
                <w:rFonts w:eastAsia="Calibri"/>
                <w:kern w:val="0"/>
                <w14:ligatures w14:val="none"/>
              </w:rPr>
            </w:pPr>
            <w:r w:rsidRPr="006E0833">
              <w:rPr>
                <w:rFonts w:eastAsia="Calibri"/>
                <w:kern w:val="0"/>
                <w14:ligatures w14:val="none"/>
              </w:rPr>
              <w:t>67</w:t>
            </w:r>
          </w:p>
        </w:tc>
      </w:tr>
      <w:tr w:rsidR="006E0833" w:rsidRPr="006E0833" w14:paraId="74ADA69F" w14:textId="77777777" w:rsidTr="00A3077D">
        <w:trPr>
          <w:trHeight w:val="290"/>
        </w:trPr>
        <w:tc>
          <w:tcPr>
            <w:tcW w:w="1605" w:type="dxa"/>
            <w:tcBorders>
              <w:top w:val="nil"/>
              <w:left w:val="nil"/>
              <w:bottom w:val="nil"/>
              <w:right w:val="nil"/>
            </w:tcBorders>
            <w:noWrap/>
            <w:vAlign w:val="bottom"/>
            <w:hideMark/>
          </w:tcPr>
          <w:p w14:paraId="45B85E2C"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D01853E"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Dicaelus teter </w:t>
            </w:r>
            <w:r w:rsidRPr="006E0833">
              <w:rPr>
                <w:rFonts w:eastAsia="Calibri"/>
                <w:kern w:val="0"/>
                <w14:ligatures w14:val="none"/>
              </w:rPr>
              <w:t>Bonelli, 1813</w:t>
            </w:r>
          </w:p>
        </w:tc>
        <w:tc>
          <w:tcPr>
            <w:tcW w:w="1048" w:type="dxa"/>
            <w:tcBorders>
              <w:top w:val="nil"/>
              <w:left w:val="nil"/>
              <w:bottom w:val="nil"/>
              <w:right w:val="nil"/>
            </w:tcBorders>
          </w:tcPr>
          <w:p w14:paraId="4E616B65" w14:textId="77777777" w:rsidR="006E0833" w:rsidRPr="006E0833" w:rsidRDefault="006E0833" w:rsidP="006E0833">
            <w:pPr>
              <w:rPr>
                <w:rFonts w:eastAsia="Calibri"/>
                <w:kern w:val="0"/>
                <w14:ligatures w14:val="none"/>
              </w:rPr>
            </w:pPr>
            <w:r w:rsidRPr="006E0833">
              <w:rPr>
                <w:rFonts w:eastAsia="Calibri"/>
                <w:kern w:val="0"/>
                <w14:ligatures w14:val="none"/>
              </w:rPr>
              <w:t>Di.te</w:t>
            </w:r>
          </w:p>
        </w:tc>
        <w:tc>
          <w:tcPr>
            <w:tcW w:w="708" w:type="dxa"/>
            <w:tcBorders>
              <w:top w:val="nil"/>
              <w:left w:val="nil"/>
              <w:bottom w:val="nil"/>
              <w:right w:val="nil"/>
            </w:tcBorders>
            <w:noWrap/>
            <w:vAlign w:val="center"/>
            <w:hideMark/>
          </w:tcPr>
          <w:p w14:paraId="0A61F3A9" w14:textId="77777777" w:rsidR="006E0833" w:rsidRPr="006E0833" w:rsidRDefault="006E0833" w:rsidP="006E0833">
            <w:pPr>
              <w:rPr>
                <w:rFonts w:eastAsia="Calibri"/>
                <w:kern w:val="0"/>
                <w14:ligatures w14:val="none"/>
              </w:rPr>
            </w:pPr>
            <w:r w:rsidRPr="006E0833">
              <w:rPr>
                <w:rFonts w:eastAsia="Calibri"/>
                <w:kern w:val="0"/>
                <w14:ligatures w14:val="none"/>
              </w:rPr>
              <w:t>68</w:t>
            </w:r>
          </w:p>
        </w:tc>
        <w:tc>
          <w:tcPr>
            <w:tcW w:w="851" w:type="dxa"/>
            <w:tcBorders>
              <w:top w:val="nil"/>
              <w:left w:val="nil"/>
              <w:bottom w:val="nil"/>
              <w:right w:val="nil"/>
            </w:tcBorders>
            <w:noWrap/>
            <w:vAlign w:val="center"/>
            <w:hideMark/>
          </w:tcPr>
          <w:p w14:paraId="6ACD586F"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795" w:type="dxa"/>
            <w:tcBorders>
              <w:top w:val="nil"/>
              <w:left w:val="nil"/>
              <w:bottom w:val="nil"/>
              <w:right w:val="nil"/>
            </w:tcBorders>
            <w:vAlign w:val="center"/>
            <w:hideMark/>
          </w:tcPr>
          <w:p w14:paraId="62C68372" w14:textId="77777777" w:rsidR="006E0833" w:rsidRPr="006E0833" w:rsidRDefault="006E0833" w:rsidP="006E0833">
            <w:pPr>
              <w:rPr>
                <w:rFonts w:eastAsia="Calibri"/>
                <w:kern w:val="0"/>
                <w14:ligatures w14:val="none"/>
              </w:rPr>
            </w:pPr>
            <w:r w:rsidRPr="006E0833">
              <w:rPr>
                <w:rFonts w:eastAsia="Calibri"/>
                <w:kern w:val="0"/>
                <w14:ligatures w14:val="none"/>
              </w:rPr>
              <w:t>78</w:t>
            </w:r>
          </w:p>
        </w:tc>
      </w:tr>
      <w:tr w:rsidR="006E0833" w:rsidRPr="006E0833" w14:paraId="2BA0FE39" w14:textId="77777777" w:rsidTr="00A3077D">
        <w:trPr>
          <w:trHeight w:val="290"/>
        </w:trPr>
        <w:tc>
          <w:tcPr>
            <w:tcW w:w="1605" w:type="dxa"/>
            <w:tcBorders>
              <w:top w:val="nil"/>
              <w:left w:val="nil"/>
              <w:bottom w:val="nil"/>
              <w:right w:val="nil"/>
            </w:tcBorders>
            <w:noWrap/>
            <w:vAlign w:val="bottom"/>
            <w:hideMark/>
          </w:tcPr>
          <w:p w14:paraId="44DE056B" w14:textId="77777777" w:rsidR="006E0833" w:rsidRPr="006E0833" w:rsidRDefault="006E0833" w:rsidP="006E0833">
            <w:pPr>
              <w:rPr>
                <w:rFonts w:eastAsia="Calibri"/>
                <w:kern w:val="0"/>
                <w14:ligatures w14:val="none"/>
              </w:rPr>
            </w:pPr>
            <w:r w:rsidRPr="006E0833">
              <w:rPr>
                <w:rFonts w:eastAsia="Calibri"/>
                <w:kern w:val="0"/>
                <w14:ligatures w14:val="none"/>
              </w:rPr>
              <w:t>Harpalini</w:t>
            </w:r>
          </w:p>
        </w:tc>
        <w:tc>
          <w:tcPr>
            <w:tcW w:w="4065" w:type="dxa"/>
            <w:tcBorders>
              <w:top w:val="nil"/>
              <w:left w:val="nil"/>
              <w:bottom w:val="nil"/>
              <w:right w:val="nil"/>
            </w:tcBorders>
            <w:noWrap/>
            <w:vAlign w:val="center"/>
            <w:hideMark/>
          </w:tcPr>
          <w:p w14:paraId="1482A3D4"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2D3BA34"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F9B53F4"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4F0833E"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59E7C5ED" w14:textId="77777777" w:rsidR="006E0833" w:rsidRPr="006E0833" w:rsidRDefault="006E0833" w:rsidP="006E0833">
            <w:pPr>
              <w:rPr>
                <w:rFonts w:eastAsia="Calibri"/>
                <w:kern w:val="0"/>
                <w14:ligatures w14:val="none"/>
              </w:rPr>
            </w:pPr>
          </w:p>
        </w:tc>
      </w:tr>
      <w:tr w:rsidR="006E0833" w:rsidRPr="006E0833" w14:paraId="505DA37B" w14:textId="77777777" w:rsidTr="00A3077D">
        <w:trPr>
          <w:trHeight w:val="290"/>
        </w:trPr>
        <w:tc>
          <w:tcPr>
            <w:tcW w:w="1605" w:type="dxa"/>
            <w:tcBorders>
              <w:top w:val="nil"/>
              <w:left w:val="nil"/>
              <w:bottom w:val="nil"/>
              <w:right w:val="nil"/>
            </w:tcBorders>
            <w:noWrap/>
            <w:vAlign w:val="bottom"/>
            <w:hideMark/>
          </w:tcPr>
          <w:p w14:paraId="5A45A47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3CC3B90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Notiobia nitidipennis </w:t>
            </w:r>
            <w:r w:rsidRPr="006E0833">
              <w:rPr>
                <w:rFonts w:eastAsia="Calibri"/>
                <w:kern w:val="0"/>
                <w14:ligatures w14:val="none"/>
              </w:rPr>
              <w:t>(LeConte, 1847)</w:t>
            </w:r>
          </w:p>
        </w:tc>
        <w:tc>
          <w:tcPr>
            <w:tcW w:w="1048" w:type="dxa"/>
            <w:tcBorders>
              <w:top w:val="nil"/>
              <w:left w:val="nil"/>
              <w:bottom w:val="nil"/>
              <w:right w:val="nil"/>
            </w:tcBorders>
          </w:tcPr>
          <w:p w14:paraId="3B9D4FA7" w14:textId="77777777" w:rsidR="006E0833" w:rsidRPr="006E0833" w:rsidRDefault="006E0833" w:rsidP="006E0833">
            <w:pPr>
              <w:rPr>
                <w:rFonts w:eastAsia="Calibri"/>
                <w:kern w:val="0"/>
                <w14:ligatures w14:val="none"/>
              </w:rPr>
            </w:pPr>
            <w:r w:rsidRPr="006E0833">
              <w:rPr>
                <w:rFonts w:eastAsia="Calibri"/>
                <w:kern w:val="0"/>
                <w14:ligatures w14:val="none"/>
              </w:rPr>
              <w:t>No.ni</w:t>
            </w:r>
          </w:p>
        </w:tc>
        <w:tc>
          <w:tcPr>
            <w:tcW w:w="708" w:type="dxa"/>
            <w:tcBorders>
              <w:top w:val="nil"/>
              <w:left w:val="nil"/>
              <w:bottom w:val="nil"/>
              <w:right w:val="nil"/>
            </w:tcBorders>
            <w:noWrap/>
            <w:vAlign w:val="center"/>
            <w:hideMark/>
          </w:tcPr>
          <w:p w14:paraId="1D058FEA"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851" w:type="dxa"/>
            <w:tcBorders>
              <w:top w:val="nil"/>
              <w:left w:val="nil"/>
              <w:bottom w:val="nil"/>
              <w:right w:val="nil"/>
            </w:tcBorders>
            <w:noWrap/>
            <w:vAlign w:val="center"/>
            <w:hideMark/>
          </w:tcPr>
          <w:p w14:paraId="796EBA1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27E67D32"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0A2E8DF0" w14:textId="77777777" w:rsidTr="00A3077D">
        <w:trPr>
          <w:trHeight w:val="290"/>
        </w:trPr>
        <w:tc>
          <w:tcPr>
            <w:tcW w:w="1605" w:type="dxa"/>
            <w:tcBorders>
              <w:top w:val="nil"/>
              <w:left w:val="nil"/>
              <w:bottom w:val="nil"/>
              <w:right w:val="nil"/>
            </w:tcBorders>
            <w:noWrap/>
            <w:vAlign w:val="bottom"/>
            <w:hideMark/>
          </w:tcPr>
          <w:p w14:paraId="335587FE"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34EDABC"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Anisodactylus harrisii </w:t>
            </w:r>
            <w:r w:rsidRPr="006E0833">
              <w:rPr>
                <w:rFonts w:eastAsia="Calibri"/>
                <w:kern w:val="0"/>
                <w14:ligatures w14:val="none"/>
              </w:rPr>
              <w:t>LeConte, 1863</w:t>
            </w:r>
          </w:p>
        </w:tc>
        <w:tc>
          <w:tcPr>
            <w:tcW w:w="1048" w:type="dxa"/>
            <w:tcBorders>
              <w:top w:val="nil"/>
              <w:left w:val="nil"/>
              <w:bottom w:val="nil"/>
              <w:right w:val="nil"/>
            </w:tcBorders>
          </w:tcPr>
          <w:p w14:paraId="332A58BB" w14:textId="77777777" w:rsidR="006E0833" w:rsidRPr="006E0833" w:rsidRDefault="006E0833" w:rsidP="006E0833">
            <w:pPr>
              <w:rPr>
                <w:rFonts w:eastAsia="Calibri"/>
                <w:kern w:val="0"/>
                <w14:ligatures w14:val="none"/>
              </w:rPr>
            </w:pPr>
            <w:r w:rsidRPr="006E0833">
              <w:rPr>
                <w:rFonts w:eastAsia="Calibri"/>
                <w:kern w:val="0"/>
                <w14:ligatures w14:val="none"/>
              </w:rPr>
              <w:t>An.ha</w:t>
            </w:r>
          </w:p>
        </w:tc>
        <w:tc>
          <w:tcPr>
            <w:tcW w:w="708" w:type="dxa"/>
            <w:tcBorders>
              <w:top w:val="nil"/>
              <w:left w:val="nil"/>
              <w:bottom w:val="nil"/>
              <w:right w:val="nil"/>
            </w:tcBorders>
            <w:noWrap/>
            <w:vAlign w:val="center"/>
            <w:hideMark/>
          </w:tcPr>
          <w:p w14:paraId="7A9AD047"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nil"/>
              <w:right w:val="nil"/>
            </w:tcBorders>
            <w:noWrap/>
            <w:vAlign w:val="center"/>
            <w:hideMark/>
          </w:tcPr>
          <w:p w14:paraId="20352589"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31EDC86B"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2931C408" w14:textId="77777777" w:rsidTr="00A3077D">
        <w:trPr>
          <w:trHeight w:val="290"/>
        </w:trPr>
        <w:tc>
          <w:tcPr>
            <w:tcW w:w="1605" w:type="dxa"/>
            <w:tcBorders>
              <w:top w:val="nil"/>
              <w:left w:val="nil"/>
              <w:bottom w:val="nil"/>
              <w:right w:val="nil"/>
            </w:tcBorders>
            <w:noWrap/>
            <w:vAlign w:val="bottom"/>
            <w:hideMark/>
          </w:tcPr>
          <w:p w14:paraId="3707D43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2659D1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Anisodactylus melanopus </w:t>
            </w:r>
            <w:r w:rsidRPr="006E0833">
              <w:rPr>
                <w:rFonts w:eastAsia="Calibri"/>
                <w:kern w:val="0"/>
                <w14:ligatures w14:val="none"/>
              </w:rPr>
              <w:t>(Haldeman, 1843)</w:t>
            </w:r>
          </w:p>
        </w:tc>
        <w:tc>
          <w:tcPr>
            <w:tcW w:w="1048" w:type="dxa"/>
            <w:tcBorders>
              <w:top w:val="nil"/>
              <w:left w:val="nil"/>
              <w:bottom w:val="nil"/>
              <w:right w:val="nil"/>
            </w:tcBorders>
          </w:tcPr>
          <w:p w14:paraId="4F4799E0" w14:textId="77777777" w:rsidR="006E0833" w:rsidRPr="006E0833" w:rsidRDefault="006E0833" w:rsidP="006E0833">
            <w:pPr>
              <w:rPr>
                <w:rFonts w:eastAsia="Calibri"/>
                <w:kern w:val="0"/>
                <w14:ligatures w14:val="none"/>
              </w:rPr>
            </w:pPr>
            <w:r w:rsidRPr="006E0833">
              <w:rPr>
                <w:rFonts w:eastAsia="Calibri"/>
                <w:kern w:val="0"/>
                <w14:ligatures w14:val="none"/>
              </w:rPr>
              <w:t>An.me</w:t>
            </w:r>
          </w:p>
        </w:tc>
        <w:tc>
          <w:tcPr>
            <w:tcW w:w="708" w:type="dxa"/>
            <w:tcBorders>
              <w:top w:val="nil"/>
              <w:left w:val="nil"/>
              <w:bottom w:val="nil"/>
              <w:right w:val="nil"/>
            </w:tcBorders>
            <w:noWrap/>
            <w:vAlign w:val="center"/>
            <w:hideMark/>
          </w:tcPr>
          <w:p w14:paraId="08E6F427"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1F31447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401CBAA9"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99473C7" w14:textId="77777777" w:rsidTr="00A3077D">
        <w:trPr>
          <w:trHeight w:val="290"/>
        </w:trPr>
        <w:tc>
          <w:tcPr>
            <w:tcW w:w="1605" w:type="dxa"/>
            <w:tcBorders>
              <w:top w:val="nil"/>
              <w:left w:val="nil"/>
              <w:bottom w:val="nil"/>
              <w:right w:val="nil"/>
            </w:tcBorders>
            <w:noWrap/>
            <w:vAlign w:val="bottom"/>
            <w:hideMark/>
          </w:tcPr>
          <w:p w14:paraId="753A2A3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37177FC"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Anisodactylus nigerrimus </w:t>
            </w:r>
            <w:r w:rsidRPr="006E0833">
              <w:rPr>
                <w:rFonts w:eastAsia="Calibri"/>
                <w:kern w:val="0"/>
                <w14:ligatures w14:val="none"/>
              </w:rPr>
              <w:t>(Dejean, 1831)</w:t>
            </w:r>
          </w:p>
        </w:tc>
        <w:tc>
          <w:tcPr>
            <w:tcW w:w="1048" w:type="dxa"/>
            <w:tcBorders>
              <w:top w:val="nil"/>
              <w:left w:val="nil"/>
              <w:bottom w:val="nil"/>
              <w:right w:val="nil"/>
            </w:tcBorders>
          </w:tcPr>
          <w:p w14:paraId="4314E4D3" w14:textId="77777777" w:rsidR="006E0833" w:rsidRPr="006E0833" w:rsidRDefault="006E0833" w:rsidP="006E0833">
            <w:pPr>
              <w:rPr>
                <w:rFonts w:eastAsia="Calibri"/>
                <w:kern w:val="0"/>
                <w14:ligatures w14:val="none"/>
              </w:rPr>
            </w:pPr>
            <w:r w:rsidRPr="006E0833">
              <w:rPr>
                <w:rFonts w:eastAsia="Calibri"/>
                <w:kern w:val="0"/>
                <w14:ligatures w14:val="none"/>
              </w:rPr>
              <w:t>An.ni</w:t>
            </w:r>
          </w:p>
        </w:tc>
        <w:tc>
          <w:tcPr>
            <w:tcW w:w="708" w:type="dxa"/>
            <w:tcBorders>
              <w:top w:val="nil"/>
              <w:left w:val="nil"/>
              <w:bottom w:val="nil"/>
              <w:right w:val="nil"/>
            </w:tcBorders>
            <w:noWrap/>
            <w:vAlign w:val="center"/>
            <w:hideMark/>
          </w:tcPr>
          <w:p w14:paraId="139B4A2C"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851" w:type="dxa"/>
            <w:tcBorders>
              <w:top w:val="nil"/>
              <w:left w:val="nil"/>
              <w:bottom w:val="nil"/>
              <w:right w:val="nil"/>
            </w:tcBorders>
            <w:noWrap/>
            <w:vAlign w:val="center"/>
            <w:hideMark/>
          </w:tcPr>
          <w:p w14:paraId="47793374"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95" w:type="dxa"/>
            <w:tcBorders>
              <w:top w:val="nil"/>
              <w:left w:val="nil"/>
              <w:bottom w:val="nil"/>
              <w:right w:val="nil"/>
            </w:tcBorders>
            <w:vAlign w:val="center"/>
            <w:hideMark/>
          </w:tcPr>
          <w:p w14:paraId="0FB7CF32"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189CCCFF" w14:textId="77777777" w:rsidTr="00A3077D">
        <w:trPr>
          <w:trHeight w:val="290"/>
        </w:trPr>
        <w:tc>
          <w:tcPr>
            <w:tcW w:w="1605" w:type="dxa"/>
            <w:tcBorders>
              <w:top w:val="nil"/>
              <w:left w:val="nil"/>
              <w:bottom w:val="nil"/>
              <w:right w:val="nil"/>
            </w:tcBorders>
            <w:noWrap/>
            <w:vAlign w:val="bottom"/>
            <w:hideMark/>
          </w:tcPr>
          <w:p w14:paraId="6F2A5F2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790338E"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Amphasia interstitialis </w:t>
            </w:r>
            <w:r w:rsidRPr="006E0833">
              <w:rPr>
                <w:rFonts w:eastAsia="Calibri"/>
                <w:kern w:val="0"/>
                <w14:ligatures w14:val="none"/>
              </w:rPr>
              <w:t>(Say, 1823)</w:t>
            </w:r>
          </w:p>
        </w:tc>
        <w:tc>
          <w:tcPr>
            <w:tcW w:w="1048" w:type="dxa"/>
            <w:tcBorders>
              <w:top w:val="nil"/>
              <w:left w:val="nil"/>
              <w:bottom w:val="nil"/>
              <w:right w:val="nil"/>
            </w:tcBorders>
          </w:tcPr>
          <w:p w14:paraId="02169BD7" w14:textId="77777777" w:rsidR="006E0833" w:rsidRPr="006E0833" w:rsidRDefault="006E0833" w:rsidP="006E0833">
            <w:pPr>
              <w:rPr>
                <w:rFonts w:eastAsia="Calibri"/>
                <w:kern w:val="0"/>
                <w14:ligatures w14:val="none"/>
              </w:rPr>
            </w:pPr>
            <w:r w:rsidRPr="006E0833">
              <w:rPr>
                <w:rFonts w:eastAsia="Calibri"/>
                <w:kern w:val="0"/>
                <w14:ligatures w14:val="none"/>
              </w:rPr>
              <w:t>Am.in</w:t>
            </w:r>
          </w:p>
        </w:tc>
        <w:tc>
          <w:tcPr>
            <w:tcW w:w="708" w:type="dxa"/>
            <w:tcBorders>
              <w:top w:val="nil"/>
              <w:left w:val="nil"/>
              <w:bottom w:val="nil"/>
              <w:right w:val="nil"/>
            </w:tcBorders>
            <w:noWrap/>
            <w:vAlign w:val="center"/>
            <w:hideMark/>
          </w:tcPr>
          <w:p w14:paraId="386544FF"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851" w:type="dxa"/>
            <w:tcBorders>
              <w:top w:val="nil"/>
              <w:left w:val="nil"/>
              <w:bottom w:val="nil"/>
              <w:right w:val="nil"/>
            </w:tcBorders>
            <w:noWrap/>
            <w:vAlign w:val="center"/>
            <w:hideMark/>
          </w:tcPr>
          <w:p w14:paraId="2014C5D4"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57F622AB"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6087889B" w14:textId="77777777" w:rsidTr="00A3077D">
        <w:trPr>
          <w:trHeight w:val="290"/>
        </w:trPr>
        <w:tc>
          <w:tcPr>
            <w:tcW w:w="1605" w:type="dxa"/>
            <w:tcBorders>
              <w:top w:val="nil"/>
              <w:left w:val="nil"/>
              <w:bottom w:val="nil"/>
              <w:right w:val="nil"/>
            </w:tcBorders>
            <w:noWrap/>
            <w:vAlign w:val="bottom"/>
            <w:hideMark/>
          </w:tcPr>
          <w:p w14:paraId="5271021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4691F31"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Agonoleptus thoracicus </w:t>
            </w:r>
            <w:r w:rsidRPr="006E0833">
              <w:rPr>
                <w:rFonts w:eastAsia="Calibri"/>
                <w:kern w:val="0"/>
                <w14:ligatures w14:val="none"/>
              </w:rPr>
              <w:t>(Casey, 1914)</w:t>
            </w:r>
          </w:p>
        </w:tc>
        <w:tc>
          <w:tcPr>
            <w:tcW w:w="1048" w:type="dxa"/>
            <w:tcBorders>
              <w:top w:val="nil"/>
              <w:left w:val="nil"/>
              <w:bottom w:val="nil"/>
              <w:right w:val="nil"/>
            </w:tcBorders>
          </w:tcPr>
          <w:p w14:paraId="5FDE6C8C" w14:textId="77777777" w:rsidR="006E0833" w:rsidRPr="006E0833" w:rsidRDefault="006E0833" w:rsidP="006E0833">
            <w:pPr>
              <w:rPr>
                <w:rFonts w:eastAsia="Calibri"/>
                <w:kern w:val="0"/>
                <w14:ligatures w14:val="none"/>
              </w:rPr>
            </w:pPr>
            <w:r w:rsidRPr="006E0833">
              <w:rPr>
                <w:rFonts w:eastAsia="Calibri"/>
                <w:kern w:val="0"/>
                <w14:ligatures w14:val="none"/>
              </w:rPr>
              <w:t>Ag.th</w:t>
            </w:r>
          </w:p>
        </w:tc>
        <w:tc>
          <w:tcPr>
            <w:tcW w:w="708" w:type="dxa"/>
            <w:tcBorders>
              <w:top w:val="nil"/>
              <w:left w:val="nil"/>
              <w:bottom w:val="nil"/>
              <w:right w:val="nil"/>
            </w:tcBorders>
            <w:noWrap/>
            <w:vAlign w:val="center"/>
            <w:hideMark/>
          </w:tcPr>
          <w:p w14:paraId="72F71737"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0C428974"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6F9FCCFA"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52EB32BC" w14:textId="77777777" w:rsidTr="00A3077D">
        <w:trPr>
          <w:trHeight w:val="290"/>
        </w:trPr>
        <w:tc>
          <w:tcPr>
            <w:tcW w:w="1605" w:type="dxa"/>
            <w:tcBorders>
              <w:top w:val="nil"/>
              <w:left w:val="nil"/>
              <w:bottom w:val="nil"/>
              <w:right w:val="nil"/>
            </w:tcBorders>
            <w:noWrap/>
            <w:vAlign w:val="bottom"/>
            <w:hideMark/>
          </w:tcPr>
          <w:p w14:paraId="4A9090D4"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2710EBC9" w14:textId="77777777" w:rsidR="006E0833" w:rsidRPr="006E0833" w:rsidRDefault="006E0833" w:rsidP="006E0833">
            <w:pPr>
              <w:rPr>
                <w:rFonts w:eastAsia="Calibri"/>
                <w:i/>
                <w:iCs/>
                <w:kern w:val="0"/>
                <w14:ligatures w14:val="none"/>
              </w:rPr>
            </w:pPr>
            <w:r w:rsidRPr="006E0833">
              <w:rPr>
                <w:rFonts w:eastAsia="Calibri"/>
                <w:i/>
                <w:iCs/>
                <w:kern w:val="0"/>
                <w14:ligatures w14:val="none"/>
              </w:rPr>
              <w:t>Harpalus spadiceus</w:t>
            </w:r>
            <w:r w:rsidRPr="006E0833">
              <w:rPr>
                <w:rFonts w:eastAsia="Calibri"/>
                <w:kern w:val="0"/>
                <w14:ligatures w14:val="none"/>
              </w:rPr>
              <w:t xml:space="preserve"> Dejean, 1829</w:t>
            </w:r>
          </w:p>
        </w:tc>
        <w:tc>
          <w:tcPr>
            <w:tcW w:w="1048" w:type="dxa"/>
            <w:tcBorders>
              <w:top w:val="nil"/>
              <w:left w:val="nil"/>
              <w:bottom w:val="nil"/>
              <w:right w:val="nil"/>
            </w:tcBorders>
          </w:tcPr>
          <w:p w14:paraId="4F323E88" w14:textId="77777777" w:rsidR="006E0833" w:rsidRPr="006E0833" w:rsidRDefault="006E0833" w:rsidP="006E0833">
            <w:pPr>
              <w:rPr>
                <w:rFonts w:eastAsia="Calibri"/>
                <w:kern w:val="0"/>
                <w14:ligatures w14:val="none"/>
              </w:rPr>
            </w:pPr>
            <w:r w:rsidRPr="006E0833">
              <w:rPr>
                <w:rFonts w:eastAsia="Calibri"/>
                <w:kern w:val="0"/>
                <w14:ligatures w14:val="none"/>
              </w:rPr>
              <w:t>Ha.sp</w:t>
            </w:r>
          </w:p>
        </w:tc>
        <w:tc>
          <w:tcPr>
            <w:tcW w:w="708" w:type="dxa"/>
            <w:tcBorders>
              <w:top w:val="nil"/>
              <w:left w:val="nil"/>
              <w:bottom w:val="nil"/>
              <w:right w:val="nil"/>
            </w:tcBorders>
            <w:noWrap/>
            <w:vAlign w:val="center"/>
            <w:hideMark/>
          </w:tcPr>
          <w:p w14:paraId="5595D04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6F652590" w14:textId="77777777" w:rsidR="006E0833" w:rsidRPr="006E0833" w:rsidRDefault="006E0833" w:rsidP="006E0833">
            <w:pPr>
              <w:rPr>
                <w:rFonts w:eastAsia="Calibri"/>
                <w:kern w:val="0"/>
                <w14:ligatures w14:val="none"/>
              </w:rPr>
            </w:pPr>
            <w:r w:rsidRPr="006E0833">
              <w:rPr>
                <w:rFonts w:eastAsia="Calibri"/>
                <w:kern w:val="0"/>
                <w14:ligatures w14:val="none"/>
              </w:rPr>
              <w:t>11</w:t>
            </w:r>
          </w:p>
        </w:tc>
        <w:tc>
          <w:tcPr>
            <w:tcW w:w="795" w:type="dxa"/>
            <w:tcBorders>
              <w:top w:val="nil"/>
              <w:left w:val="nil"/>
              <w:bottom w:val="nil"/>
              <w:right w:val="nil"/>
            </w:tcBorders>
            <w:vAlign w:val="center"/>
            <w:hideMark/>
          </w:tcPr>
          <w:p w14:paraId="165EEE5D" w14:textId="77777777" w:rsidR="006E0833" w:rsidRPr="006E0833" w:rsidRDefault="006E0833" w:rsidP="006E0833">
            <w:pPr>
              <w:rPr>
                <w:rFonts w:eastAsia="Calibri"/>
                <w:kern w:val="0"/>
                <w14:ligatures w14:val="none"/>
              </w:rPr>
            </w:pPr>
            <w:r w:rsidRPr="006E0833">
              <w:rPr>
                <w:rFonts w:eastAsia="Calibri"/>
                <w:kern w:val="0"/>
                <w14:ligatures w14:val="none"/>
              </w:rPr>
              <w:t>12</w:t>
            </w:r>
          </w:p>
        </w:tc>
      </w:tr>
      <w:tr w:rsidR="006E0833" w:rsidRPr="006E0833" w14:paraId="2F9D00A6" w14:textId="77777777" w:rsidTr="00A3077D">
        <w:trPr>
          <w:trHeight w:val="290"/>
        </w:trPr>
        <w:tc>
          <w:tcPr>
            <w:tcW w:w="1605" w:type="dxa"/>
            <w:tcBorders>
              <w:top w:val="nil"/>
              <w:left w:val="nil"/>
              <w:bottom w:val="nil"/>
              <w:right w:val="nil"/>
            </w:tcBorders>
            <w:noWrap/>
            <w:vAlign w:val="bottom"/>
            <w:hideMark/>
          </w:tcPr>
          <w:p w14:paraId="2406450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F937C4F"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Trichotichnus autumnalis </w:t>
            </w:r>
            <w:r w:rsidRPr="006E0833">
              <w:rPr>
                <w:rFonts w:eastAsia="Calibri"/>
                <w:kern w:val="0"/>
                <w14:ligatures w14:val="none"/>
              </w:rPr>
              <w:t>(Say, 1823)</w:t>
            </w:r>
          </w:p>
        </w:tc>
        <w:tc>
          <w:tcPr>
            <w:tcW w:w="1048" w:type="dxa"/>
            <w:tcBorders>
              <w:top w:val="nil"/>
              <w:left w:val="nil"/>
              <w:bottom w:val="nil"/>
              <w:right w:val="nil"/>
            </w:tcBorders>
          </w:tcPr>
          <w:p w14:paraId="781496D9" w14:textId="77777777" w:rsidR="006E0833" w:rsidRPr="006E0833" w:rsidRDefault="006E0833" w:rsidP="006E0833">
            <w:pPr>
              <w:rPr>
                <w:rFonts w:eastAsia="Calibri"/>
                <w:kern w:val="0"/>
                <w14:ligatures w14:val="none"/>
              </w:rPr>
            </w:pPr>
            <w:r w:rsidRPr="006E0833">
              <w:rPr>
                <w:rFonts w:eastAsia="Calibri"/>
                <w:kern w:val="0"/>
                <w14:ligatures w14:val="none"/>
              </w:rPr>
              <w:t>Tr.au</w:t>
            </w:r>
          </w:p>
        </w:tc>
        <w:tc>
          <w:tcPr>
            <w:tcW w:w="708" w:type="dxa"/>
            <w:tcBorders>
              <w:top w:val="nil"/>
              <w:left w:val="nil"/>
              <w:bottom w:val="nil"/>
              <w:right w:val="nil"/>
            </w:tcBorders>
            <w:noWrap/>
            <w:vAlign w:val="center"/>
            <w:hideMark/>
          </w:tcPr>
          <w:p w14:paraId="48EBECDB"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851" w:type="dxa"/>
            <w:tcBorders>
              <w:top w:val="nil"/>
              <w:left w:val="nil"/>
              <w:bottom w:val="nil"/>
              <w:right w:val="nil"/>
            </w:tcBorders>
            <w:noWrap/>
            <w:vAlign w:val="center"/>
            <w:hideMark/>
          </w:tcPr>
          <w:p w14:paraId="1DEA684D"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95" w:type="dxa"/>
            <w:tcBorders>
              <w:top w:val="nil"/>
              <w:left w:val="nil"/>
              <w:bottom w:val="nil"/>
              <w:right w:val="nil"/>
            </w:tcBorders>
            <w:vAlign w:val="center"/>
            <w:hideMark/>
          </w:tcPr>
          <w:p w14:paraId="44B0042D" w14:textId="77777777" w:rsidR="006E0833" w:rsidRPr="006E0833" w:rsidRDefault="006E0833" w:rsidP="006E0833">
            <w:pPr>
              <w:rPr>
                <w:rFonts w:eastAsia="Calibri"/>
                <w:kern w:val="0"/>
                <w14:ligatures w14:val="none"/>
              </w:rPr>
            </w:pPr>
            <w:r w:rsidRPr="006E0833">
              <w:rPr>
                <w:rFonts w:eastAsia="Calibri"/>
                <w:kern w:val="0"/>
                <w14:ligatures w14:val="none"/>
              </w:rPr>
              <w:t>12</w:t>
            </w:r>
          </w:p>
        </w:tc>
      </w:tr>
      <w:tr w:rsidR="006E0833" w:rsidRPr="006E0833" w14:paraId="5926F72F" w14:textId="77777777" w:rsidTr="00A3077D">
        <w:trPr>
          <w:trHeight w:val="290"/>
        </w:trPr>
        <w:tc>
          <w:tcPr>
            <w:tcW w:w="1605" w:type="dxa"/>
            <w:tcBorders>
              <w:top w:val="nil"/>
              <w:left w:val="nil"/>
              <w:bottom w:val="nil"/>
              <w:right w:val="nil"/>
            </w:tcBorders>
            <w:noWrap/>
            <w:vAlign w:val="bottom"/>
            <w:hideMark/>
          </w:tcPr>
          <w:p w14:paraId="352EB307" w14:textId="77777777" w:rsidR="006E0833" w:rsidRPr="006E0833" w:rsidRDefault="006E0833" w:rsidP="006E0833">
            <w:pPr>
              <w:rPr>
                <w:rFonts w:eastAsia="Calibri"/>
                <w:kern w:val="0"/>
                <w14:ligatures w14:val="none"/>
              </w:rPr>
            </w:pPr>
            <w:commentRangeStart w:id="51"/>
            <w:r w:rsidRPr="006E0833">
              <w:rPr>
                <w:rFonts w:eastAsia="Calibri"/>
                <w:kern w:val="0"/>
                <w14:ligatures w14:val="none"/>
              </w:rPr>
              <w:t>Sphodrini</w:t>
            </w:r>
            <w:commentRangeEnd w:id="51"/>
            <w:r w:rsidRPr="006E0833">
              <w:rPr>
                <w:rFonts w:eastAsia="Calibri"/>
                <w:kern w:val="0"/>
                <w14:ligatures w14:val="none"/>
              </w:rPr>
              <w:commentReference w:id="51"/>
            </w:r>
          </w:p>
        </w:tc>
        <w:tc>
          <w:tcPr>
            <w:tcW w:w="4065" w:type="dxa"/>
            <w:tcBorders>
              <w:top w:val="nil"/>
              <w:left w:val="nil"/>
              <w:bottom w:val="nil"/>
              <w:right w:val="nil"/>
            </w:tcBorders>
            <w:noWrap/>
            <w:vAlign w:val="center"/>
            <w:hideMark/>
          </w:tcPr>
          <w:p w14:paraId="5B96DB66"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456BB950"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50B1030F"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31CF3DDA"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7684A125" w14:textId="77777777" w:rsidR="006E0833" w:rsidRPr="006E0833" w:rsidRDefault="006E0833" w:rsidP="006E0833">
            <w:pPr>
              <w:rPr>
                <w:rFonts w:eastAsia="Calibri"/>
                <w:kern w:val="0"/>
                <w14:ligatures w14:val="none"/>
              </w:rPr>
            </w:pPr>
          </w:p>
        </w:tc>
      </w:tr>
      <w:tr w:rsidR="006E0833" w:rsidRPr="006E0833" w14:paraId="1D803B72" w14:textId="77777777" w:rsidTr="00A3077D">
        <w:trPr>
          <w:trHeight w:val="290"/>
        </w:trPr>
        <w:tc>
          <w:tcPr>
            <w:tcW w:w="1605" w:type="dxa"/>
            <w:tcBorders>
              <w:top w:val="nil"/>
              <w:left w:val="nil"/>
              <w:bottom w:val="nil"/>
              <w:right w:val="nil"/>
            </w:tcBorders>
            <w:noWrap/>
            <w:vAlign w:val="bottom"/>
            <w:hideMark/>
          </w:tcPr>
          <w:p w14:paraId="46E5B1E5"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4E686A3"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Pseudamara arenaria </w:t>
            </w:r>
            <w:r w:rsidRPr="006E0833">
              <w:rPr>
                <w:rFonts w:eastAsia="Calibri"/>
                <w:kern w:val="0"/>
                <w14:ligatures w14:val="none"/>
              </w:rPr>
              <w:t>(LeConte, 1847)</w:t>
            </w:r>
          </w:p>
        </w:tc>
        <w:tc>
          <w:tcPr>
            <w:tcW w:w="1048" w:type="dxa"/>
            <w:tcBorders>
              <w:top w:val="nil"/>
              <w:left w:val="nil"/>
              <w:bottom w:val="nil"/>
              <w:right w:val="nil"/>
            </w:tcBorders>
          </w:tcPr>
          <w:p w14:paraId="4AC8235C" w14:textId="77777777" w:rsidR="006E0833" w:rsidRPr="006E0833" w:rsidRDefault="006E0833" w:rsidP="006E0833">
            <w:pPr>
              <w:rPr>
                <w:rFonts w:eastAsia="Calibri"/>
                <w:kern w:val="0"/>
                <w14:ligatures w14:val="none"/>
              </w:rPr>
            </w:pPr>
            <w:r w:rsidRPr="006E0833">
              <w:rPr>
                <w:rFonts w:eastAsia="Calibri"/>
                <w:kern w:val="0"/>
                <w14:ligatures w14:val="none"/>
              </w:rPr>
              <w:t>Ps.ar</w:t>
            </w:r>
          </w:p>
        </w:tc>
        <w:tc>
          <w:tcPr>
            <w:tcW w:w="708" w:type="dxa"/>
            <w:tcBorders>
              <w:top w:val="nil"/>
              <w:left w:val="nil"/>
              <w:bottom w:val="nil"/>
              <w:right w:val="nil"/>
            </w:tcBorders>
            <w:noWrap/>
            <w:vAlign w:val="center"/>
            <w:hideMark/>
          </w:tcPr>
          <w:p w14:paraId="7B015BE8"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nil"/>
              <w:right w:val="nil"/>
            </w:tcBorders>
            <w:noWrap/>
            <w:vAlign w:val="center"/>
            <w:hideMark/>
          </w:tcPr>
          <w:p w14:paraId="7E2FCB2A"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0A91FC14"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3F203C60" w14:textId="77777777" w:rsidTr="00A3077D">
        <w:trPr>
          <w:trHeight w:val="290"/>
        </w:trPr>
        <w:tc>
          <w:tcPr>
            <w:tcW w:w="1605" w:type="dxa"/>
            <w:tcBorders>
              <w:top w:val="nil"/>
              <w:left w:val="nil"/>
              <w:bottom w:val="nil"/>
              <w:right w:val="nil"/>
            </w:tcBorders>
            <w:noWrap/>
            <w:vAlign w:val="bottom"/>
            <w:hideMark/>
          </w:tcPr>
          <w:p w14:paraId="5B755662" w14:textId="77777777" w:rsidR="006E0833" w:rsidRPr="006E0833" w:rsidRDefault="006E0833" w:rsidP="006E0833">
            <w:pPr>
              <w:rPr>
                <w:rFonts w:eastAsia="Calibri"/>
                <w:kern w:val="0"/>
                <w14:ligatures w14:val="none"/>
              </w:rPr>
            </w:pPr>
            <w:r w:rsidRPr="006E0833">
              <w:rPr>
                <w:rFonts w:eastAsia="Calibri"/>
                <w:kern w:val="0"/>
                <w14:ligatures w14:val="none"/>
              </w:rPr>
              <w:t>Platynini</w:t>
            </w:r>
          </w:p>
        </w:tc>
        <w:tc>
          <w:tcPr>
            <w:tcW w:w="4065" w:type="dxa"/>
            <w:tcBorders>
              <w:top w:val="nil"/>
              <w:left w:val="nil"/>
              <w:bottom w:val="nil"/>
              <w:right w:val="nil"/>
            </w:tcBorders>
            <w:noWrap/>
            <w:vAlign w:val="center"/>
            <w:hideMark/>
          </w:tcPr>
          <w:p w14:paraId="3F7FE2DD"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282F1C64"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260F595"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CBA1305"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19788202" w14:textId="77777777" w:rsidR="006E0833" w:rsidRPr="006E0833" w:rsidRDefault="006E0833" w:rsidP="006E0833">
            <w:pPr>
              <w:rPr>
                <w:rFonts w:eastAsia="Calibri"/>
                <w:kern w:val="0"/>
                <w14:ligatures w14:val="none"/>
              </w:rPr>
            </w:pPr>
          </w:p>
        </w:tc>
      </w:tr>
      <w:tr w:rsidR="006E0833" w:rsidRPr="006E0833" w14:paraId="68519697" w14:textId="77777777" w:rsidTr="00A3077D">
        <w:trPr>
          <w:trHeight w:val="290"/>
        </w:trPr>
        <w:tc>
          <w:tcPr>
            <w:tcW w:w="1605" w:type="dxa"/>
            <w:tcBorders>
              <w:top w:val="nil"/>
              <w:left w:val="nil"/>
              <w:bottom w:val="nil"/>
              <w:right w:val="nil"/>
            </w:tcBorders>
            <w:noWrap/>
            <w:vAlign w:val="bottom"/>
            <w:hideMark/>
          </w:tcPr>
          <w:p w14:paraId="52B90AD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FE0A289"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Olisthopus parmatus </w:t>
            </w:r>
            <w:r w:rsidRPr="006E0833">
              <w:rPr>
                <w:rFonts w:eastAsia="Calibri"/>
                <w:kern w:val="0"/>
                <w14:ligatures w14:val="none"/>
              </w:rPr>
              <w:t xml:space="preserve"> (Say, 1823)</w:t>
            </w:r>
          </w:p>
        </w:tc>
        <w:tc>
          <w:tcPr>
            <w:tcW w:w="1048" w:type="dxa"/>
            <w:tcBorders>
              <w:top w:val="nil"/>
              <w:left w:val="nil"/>
              <w:bottom w:val="nil"/>
              <w:right w:val="nil"/>
            </w:tcBorders>
          </w:tcPr>
          <w:p w14:paraId="07C81480" w14:textId="77777777" w:rsidR="006E0833" w:rsidRPr="006E0833" w:rsidRDefault="006E0833" w:rsidP="006E0833">
            <w:pPr>
              <w:rPr>
                <w:rFonts w:eastAsia="Calibri"/>
                <w:kern w:val="0"/>
                <w14:ligatures w14:val="none"/>
              </w:rPr>
            </w:pPr>
            <w:r w:rsidRPr="006E0833">
              <w:rPr>
                <w:rFonts w:eastAsia="Calibri"/>
                <w:kern w:val="0"/>
                <w14:ligatures w14:val="none"/>
              </w:rPr>
              <w:t>Ol.pa</w:t>
            </w:r>
          </w:p>
        </w:tc>
        <w:tc>
          <w:tcPr>
            <w:tcW w:w="708" w:type="dxa"/>
            <w:tcBorders>
              <w:top w:val="nil"/>
              <w:left w:val="nil"/>
              <w:bottom w:val="nil"/>
              <w:right w:val="nil"/>
            </w:tcBorders>
            <w:noWrap/>
            <w:vAlign w:val="center"/>
            <w:hideMark/>
          </w:tcPr>
          <w:p w14:paraId="21C724DB"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851" w:type="dxa"/>
            <w:tcBorders>
              <w:top w:val="nil"/>
              <w:left w:val="nil"/>
              <w:bottom w:val="nil"/>
              <w:right w:val="nil"/>
            </w:tcBorders>
            <w:noWrap/>
            <w:vAlign w:val="center"/>
            <w:hideMark/>
          </w:tcPr>
          <w:p w14:paraId="6FDD9B6E"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95" w:type="dxa"/>
            <w:tcBorders>
              <w:top w:val="nil"/>
              <w:left w:val="nil"/>
              <w:bottom w:val="nil"/>
              <w:right w:val="nil"/>
            </w:tcBorders>
            <w:vAlign w:val="center"/>
            <w:hideMark/>
          </w:tcPr>
          <w:p w14:paraId="23A0BBCE" w14:textId="77777777" w:rsidR="006E0833" w:rsidRPr="006E0833" w:rsidRDefault="006E0833" w:rsidP="006E0833">
            <w:pPr>
              <w:rPr>
                <w:rFonts w:eastAsia="Calibri"/>
                <w:kern w:val="0"/>
                <w14:ligatures w14:val="none"/>
              </w:rPr>
            </w:pPr>
            <w:r w:rsidRPr="006E0833">
              <w:rPr>
                <w:rFonts w:eastAsia="Calibri"/>
                <w:kern w:val="0"/>
                <w14:ligatures w14:val="none"/>
              </w:rPr>
              <w:t>5</w:t>
            </w:r>
          </w:p>
        </w:tc>
      </w:tr>
      <w:tr w:rsidR="006E0833" w:rsidRPr="006E0833" w14:paraId="4CEB4F21" w14:textId="77777777" w:rsidTr="00A3077D">
        <w:trPr>
          <w:trHeight w:val="290"/>
        </w:trPr>
        <w:tc>
          <w:tcPr>
            <w:tcW w:w="1605" w:type="dxa"/>
            <w:tcBorders>
              <w:top w:val="nil"/>
              <w:left w:val="nil"/>
              <w:bottom w:val="nil"/>
              <w:right w:val="nil"/>
            </w:tcBorders>
            <w:noWrap/>
            <w:vAlign w:val="bottom"/>
            <w:hideMark/>
          </w:tcPr>
          <w:p w14:paraId="1D0B0702"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B189DA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Agonum ferreum </w:t>
            </w:r>
            <w:r w:rsidRPr="006E0833">
              <w:rPr>
                <w:rFonts w:eastAsia="Calibri"/>
                <w:kern w:val="0"/>
                <w14:ligatures w14:val="none"/>
              </w:rPr>
              <w:t>Haldeman, 1843</w:t>
            </w:r>
          </w:p>
        </w:tc>
        <w:tc>
          <w:tcPr>
            <w:tcW w:w="1048" w:type="dxa"/>
            <w:tcBorders>
              <w:top w:val="nil"/>
              <w:left w:val="nil"/>
              <w:bottom w:val="nil"/>
              <w:right w:val="nil"/>
            </w:tcBorders>
          </w:tcPr>
          <w:p w14:paraId="0A643BC0" w14:textId="77777777" w:rsidR="006E0833" w:rsidRPr="006E0833" w:rsidRDefault="006E0833" w:rsidP="006E0833">
            <w:pPr>
              <w:rPr>
                <w:rFonts w:eastAsia="Calibri"/>
                <w:kern w:val="0"/>
                <w14:ligatures w14:val="none"/>
              </w:rPr>
            </w:pPr>
            <w:r w:rsidRPr="006E0833">
              <w:rPr>
                <w:rFonts w:eastAsia="Calibri"/>
                <w:kern w:val="0"/>
                <w14:ligatures w14:val="none"/>
              </w:rPr>
              <w:t>Ag.fe</w:t>
            </w:r>
          </w:p>
        </w:tc>
        <w:tc>
          <w:tcPr>
            <w:tcW w:w="708" w:type="dxa"/>
            <w:tcBorders>
              <w:top w:val="nil"/>
              <w:left w:val="nil"/>
              <w:bottom w:val="nil"/>
              <w:right w:val="nil"/>
            </w:tcBorders>
            <w:noWrap/>
            <w:vAlign w:val="center"/>
            <w:hideMark/>
          </w:tcPr>
          <w:p w14:paraId="4254FDC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5199A57F"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0E6ED4ED"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05E83CEB" w14:textId="77777777" w:rsidTr="00A3077D">
        <w:trPr>
          <w:trHeight w:val="290"/>
        </w:trPr>
        <w:tc>
          <w:tcPr>
            <w:tcW w:w="1605" w:type="dxa"/>
            <w:tcBorders>
              <w:top w:val="nil"/>
              <w:left w:val="nil"/>
              <w:bottom w:val="nil"/>
              <w:right w:val="nil"/>
            </w:tcBorders>
            <w:noWrap/>
            <w:vAlign w:val="bottom"/>
            <w:hideMark/>
          </w:tcPr>
          <w:p w14:paraId="7A47865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24F8CFC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Agonum fidele </w:t>
            </w:r>
            <w:r w:rsidRPr="006E0833">
              <w:rPr>
                <w:rFonts w:eastAsia="Calibri"/>
                <w:kern w:val="0"/>
                <w14:ligatures w14:val="none"/>
              </w:rPr>
              <w:t>Casey, 1920</w:t>
            </w:r>
          </w:p>
        </w:tc>
        <w:tc>
          <w:tcPr>
            <w:tcW w:w="1048" w:type="dxa"/>
            <w:tcBorders>
              <w:top w:val="nil"/>
              <w:left w:val="nil"/>
              <w:bottom w:val="nil"/>
              <w:right w:val="nil"/>
            </w:tcBorders>
          </w:tcPr>
          <w:p w14:paraId="7847028A" w14:textId="77777777" w:rsidR="006E0833" w:rsidRPr="006E0833" w:rsidRDefault="006E0833" w:rsidP="006E0833">
            <w:pPr>
              <w:rPr>
                <w:rFonts w:eastAsia="Calibri"/>
                <w:kern w:val="0"/>
                <w14:ligatures w14:val="none"/>
              </w:rPr>
            </w:pPr>
            <w:r w:rsidRPr="006E0833">
              <w:rPr>
                <w:rFonts w:eastAsia="Calibri"/>
                <w:kern w:val="0"/>
                <w14:ligatures w14:val="none"/>
              </w:rPr>
              <w:t>Ag.fi</w:t>
            </w:r>
          </w:p>
        </w:tc>
        <w:tc>
          <w:tcPr>
            <w:tcW w:w="708" w:type="dxa"/>
            <w:tcBorders>
              <w:top w:val="nil"/>
              <w:left w:val="nil"/>
              <w:bottom w:val="nil"/>
              <w:right w:val="nil"/>
            </w:tcBorders>
            <w:noWrap/>
            <w:vAlign w:val="center"/>
            <w:hideMark/>
          </w:tcPr>
          <w:p w14:paraId="573969C2" w14:textId="77777777" w:rsidR="006E0833" w:rsidRPr="006E0833" w:rsidRDefault="006E0833" w:rsidP="006E0833">
            <w:pPr>
              <w:rPr>
                <w:rFonts w:eastAsia="Calibri"/>
                <w:kern w:val="0"/>
                <w14:ligatures w14:val="none"/>
              </w:rPr>
            </w:pPr>
            <w:r w:rsidRPr="006E0833">
              <w:rPr>
                <w:rFonts w:eastAsia="Calibri"/>
                <w:kern w:val="0"/>
                <w14:ligatures w14:val="none"/>
              </w:rPr>
              <w:t>31</w:t>
            </w:r>
          </w:p>
        </w:tc>
        <w:tc>
          <w:tcPr>
            <w:tcW w:w="851" w:type="dxa"/>
            <w:tcBorders>
              <w:top w:val="nil"/>
              <w:left w:val="nil"/>
              <w:bottom w:val="nil"/>
              <w:right w:val="nil"/>
            </w:tcBorders>
            <w:noWrap/>
            <w:vAlign w:val="center"/>
            <w:hideMark/>
          </w:tcPr>
          <w:p w14:paraId="509B1A9B"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95" w:type="dxa"/>
            <w:tcBorders>
              <w:top w:val="nil"/>
              <w:left w:val="nil"/>
              <w:bottom w:val="nil"/>
              <w:right w:val="nil"/>
            </w:tcBorders>
            <w:vAlign w:val="center"/>
            <w:hideMark/>
          </w:tcPr>
          <w:p w14:paraId="6958920F" w14:textId="77777777" w:rsidR="006E0833" w:rsidRPr="006E0833" w:rsidRDefault="006E0833" w:rsidP="006E0833">
            <w:pPr>
              <w:rPr>
                <w:rFonts w:eastAsia="Calibri"/>
                <w:kern w:val="0"/>
                <w14:ligatures w14:val="none"/>
              </w:rPr>
            </w:pPr>
            <w:r w:rsidRPr="006E0833">
              <w:rPr>
                <w:rFonts w:eastAsia="Calibri"/>
                <w:kern w:val="0"/>
                <w14:ligatures w14:val="none"/>
              </w:rPr>
              <w:t>34</w:t>
            </w:r>
          </w:p>
        </w:tc>
      </w:tr>
      <w:tr w:rsidR="006E0833" w:rsidRPr="006E0833" w14:paraId="45688C95" w14:textId="77777777" w:rsidTr="00A3077D">
        <w:trPr>
          <w:trHeight w:val="290"/>
        </w:trPr>
        <w:tc>
          <w:tcPr>
            <w:tcW w:w="1605" w:type="dxa"/>
            <w:tcBorders>
              <w:top w:val="nil"/>
              <w:left w:val="nil"/>
              <w:bottom w:val="nil"/>
              <w:right w:val="nil"/>
            </w:tcBorders>
            <w:noWrap/>
            <w:vAlign w:val="bottom"/>
            <w:hideMark/>
          </w:tcPr>
          <w:p w14:paraId="3975B353"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36D5A94" w14:textId="77777777" w:rsidR="006E0833" w:rsidRPr="006E0833" w:rsidRDefault="006E0833" w:rsidP="006E0833">
            <w:pPr>
              <w:rPr>
                <w:rFonts w:eastAsia="Calibri"/>
                <w:i/>
                <w:iCs/>
                <w:kern w:val="0"/>
                <w14:ligatures w14:val="none"/>
              </w:rPr>
            </w:pPr>
            <w:r w:rsidRPr="006E0833">
              <w:rPr>
                <w:rFonts w:eastAsia="Calibri"/>
                <w:i/>
                <w:iCs/>
                <w:kern w:val="0"/>
                <w14:ligatures w14:val="none"/>
              </w:rPr>
              <w:t>Agonum retractum</w:t>
            </w:r>
            <w:r w:rsidRPr="006E0833">
              <w:rPr>
                <w:rFonts w:eastAsia="Calibri"/>
                <w:kern w:val="0"/>
                <w14:ligatures w14:val="none"/>
              </w:rPr>
              <w:t xml:space="preserve"> LeConte, 1846</w:t>
            </w:r>
          </w:p>
        </w:tc>
        <w:tc>
          <w:tcPr>
            <w:tcW w:w="1048" w:type="dxa"/>
            <w:tcBorders>
              <w:top w:val="nil"/>
              <w:left w:val="nil"/>
              <w:bottom w:val="nil"/>
              <w:right w:val="nil"/>
            </w:tcBorders>
          </w:tcPr>
          <w:p w14:paraId="4538E164" w14:textId="77777777" w:rsidR="006E0833" w:rsidRPr="006E0833" w:rsidRDefault="006E0833" w:rsidP="006E0833">
            <w:pPr>
              <w:rPr>
                <w:rFonts w:eastAsia="Calibri"/>
                <w:kern w:val="0"/>
                <w14:ligatures w14:val="none"/>
              </w:rPr>
            </w:pPr>
            <w:r w:rsidRPr="006E0833">
              <w:rPr>
                <w:rFonts w:eastAsia="Calibri"/>
                <w:kern w:val="0"/>
                <w14:ligatures w14:val="none"/>
              </w:rPr>
              <w:t>Ag.re</w:t>
            </w:r>
          </w:p>
        </w:tc>
        <w:tc>
          <w:tcPr>
            <w:tcW w:w="708" w:type="dxa"/>
            <w:tcBorders>
              <w:top w:val="nil"/>
              <w:left w:val="nil"/>
              <w:bottom w:val="nil"/>
              <w:right w:val="nil"/>
            </w:tcBorders>
            <w:noWrap/>
            <w:vAlign w:val="center"/>
            <w:hideMark/>
          </w:tcPr>
          <w:p w14:paraId="322B9C7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4E1E1A42"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73E22313"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689B9562" w14:textId="77777777" w:rsidTr="00A3077D">
        <w:trPr>
          <w:trHeight w:val="290"/>
        </w:trPr>
        <w:tc>
          <w:tcPr>
            <w:tcW w:w="1605" w:type="dxa"/>
            <w:tcBorders>
              <w:top w:val="nil"/>
              <w:left w:val="nil"/>
              <w:bottom w:val="nil"/>
              <w:right w:val="nil"/>
            </w:tcBorders>
            <w:noWrap/>
            <w:vAlign w:val="bottom"/>
            <w:hideMark/>
          </w:tcPr>
          <w:p w14:paraId="56E6138F"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3893036"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Platynus decentis </w:t>
            </w:r>
            <w:r w:rsidRPr="006E0833">
              <w:rPr>
                <w:rFonts w:eastAsia="Calibri"/>
                <w:kern w:val="0"/>
                <w14:ligatures w14:val="none"/>
              </w:rPr>
              <w:t>(Say, 1823)</w:t>
            </w:r>
          </w:p>
        </w:tc>
        <w:tc>
          <w:tcPr>
            <w:tcW w:w="1048" w:type="dxa"/>
            <w:tcBorders>
              <w:top w:val="nil"/>
              <w:left w:val="nil"/>
              <w:bottom w:val="nil"/>
              <w:right w:val="nil"/>
            </w:tcBorders>
          </w:tcPr>
          <w:p w14:paraId="510B6A99" w14:textId="77777777" w:rsidR="006E0833" w:rsidRPr="006E0833" w:rsidRDefault="006E0833" w:rsidP="006E0833">
            <w:pPr>
              <w:rPr>
                <w:rFonts w:eastAsia="Calibri"/>
                <w:kern w:val="0"/>
                <w14:ligatures w14:val="none"/>
              </w:rPr>
            </w:pPr>
            <w:r w:rsidRPr="006E0833">
              <w:rPr>
                <w:rFonts w:eastAsia="Calibri"/>
                <w:kern w:val="0"/>
                <w14:ligatures w14:val="none"/>
              </w:rPr>
              <w:t>Pl.de</w:t>
            </w:r>
          </w:p>
        </w:tc>
        <w:tc>
          <w:tcPr>
            <w:tcW w:w="708" w:type="dxa"/>
            <w:tcBorders>
              <w:top w:val="nil"/>
              <w:left w:val="nil"/>
              <w:bottom w:val="nil"/>
              <w:right w:val="nil"/>
            </w:tcBorders>
            <w:noWrap/>
            <w:vAlign w:val="center"/>
            <w:hideMark/>
          </w:tcPr>
          <w:p w14:paraId="3E054766"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6B90E965"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3156C3A0"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154E2E4" w14:textId="77777777" w:rsidTr="00A3077D">
        <w:trPr>
          <w:trHeight w:val="290"/>
        </w:trPr>
        <w:tc>
          <w:tcPr>
            <w:tcW w:w="1605" w:type="dxa"/>
            <w:tcBorders>
              <w:top w:val="nil"/>
              <w:left w:val="nil"/>
              <w:bottom w:val="nil"/>
              <w:right w:val="nil"/>
            </w:tcBorders>
            <w:noWrap/>
            <w:vAlign w:val="bottom"/>
            <w:hideMark/>
          </w:tcPr>
          <w:p w14:paraId="33BEBCA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3758034C"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Platynus tenuicollis </w:t>
            </w:r>
            <w:r w:rsidRPr="006E0833">
              <w:rPr>
                <w:rFonts w:eastAsia="Calibri"/>
                <w:kern w:val="0"/>
                <w14:ligatures w14:val="none"/>
              </w:rPr>
              <w:t>(LeConte, 1846)</w:t>
            </w:r>
          </w:p>
        </w:tc>
        <w:tc>
          <w:tcPr>
            <w:tcW w:w="1048" w:type="dxa"/>
            <w:tcBorders>
              <w:top w:val="nil"/>
              <w:left w:val="nil"/>
              <w:bottom w:val="nil"/>
              <w:right w:val="nil"/>
            </w:tcBorders>
          </w:tcPr>
          <w:p w14:paraId="46835007" w14:textId="77777777" w:rsidR="006E0833" w:rsidRPr="006E0833" w:rsidRDefault="006E0833" w:rsidP="006E0833">
            <w:pPr>
              <w:rPr>
                <w:rFonts w:eastAsia="Calibri"/>
                <w:kern w:val="0"/>
                <w14:ligatures w14:val="none"/>
              </w:rPr>
            </w:pPr>
            <w:r w:rsidRPr="006E0833">
              <w:rPr>
                <w:rFonts w:eastAsia="Calibri"/>
                <w:kern w:val="0"/>
                <w14:ligatures w14:val="none"/>
              </w:rPr>
              <w:t>Pl.te</w:t>
            </w:r>
          </w:p>
        </w:tc>
        <w:tc>
          <w:tcPr>
            <w:tcW w:w="708" w:type="dxa"/>
            <w:tcBorders>
              <w:top w:val="nil"/>
              <w:left w:val="nil"/>
              <w:bottom w:val="nil"/>
              <w:right w:val="nil"/>
            </w:tcBorders>
            <w:noWrap/>
            <w:vAlign w:val="center"/>
            <w:hideMark/>
          </w:tcPr>
          <w:p w14:paraId="36A1F915"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851" w:type="dxa"/>
            <w:tcBorders>
              <w:top w:val="nil"/>
              <w:left w:val="nil"/>
              <w:bottom w:val="nil"/>
              <w:right w:val="nil"/>
            </w:tcBorders>
            <w:noWrap/>
            <w:vAlign w:val="center"/>
            <w:hideMark/>
          </w:tcPr>
          <w:p w14:paraId="7EDD5A9D"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95" w:type="dxa"/>
            <w:tcBorders>
              <w:top w:val="nil"/>
              <w:left w:val="nil"/>
              <w:bottom w:val="nil"/>
              <w:right w:val="nil"/>
            </w:tcBorders>
            <w:vAlign w:val="center"/>
            <w:hideMark/>
          </w:tcPr>
          <w:p w14:paraId="0CEA3DE3"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21047F34" w14:textId="77777777" w:rsidTr="00A3077D">
        <w:trPr>
          <w:trHeight w:val="290"/>
        </w:trPr>
        <w:tc>
          <w:tcPr>
            <w:tcW w:w="1605" w:type="dxa"/>
            <w:tcBorders>
              <w:top w:val="nil"/>
              <w:left w:val="nil"/>
              <w:bottom w:val="nil"/>
              <w:right w:val="nil"/>
            </w:tcBorders>
            <w:noWrap/>
            <w:vAlign w:val="bottom"/>
            <w:hideMark/>
          </w:tcPr>
          <w:p w14:paraId="00910BDD"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780D841"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Platynus angustatus </w:t>
            </w:r>
            <w:r w:rsidRPr="006E0833">
              <w:rPr>
                <w:rFonts w:eastAsia="Calibri"/>
                <w:kern w:val="0"/>
                <w14:ligatures w14:val="none"/>
              </w:rPr>
              <w:t>Dejean, 1828</w:t>
            </w:r>
          </w:p>
        </w:tc>
        <w:tc>
          <w:tcPr>
            <w:tcW w:w="1048" w:type="dxa"/>
            <w:tcBorders>
              <w:top w:val="nil"/>
              <w:left w:val="nil"/>
              <w:bottom w:val="nil"/>
              <w:right w:val="nil"/>
            </w:tcBorders>
          </w:tcPr>
          <w:p w14:paraId="04F50D96" w14:textId="77777777" w:rsidR="006E0833" w:rsidRPr="006E0833" w:rsidRDefault="006E0833" w:rsidP="006E0833">
            <w:pPr>
              <w:rPr>
                <w:rFonts w:eastAsia="Calibri"/>
                <w:kern w:val="0"/>
                <w14:ligatures w14:val="none"/>
              </w:rPr>
            </w:pPr>
            <w:r w:rsidRPr="006E0833">
              <w:rPr>
                <w:rFonts w:eastAsia="Calibri"/>
                <w:kern w:val="0"/>
                <w14:ligatures w14:val="none"/>
              </w:rPr>
              <w:t>Pl.an</w:t>
            </w:r>
          </w:p>
        </w:tc>
        <w:tc>
          <w:tcPr>
            <w:tcW w:w="708" w:type="dxa"/>
            <w:tcBorders>
              <w:top w:val="nil"/>
              <w:left w:val="nil"/>
              <w:bottom w:val="nil"/>
              <w:right w:val="nil"/>
            </w:tcBorders>
            <w:noWrap/>
            <w:vAlign w:val="center"/>
            <w:hideMark/>
          </w:tcPr>
          <w:p w14:paraId="4816D582" w14:textId="77777777" w:rsidR="006E0833" w:rsidRPr="006E0833" w:rsidRDefault="006E0833" w:rsidP="006E0833">
            <w:pPr>
              <w:rPr>
                <w:rFonts w:eastAsia="Calibri"/>
                <w:kern w:val="0"/>
                <w14:ligatures w14:val="none"/>
              </w:rPr>
            </w:pPr>
            <w:r w:rsidRPr="006E0833">
              <w:rPr>
                <w:rFonts w:eastAsia="Calibri"/>
                <w:kern w:val="0"/>
                <w14:ligatures w14:val="none"/>
              </w:rPr>
              <w:t>19</w:t>
            </w:r>
          </w:p>
        </w:tc>
        <w:tc>
          <w:tcPr>
            <w:tcW w:w="851" w:type="dxa"/>
            <w:tcBorders>
              <w:top w:val="nil"/>
              <w:left w:val="nil"/>
              <w:bottom w:val="nil"/>
              <w:right w:val="nil"/>
            </w:tcBorders>
            <w:noWrap/>
            <w:vAlign w:val="center"/>
            <w:hideMark/>
          </w:tcPr>
          <w:p w14:paraId="2F09C7E6" w14:textId="77777777" w:rsidR="006E0833" w:rsidRPr="006E0833" w:rsidRDefault="006E0833" w:rsidP="006E0833">
            <w:pPr>
              <w:rPr>
                <w:rFonts w:eastAsia="Calibri"/>
                <w:kern w:val="0"/>
                <w14:ligatures w14:val="none"/>
              </w:rPr>
            </w:pPr>
            <w:r w:rsidRPr="006E0833">
              <w:rPr>
                <w:rFonts w:eastAsia="Calibri"/>
                <w:kern w:val="0"/>
                <w14:ligatures w14:val="none"/>
              </w:rPr>
              <w:t>17</w:t>
            </w:r>
          </w:p>
        </w:tc>
        <w:tc>
          <w:tcPr>
            <w:tcW w:w="795" w:type="dxa"/>
            <w:tcBorders>
              <w:top w:val="nil"/>
              <w:left w:val="nil"/>
              <w:bottom w:val="nil"/>
              <w:right w:val="nil"/>
            </w:tcBorders>
            <w:vAlign w:val="center"/>
            <w:hideMark/>
          </w:tcPr>
          <w:p w14:paraId="25469D12" w14:textId="77777777" w:rsidR="006E0833" w:rsidRPr="006E0833" w:rsidRDefault="006E0833" w:rsidP="006E0833">
            <w:pPr>
              <w:rPr>
                <w:rFonts w:eastAsia="Calibri"/>
                <w:kern w:val="0"/>
                <w14:ligatures w14:val="none"/>
              </w:rPr>
            </w:pPr>
            <w:r w:rsidRPr="006E0833">
              <w:rPr>
                <w:rFonts w:eastAsia="Calibri"/>
                <w:kern w:val="0"/>
                <w14:ligatures w14:val="none"/>
              </w:rPr>
              <w:t>36</w:t>
            </w:r>
          </w:p>
        </w:tc>
      </w:tr>
      <w:tr w:rsidR="006E0833" w:rsidRPr="006E0833" w14:paraId="68C96C1F" w14:textId="77777777" w:rsidTr="00A3077D">
        <w:trPr>
          <w:trHeight w:val="290"/>
        </w:trPr>
        <w:tc>
          <w:tcPr>
            <w:tcW w:w="1605" w:type="dxa"/>
            <w:tcBorders>
              <w:top w:val="nil"/>
              <w:left w:val="nil"/>
              <w:bottom w:val="nil"/>
              <w:right w:val="nil"/>
            </w:tcBorders>
            <w:noWrap/>
            <w:vAlign w:val="bottom"/>
            <w:hideMark/>
          </w:tcPr>
          <w:p w14:paraId="4490A231" w14:textId="77777777" w:rsidR="006E0833" w:rsidRPr="006E0833" w:rsidRDefault="006E0833" w:rsidP="006E0833">
            <w:pPr>
              <w:rPr>
                <w:rFonts w:eastAsia="Calibri"/>
                <w:kern w:val="0"/>
                <w14:ligatures w14:val="none"/>
              </w:rPr>
            </w:pPr>
            <w:r w:rsidRPr="006E0833">
              <w:rPr>
                <w:rFonts w:eastAsia="Calibri"/>
                <w:kern w:val="0"/>
                <w14:ligatures w14:val="none"/>
              </w:rPr>
              <w:t>Lebiini</w:t>
            </w:r>
          </w:p>
        </w:tc>
        <w:tc>
          <w:tcPr>
            <w:tcW w:w="4065" w:type="dxa"/>
            <w:tcBorders>
              <w:top w:val="nil"/>
              <w:left w:val="nil"/>
              <w:bottom w:val="nil"/>
              <w:right w:val="nil"/>
            </w:tcBorders>
            <w:noWrap/>
            <w:vAlign w:val="center"/>
            <w:hideMark/>
          </w:tcPr>
          <w:p w14:paraId="7BAB0365"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6AAE3279"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7D344AB"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3EFE1F80"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360B4100" w14:textId="77777777" w:rsidR="006E0833" w:rsidRPr="006E0833" w:rsidRDefault="006E0833" w:rsidP="006E0833">
            <w:pPr>
              <w:rPr>
                <w:rFonts w:eastAsia="Calibri"/>
                <w:kern w:val="0"/>
                <w14:ligatures w14:val="none"/>
              </w:rPr>
            </w:pPr>
          </w:p>
        </w:tc>
      </w:tr>
      <w:tr w:rsidR="006E0833" w:rsidRPr="006E0833" w14:paraId="0AE48DEA" w14:textId="77777777" w:rsidTr="00A3077D">
        <w:trPr>
          <w:trHeight w:val="290"/>
        </w:trPr>
        <w:tc>
          <w:tcPr>
            <w:tcW w:w="1605" w:type="dxa"/>
            <w:tcBorders>
              <w:top w:val="nil"/>
              <w:left w:val="nil"/>
              <w:bottom w:val="nil"/>
              <w:right w:val="nil"/>
            </w:tcBorders>
            <w:noWrap/>
            <w:vAlign w:val="bottom"/>
            <w:hideMark/>
          </w:tcPr>
          <w:p w14:paraId="1245DA4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CD37052"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Cymindis limbata </w:t>
            </w:r>
            <w:r w:rsidRPr="006E0833">
              <w:rPr>
                <w:rFonts w:eastAsia="Calibri"/>
                <w:kern w:val="0"/>
                <w14:ligatures w14:val="none"/>
              </w:rPr>
              <w:t>Dejean, 1831</w:t>
            </w:r>
          </w:p>
        </w:tc>
        <w:tc>
          <w:tcPr>
            <w:tcW w:w="1048" w:type="dxa"/>
            <w:tcBorders>
              <w:top w:val="nil"/>
              <w:left w:val="nil"/>
              <w:bottom w:val="nil"/>
              <w:right w:val="nil"/>
            </w:tcBorders>
          </w:tcPr>
          <w:p w14:paraId="7688B8CD" w14:textId="77777777" w:rsidR="006E0833" w:rsidRPr="006E0833" w:rsidRDefault="006E0833" w:rsidP="006E0833">
            <w:pPr>
              <w:rPr>
                <w:rFonts w:eastAsia="Calibri"/>
                <w:kern w:val="0"/>
                <w14:ligatures w14:val="none"/>
              </w:rPr>
            </w:pPr>
            <w:r w:rsidRPr="006E0833">
              <w:rPr>
                <w:rFonts w:eastAsia="Calibri"/>
                <w:kern w:val="0"/>
                <w14:ligatures w14:val="none"/>
              </w:rPr>
              <w:t>Cy.li</w:t>
            </w:r>
          </w:p>
        </w:tc>
        <w:tc>
          <w:tcPr>
            <w:tcW w:w="708" w:type="dxa"/>
            <w:tcBorders>
              <w:top w:val="nil"/>
              <w:left w:val="nil"/>
              <w:bottom w:val="nil"/>
              <w:right w:val="nil"/>
            </w:tcBorders>
            <w:noWrap/>
            <w:vAlign w:val="center"/>
            <w:hideMark/>
          </w:tcPr>
          <w:p w14:paraId="76268775"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3F277E6D"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6929FD3A"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EBECE9F" w14:textId="77777777" w:rsidTr="00A3077D">
        <w:trPr>
          <w:trHeight w:val="290"/>
        </w:trPr>
        <w:tc>
          <w:tcPr>
            <w:tcW w:w="1605" w:type="dxa"/>
            <w:tcBorders>
              <w:top w:val="nil"/>
              <w:left w:val="nil"/>
              <w:bottom w:val="nil"/>
              <w:right w:val="nil"/>
            </w:tcBorders>
            <w:noWrap/>
            <w:vAlign w:val="bottom"/>
            <w:hideMark/>
          </w:tcPr>
          <w:p w14:paraId="7D24F67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E0F1BE1"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Cymindis platicollis </w:t>
            </w:r>
            <w:r w:rsidRPr="006E0833">
              <w:rPr>
                <w:rFonts w:eastAsia="Calibri"/>
                <w:kern w:val="0"/>
                <w14:ligatures w14:val="none"/>
              </w:rPr>
              <w:t>(Say, 1823)</w:t>
            </w:r>
          </w:p>
        </w:tc>
        <w:tc>
          <w:tcPr>
            <w:tcW w:w="1048" w:type="dxa"/>
            <w:tcBorders>
              <w:top w:val="nil"/>
              <w:left w:val="nil"/>
              <w:bottom w:val="nil"/>
              <w:right w:val="nil"/>
            </w:tcBorders>
          </w:tcPr>
          <w:p w14:paraId="74AD3D82" w14:textId="77777777" w:rsidR="006E0833" w:rsidRPr="006E0833" w:rsidRDefault="006E0833" w:rsidP="006E0833">
            <w:pPr>
              <w:rPr>
                <w:rFonts w:eastAsia="Calibri"/>
                <w:kern w:val="0"/>
                <w14:ligatures w14:val="none"/>
              </w:rPr>
            </w:pPr>
            <w:r w:rsidRPr="006E0833">
              <w:rPr>
                <w:rFonts w:eastAsia="Calibri"/>
                <w:kern w:val="0"/>
                <w14:ligatures w14:val="none"/>
              </w:rPr>
              <w:t>Cy.pl</w:t>
            </w:r>
          </w:p>
        </w:tc>
        <w:tc>
          <w:tcPr>
            <w:tcW w:w="708" w:type="dxa"/>
            <w:tcBorders>
              <w:top w:val="nil"/>
              <w:left w:val="nil"/>
              <w:bottom w:val="nil"/>
              <w:right w:val="nil"/>
            </w:tcBorders>
            <w:noWrap/>
            <w:vAlign w:val="center"/>
            <w:hideMark/>
          </w:tcPr>
          <w:p w14:paraId="351D9BF7"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4BF51065"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1382DF57"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063D7537" w14:textId="77777777" w:rsidTr="00A3077D">
        <w:trPr>
          <w:trHeight w:val="290"/>
        </w:trPr>
        <w:tc>
          <w:tcPr>
            <w:tcW w:w="1605" w:type="dxa"/>
            <w:tcBorders>
              <w:top w:val="nil"/>
              <w:left w:val="nil"/>
              <w:bottom w:val="nil"/>
              <w:right w:val="nil"/>
            </w:tcBorders>
            <w:noWrap/>
            <w:vAlign w:val="bottom"/>
            <w:hideMark/>
          </w:tcPr>
          <w:p w14:paraId="19095E37"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7701D27"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Apenes lucidula </w:t>
            </w:r>
            <w:r w:rsidRPr="006E0833">
              <w:rPr>
                <w:rFonts w:eastAsia="Calibri"/>
                <w:kern w:val="0"/>
                <w14:ligatures w14:val="none"/>
              </w:rPr>
              <w:t>(Dejean, 1831)</w:t>
            </w:r>
          </w:p>
        </w:tc>
        <w:tc>
          <w:tcPr>
            <w:tcW w:w="1048" w:type="dxa"/>
            <w:tcBorders>
              <w:top w:val="nil"/>
              <w:left w:val="nil"/>
              <w:bottom w:val="nil"/>
              <w:right w:val="nil"/>
            </w:tcBorders>
          </w:tcPr>
          <w:p w14:paraId="431B2B59" w14:textId="77777777" w:rsidR="006E0833" w:rsidRPr="006E0833" w:rsidRDefault="006E0833" w:rsidP="006E0833">
            <w:pPr>
              <w:rPr>
                <w:rFonts w:eastAsia="Calibri"/>
                <w:kern w:val="0"/>
                <w14:ligatures w14:val="none"/>
              </w:rPr>
            </w:pPr>
            <w:r w:rsidRPr="006E0833">
              <w:rPr>
                <w:rFonts w:eastAsia="Calibri"/>
                <w:kern w:val="0"/>
                <w14:ligatures w14:val="none"/>
              </w:rPr>
              <w:t>Ap.lu</w:t>
            </w:r>
          </w:p>
        </w:tc>
        <w:tc>
          <w:tcPr>
            <w:tcW w:w="708" w:type="dxa"/>
            <w:tcBorders>
              <w:top w:val="nil"/>
              <w:left w:val="nil"/>
              <w:bottom w:val="nil"/>
              <w:right w:val="nil"/>
            </w:tcBorders>
            <w:noWrap/>
            <w:vAlign w:val="center"/>
            <w:hideMark/>
          </w:tcPr>
          <w:p w14:paraId="045AC86E"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29C7E84C" w14:textId="77777777" w:rsidR="006E0833" w:rsidRPr="006E0833" w:rsidRDefault="006E0833" w:rsidP="006E0833">
            <w:pPr>
              <w:rPr>
                <w:rFonts w:eastAsia="Calibri"/>
                <w:kern w:val="0"/>
                <w14:ligatures w14:val="none"/>
              </w:rPr>
            </w:pPr>
            <w:r w:rsidRPr="006E0833">
              <w:rPr>
                <w:rFonts w:eastAsia="Calibri"/>
                <w:kern w:val="0"/>
                <w14:ligatures w14:val="none"/>
              </w:rPr>
              <w:t>8</w:t>
            </w:r>
          </w:p>
        </w:tc>
        <w:tc>
          <w:tcPr>
            <w:tcW w:w="795" w:type="dxa"/>
            <w:tcBorders>
              <w:top w:val="nil"/>
              <w:left w:val="nil"/>
              <w:bottom w:val="nil"/>
              <w:right w:val="nil"/>
            </w:tcBorders>
            <w:vAlign w:val="center"/>
            <w:hideMark/>
          </w:tcPr>
          <w:p w14:paraId="75277842"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0A06F7EC" w14:textId="77777777" w:rsidTr="00A3077D">
        <w:trPr>
          <w:trHeight w:val="290"/>
        </w:trPr>
        <w:tc>
          <w:tcPr>
            <w:tcW w:w="1605" w:type="dxa"/>
            <w:tcBorders>
              <w:top w:val="nil"/>
              <w:left w:val="nil"/>
              <w:bottom w:val="nil"/>
              <w:right w:val="nil"/>
            </w:tcBorders>
            <w:noWrap/>
            <w:vAlign w:val="bottom"/>
            <w:hideMark/>
          </w:tcPr>
          <w:p w14:paraId="7EC66E8E" w14:textId="77777777" w:rsidR="006E0833" w:rsidRPr="006E0833" w:rsidRDefault="006E0833" w:rsidP="006E0833">
            <w:pPr>
              <w:rPr>
                <w:rFonts w:eastAsia="Calibri"/>
                <w:kern w:val="0"/>
                <w14:ligatures w14:val="none"/>
              </w:rPr>
            </w:pPr>
            <w:r w:rsidRPr="006E0833">
              <w:rPr>
                <w:rFonts w:eastAsia="Calibri"/>
                <w:kern w:val="0"/>
                <w14:ligatures w14:val="none"/>
              </w:rPr>
              <w:t>Galeritini</w:t>
            </w:r>
          </w:p>
        </w:tc>
        <w:tc>
          <w:tcPr>
            <w:tcW w:w="4065" w:type="dxa"/>
            <w:tcBorders>
              <w:top w:val="nil"/>
              <w:left w:val="nil"/>
              <w:bottom w:val="nil"/>
              <w:right w:val="nil"/>
            </w:tcBorders>
            <w:noWrap/>
            <w:vAlign w:val="center"/>
            <w:hideMark/>
          </w:tcPr>
          <w:p w14:paraId="1D8C4AE7"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2A224993"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006D5516"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7D65E7CF"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497AE098" w14:textId="77777777" w:rsidR="006E0833" w:rsidRPr="006E0833" w:rsidRDefault="006E0833" w:rsidP="006E0833">
            <w:pPr>
              <w:rPr>
                <w:rFonts w:eastAsia="Calibri"/>
                <w:kern w:val="0"/>
                <w14:ligatures w14:val="none"/>
              </w:rPr>
            </w:pPr>
          </w:p>
        </w:tc>
      </w:tr>
      <w:tr w:rsidR="006E0833" w:rsidRPr="006E0833" w14:paraId="0250984F" w14:textId="77777777" w:rsidTr="00A3077D">
        <w:trPr>
          <w:trHeight w:val="290"/>
        </w:trPr>
        <w:tc>
          <w:tcPr>
            <w:tcW w:w="1605" w:type="dxa"/>
            <w:tcBorders>
              <w:top w:val="nil"/>
              <w:left w:val="nil"/>
              <w:bottom w:val="single" w:sz="4" w:space="0" w:color="auto"/>
              <w:right w:val="nil"/>
            </w:tcBorders>
            <w:noWrap/>
            <w:vAlign w:val="bottom"/>
            <w:hideMark/>
          </w:tcPr>
          <w:p w14:paraId="4861BDE6" w14:textId="77777777" w:rsidR="006E0833" w:rsidRPr="006E0833" w:rsidRDefault="006E0833" w:rsidP="006E0833">
            <w:pPr>
              <w:rPr>
                <w:rFonts w:eastAsia="Calibri"/>
                <w:kern w:val="0"/>
                <w14:ligatures w14:val="none"/>
              </w:rPr>
            </w:pPr>
          </w:p>
        </w:tc>
        <w:tc>
          <w:tcPr>
            <w:tcW w:w="4065" w:type="dxa"/>
            <w:tcBorders>
              <w:top w:val="nil"/>
              <w:left w:val="nil"/>
              <w:bottom w:val="single" w:sz="4" w:space="0" w:color="auto"/>
              <w:right w:val="nil"/>
            </w:tcBorders>
            <w:noWrap/>
            <w:vAlign w:val="center"/>
            <w:hideMark/>
          </w:tcPr>
          <w:p w14:paraId="68BEFDFD" w14:textId="77777777" w:rsidR="006E0833" w:rsidRPr="006E0833" w:rsidRDefault="006E0833" w:rsidP="006E0833">
            <w:pPr>
              <w:rPr>
                <w:rFonts w:eastAsia="Calibri"/>
                <w:i/>
                <w:iCs/>
                <w:kern w:val="0"/>
                <w14:ligatures w14:val="none"/>
              </w:rPr>
            </w:pPr>
            <w:r w:rsidRPr="006E0833">
              <w:rPr>
                <w:rFonts w:eastAsia="Calibri"/>
                <w:i/>
                <w:iCs/>
                <w:kern w:val="0"/>
                <w14:ligatures w14:val="none"/>
              </w:rPr>
              <w:t xml:space="preserve">Galerita bicolor </w:t>
            </w:r>
            <w:r w:rsidRPr="006E0833">
              <w:rPr>
                <w:rFonts w:eastAsia="Calibri"/>
                <w:kern w:val="0"/>
                <w14:ligatures w14:val="none"/>
              </w:rPr>
              <w:t>(Drury, 1773)</w:t>
            </w:r>
          </w:p>
        </w:tc>
        <w:tc>
          <w:tcPr>
            <w:tcW w:w="1048" w:type="dxa"/>
            <w:tcBorders>
              <w:top w:val="nil"/>
              <w:left w:val="nil"/>
              <w:bottom w:val="single" w:sz="4" w:space="0" w:color="auto"/>
              <w:right w:val="nil"/>
            </w:tcBorders>
          </w:tcPr>
          <w:p w14:paraId="0222C029" w14:textId="77777777" w:rsidR="006E0833" w:rsidRPr="006E0833" w:rsidRDefault="006E0833" w:rsidP="006E0833">
            <w:pPr>
              <w:rPr>
                <w:rFonts w:eastAsia="Calibri"/>
                <w:kern w:val="0"/>
                <w14:ligatures w14:val="none"/>
              </w:rPr>
            </w:pPr>
            <w:r w:rsidRPr="006E0833">
              <w:rPr>
                <w:rFonts w:eastAsia="Calibri"/>
                <w:kern w:val="0"/>
                <w14:ligatures w14:val="none"/>
              </w:rPr>
              <w:t>Ga.bi</w:t>
            </w:r>
          </w:p>
        </w:tc>
        <w:tc>
          <w:tcPr>
            <w:tcW w:w="708" w:type="dxa"/>
            <w:tcBorders>
              <w:top w:val="nil"/>
              <w:left w:val="nil"/>
              <w:bottom w:val="single" w:sz="4" w:space="0" w:color="auto"/>
              <w:right w:val="nil"/>
            </w:tcBorders>
            <w:noWrap/>
            <w:vAlign w:val="center"/>
            <w:hideMark/>
          </w:tcPr>
          <w:p w14:paraId="0A3291EE"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single" w:sz="4" w:space="0" w:color="auto"/>
              <w:right w:val="nil"/>
            </w:tcBorders>
            <w:noWrap/>
            <w:vAlign w:val="center"/>
            <w:hideMark/>
          </w:tcPr>
          <w:p w14:paraId="5115114F"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95" w:type="dxa"/>
            <w:tcBorders>
              <w:top w:val="nil"/>
              <w:left w:val="nil"/>
              <w:bottom w:val="single" w:sz="4" w:space="0" w:color="auto"/>
              <w:right w:val="nil"/>
            </w:tcBorders>
            <w:vAlign w:val="center"/>
            <w:hideMark/>
          </w:tcPr>
          <w:p w14:paraId="3045D6DD"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63466CEA" w14:textId="77777777" w:rsidTr="00A3077D">
        <w:trPr>
          <w:trHeight w:val="300"/>
        </w:trPr>
        <w:tc>
          <w:tcPr>
            <w:tcW w:w="1605" w:type="dxa"/>
            <w:tcBorders>
              <w:top w:val="single" w:sz="4" w:space="0" w:color="auto"/>
              <w:left w:val="nil"/>
              <w:bottom w:val="single" w:sz="4" w:space="0" w:color="auto"/>
              <w:right w:val="nil"/>
            </w:tcBorders>
            <w:noWrap/>
            <w:vAlign w:val="bottom"/>
            <w:hideMark/>
          </w:tcPr>
          <w:p w14:paraId="68EFAEC4"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c>
          <w:tcPr>
            <w:tcW w:w="4065" w:type="dxa"/>
            <w:tcBorders>
              <w:top w:val="single" w:sz="4" w:space="0" w:color="auto"/>
              <w:left w:val="nil"/>
              <w:bottom w:val="single" w:sz="4" w:space="0" w:color="auto"/>
              <w:right w:val="nil"/>
            </w:tcBorders>
            <w:noWrap/>
            <w:vAlign w:val="center"/>
            <w:hideMark/>
          </w:tcPr>
          <w:p w14:paraId="4E108B84" w14:textId="77777777" w:rsidR="006E0833" w:rsidRPr="006E0833" w:rsidRDefault="006E0833" w:rsidP="006E0833">
            <w:pPr>
              <w:rPr>
                <w:rFonts w:eastAsia="Calibri"/>
                <w:kern w:val="0"/>
                <w14:ligatures w14:val="none"/>
              </w:rPr>
            </w:pPr>
            <w:r w:rsidRPr="006E0833">
              <w:rPr>
                <w:rFonts w:eastAsia="Calibri"/>
                <w:kern w:val="0"/>
                <w14:ligatures w14:val="none"/>
              </w:rPr>
              <w:t> </w:t>
            </w:r>
          </w:p>
        </w:tc>
        <w:tc>
          <w:tcPr>
            <w:tcW w:w="1048" w:type="dxa"/>
            <w:tcBorders>
              <w:top w:val="single" w:sz="4" w:space="0" w:color="auto"/>
              <w:left w:val="nil"/>
              <w:bottom w:val="single" w:sz="4" w:space="0" w:color="auto"/>
              <w:right w:val="nil"/>
            </w:tcBorders>
          </w:tcPr>
          <w:p w14:paraId="6BC53086"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single" w:sz="4" w:space="0" w:color="auto"/>
              <w:right w:val="nil"/>
            </w:tcBorders>
            <w:noWrap/>
            <w:vAlign w:val="center"/>
            <w:hideMark/>
          </w:tcPr>
          <w:p w14:paraId="06E38243" w14:textId="77777777" w:rsidR="006E0833" w:rsidRPr="006E0833" w:rsidRDefault="006E0833" w:rsidP="006E0833">
            <w:pPr>
              <w:rPr>
                <w:rFonts w:eastAsia="Calibri"/>
                <w:kern w:val="0"/>
                <w14:ligatures w14:val="none"/>
              </w:rPr>
            </w:pPr>
            <w:r w:rsidRPr="006E0833">
              <w:rPr>
                <w:rFonts w:eastAsia="Calibri"/>
                <w:kern w:val="0"/>
                <w14:ligatures w14:val="none"/>
              </w:rPr>
              <w:t>934</w:t>
            </w:r>
          </w:p>
        </w:tc>
        <w:tc>
          <w:tcPr>
            <w:tcW w:w="851" w:type="dxa"/>
            <w:tcBorders>
              <w:top w:val="single" w:sz="4" w:space="0" w:color="auto"/>
              <w:left w:val="nil"/>
              <w:bottom w:val="single" w:sz="4" w:space="0" w:color="auto"/>
              <w:right w:val="nil"/>
            </w:tcBorders>
            <w:noWrap/>
            <w:vAlign w:val="center"/>
            <w:hideMark/>
          </w:tcPr>
          <w:p w14:paraId="6109084C" w14:textId="77777777" w:rsidR="006E0833" w:rsidRPr="006E0833" w:rsidRDefault="006E0833" w:rsidP="006E0833">
            <w:pPr>
              <w:rPr>
                <w:rFonts w:eastAsia="Calibri"/>
                <w:kern w:val="0"/>
                <w14:ligatures w14:val="none"/>
              </w:rPr>
            </w:pPr>
            <w:r w:rsidRPr="006E0833">
              <w:rPr>
                <w:rFonts w:eastAsia="Calibri"/>
                <w:kern w:val="0"/>
                <w14:ligatures w14:val="none"/>
              </w:rPr>
              <w:t>603</w:t>
            </w:r>
          </w:p>
        </w:tc>
        <w:tc>
          <w:tcPr>
            <w:tcW w:w="795" w:type="dxa"/>
            <w:tcBorders>
              <w:top w:val="single" w:sz="4" w:space="0" w:color="auto"/>
              <w:left w:val="nil"/>
              <w:bottom w:val="single" w:sz="4" w:space="0" w:color="auto"/>
              <w:right w:val="nil"/>
            </w:tcBorders>
            <w:vAlign w:val="center"/>
            <w:hideMark/>
          </w:tcPr>
          <w:p w14:paraId="32904226" w14:textId="77777777" w:rsidR="006E0833" w:rsidRPr="006E0833" w:rsidRDefault="006E0833" w:rsidP="006E0833">
            <w:pPr>
              <w:rPr>
                <w:rFonts w:eastAsia="Calibri"/>
                <w:kern w:val="0"/>
                <w14:ligatures w14:val="none"/>
              </w:rPr>
            </w:pPr>
            <w:r w:rsidRPr="006E0833">
              <w:rPr>
                <w:rFonts w:eastAsia="Calibri"/>
                <w:kern w:val="0"/>
                <w14:ligatures w14:val="none"/>
              </w:rPr>
              <w:t>1537</w:t>
            </w:r>
          </w:p>
        </w:tc>
      </w:tr>
    </w:tbl>
    <w:p w14:paraId="1FCD474B" w14:textId="77777777" w:rsidR="006E0833" w:rsidRPr="006E0833" w:rsidRDefault="006E0833" w:rsidP="006E0833">
      <w:pPr>
        <w:rPr>
          <w:rFonts w:eastAsia="Calibri"/>
          <w:kern w:val="0"/>
          <w:sz w:val="24"/>
          <w:szCs w:val="24"/>
          <w14:ligatures w14:val="none"/>
        </w:rPr>
      </w:pPr>
    </w:p>
    <w:p w14:paraId="2134CC82" w14:textId="77777777" w:rsidR="006E0833" w:rsidRPr="006E0833" w:rsidRDefault="006E0833" w:rsidP="006E0833">
      <w:pPr>
        <w:rPr>
          <w:rFonts w:eastAsia="Calibri"/>
          <w:kern w:val="0"/>
          <w:sz w:val="24"/>
          <w:szCs w:val="24"/>
          <w14:ligatures w14:val="none"/>
        </w:rPr>
      </w:pPr>
    </w:p>
    <w:p w14:paraId="01965CEA" w14:textId="77777777" w:rsidR="006E0833" w:rsidRPr="006E0833" w:rsidRDefault="006E0833" w:rsidP="006E0833">
      <w:pPr>
        <w:rPr>
          <w:rFonts w:eastAsia="Calibri"/>
          <w:kern w:val="0"/>
          <w:sz w:val="24"/>
          <w:szCs w:val="24"/>
          <w14:ligatures w14:val="none"/>
        </w:rPr>
      </w:pPr>
    </w:p>
    <w:p w14:paraId="771E9BA2" w14:textId="419D9CB0"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principal components analysis (PCA) of the eight numerical traits generated a set of axes, of which the first four axes together explained 89% of the variance (Table </w:t>
      </w:r>
      <w:r w:rsidR="00803954">
        <w:rPr>
          <w:rFonts w:eastAsia="Calibri"/>
          <w:kern w:val="0"/>
          <w:sz w:val="24"/>
          <w:szCs w:val="24"/>
          <w14:ligatures w14:val="none"/>
        </w:rPr>
        <w:t>B.</w:t>
      </w:r>
      <w:r w:rsidRPr="006E0833">
        <w:rPr>
          <w:rFonts w:eastAsia="Calibri"/>
          <w:kern w:val="0"/>
          <w:sz w:val="24"/>
          <w:szCs w:val="24"/>
          <w14:ligatures w14:val="none"/>
        </w:rPr>
        <w:t xml:space="preserve">2). The first PC axis (39% of the variance) was associated with proportionally shorter antennae, shorter rear legs, and wider pronotum (Figure </w:t>
      </w:r>
      <w:r w:rsidR="00803954">
        <w:rPr>
          <w:rFonts w:eastAsia="Calibri"/>
          <w:kern w:val="0"/>
          <w:sz w:val="24"/>
          <w:szCs w:val="24"/>
          <w14:ligatures w14:val="none"/>
        </w:rPr>
        <w:t>B.2</w:t>
      </w:r>
      <w:r w:rsidRPr="006E0833">
        <w:rPr>
          <w:rFonts w:eastAsia="Calibri"/>
          <w:kern w:val="0"/>
          <w:sz w:val="24"/>
          <w:szCs w:val="24"/>
          <w14:ligatures w14:val="none"/>
        </w:rPr>
        <w:t xml:space="preserve">). The second axis (26% of the variance) was associated with proportionally longer eyes, higher eye protrusion, and </w:t>
      </w:r>
      <w:r w:rsidRPr="006E0833">
        <w:rPr>
          <w:rFonts w:eastAsia="Calibri"/>
          <w:kern w:val="0"/>
          <w:sz w:val="24"/>
          <w:szCs w:val="24"/>
          <w14:ligatures w14:val="none"/>
        </w:rPr>
        <w:lastRenderedPageBreak/>
        <w:t>shorter body length. The third axis (14% of the variance) was associated with proportionally shorter rear trochanter and wider abdomen (Figure S4). The fourth axis (11% of the variance) was associated with proportionally wider abdomen and longer body length.</w:t>
      </w:r>
    </w:p>
    <w:p w14:paraId="6C457DE3" w14:textId="25FEFF26"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 subset of functional traits showed differences among treatments, but functional alpha-diversity was similar among forest management treatments and across years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 xml:space="preserve">4). The CWM body length was greater for forest plots than salvaged plots, while windthrow plots were intermediate (Fig. </w:t>
      </w:r>
      <w:r w:rsidR="00803954">
        <w:rPr>
          <w:rFonts w:eastAsia="Calibri"/>
          <w:kern w:val="0"/>
          <w:sz w:val="24"/>
          <w:szCs w:val="24"/>
          <w14:ligatures w14:val="none"/>
        </w:rPr>
        <w:t>2.4</w:t>
      </w:r>
      <w:r w:rsidRPr="006E0833">
        <w:rPr>
          <w:rFonts w:eastAsia="Calibri"/>
          <w:kern w:val="0"/>
          <w:sz w:val="24"/>
          <w:szCs w:val="24"/>
          <w14:ligatures w14:val="none"/>
        </w:rPr>
        <w:t>A). This indicates that species of larger body length made up a higher proportion of trap captures in forest plots than salvaged plots. When we examined morphological traits of the eyes and antenna</w:t>
      </w:r>
      <w:r w:rsidR="00803954">
        <w:rPr>
          <w:rFonts w:eastAsia="Calibri"/>
          <w:kern w:val="0"/>
          <w:sz w:val="24"/>
          <w:szCs w:val="24"/>
          <w14:ligatures w14:val="none"/>
        </w:rPr>
        <w:t xml:space="preserve"> relative to body length</w:t>
      </w:r>
      <w:r w:rsidRPr="006E0833">
        <w:rPr>
          <w:rFonts w:eastAsia="Calibri"/>
          <w:kern w:val="0"/>
          <w:sz w:val="24"/>
          <w:szCs w:val="24"/>
          <w14:ligatures w14:val="none"/>
        </w:rPr>
        <w:t>, we found that CWM eye length was greater for salvaged plots than windthrow or forest plots (Fig. 5C). Thus, species abundant in salvaged plots had longer eyes. However, we did not detect differences in CWM</w:t>
      </w:r>
      <w:r w:rsidR="00803954">
        <w:rPr>
          <w:rFonts w:eastAsia="Calibri"/>
          <w:sz w:val="16"/>
          <w:szCs w:val="16"/>
        </w:rPr>
        <w:t xml:space="preserve"> </w:t>
      </w:r>
      <w:r w:rsidRPr="006E0833">
        <w:rPr>
          <w:rFonts w:eastAsia="Calibri"/>
          <w:kern w:val="0"/>
          <w:sz w:val="24"/>
          <w:szCs w:val="24"/>
          <w14:ligatures w14:val="none"/>
        </w:rPr>
        <w:t xml:space="preserve">antenna length (Fig. </w:t>
      </w:r>
      <w:r w:rsidR="00803954">
        <w:rPr>
          <w:rFonts w:eastAsia="Calibri"/>
          <w:kern w:val="0"/>
          <w:sz w:val="24"/>
          <w:szCs w:val="24"/>
          <w14:ligatures w14:val="none"/>
        </w:rPr>
        <w:t>2.4</w:t>
      </w:r>
      <w:r w:rsidRPr="006E0833">
        <w:rPr>
          <w:rFonts w:eastAsia="Calibri"/>
          <w:kern w:val="0"/>
          <w:sz w:val="24"/>
          <w:szCs w:val="24"/>
          <w14:ligatures w14:val="none"/>
        </w:rPr>
        <w:t xml:space="preserve">E). When considering the morphological traits associated with locomotion strategy, we found that CWM trochanter length was greater for salvaged plots than windthrow or forest (Fig. </w:t>
      </w:r>
      <w:r w:rsidR="00803954">
        <w:rPr>
          <w:rFonts w:eastAsia="Calibri"/>
          <w:kern w:val="0"/>
          <w:sz w:val="24"/>
          <w:szCs w:val="24"/>
          <w14:ligatures w14:val="none"/>
        </w:rPr>
        <w:t>2.4</w:t>
      </w:r>
      <w:r w:rsidRPr="006E0833">
        <w:rPr>
          <w:rFonts w:eastAsia="Calibri"/>
          <w:kern w:val="0"/>
          <w:sz w:val="24"/>
          <w:szCs w:val="24"/>
          <w14:ligatures w14:val="none"/>
        </w:rPr>
        <w:t>D). This means species common in salvaged plots tended to have a longer rear trochante</w:t>
      </w:r>
      <w:r w:rsidR="0081748D">
        <w:rPr>
          <w:rFonts w:eastAsia="Calibri"/>
          <w:kern w:val="0"/>
          <w:sz w:val="24"/>
          <w:szCs w:val="24"/>
          <w14:ligatures w14:val="none"/>
        </w:rPr>
        <w:t>rs</w:t>
      </w:r>
      <w:r w:rsidRPr="006E0833">
        <w:rPr>
          <w:rFonts w:eastAsia="Calibri"/>
          <w:kern w:val="0"/>
          <w:sz w:val="24"/>
          <w:szCs w:val="24"/>
          <w14:ligatures w14:val="none"/>
        </w:rPr>
        <w:t>, versus species common in windthrow or forest plots. Flight capable species were more common in salvaged plots in 2015, but this pattern disappeared by 2022 (Fig. 2.</w:t>
      </w:r>
      <w:r w:rsidR="0081748D">
        <w:rPr>
          <w:rFonts w:eastAsia="Calibri"/>
          <w:kern w:val="0"/>
          <w:sz w:val="24"/>
          <w:szCs w:val="24"/>
          <w14:ligatures w14:val="none"/>
        </w:rPr>
        <w:t>4B</w:t>
      </w:r>
      <w:r w:rsidRPr="006E0833">
        <w:rPr>
          <w:rFonts w:eastAsia="Calibri"/>
          <w:kern w:val="0"/>
          <w:sz w:val="24"/>
          <w:szCs w:val="24"/>
          <w14:ligatures w14:val="none"/>
        </w:rPr>
        <w:t>). No patterns were detected for water affinity</w:t>
      </w:r>
      <w:r w:rsidR="0081748D">
        <w:rPr>
          <w:rFonts w:eastAsia="Calibri"/>
          <w:kern w:val="0"/>
          <w:sz w:val="24"/>
          <w:szCs w:val="24"/>
          <w14:ligatures w14:val="none"/>
        </w:rPr>
        <w:t xml:space="preserve"> (Fig. 2.4F)</w:t>
      </w:r>
      <w:r w:rsidRPr="006E0833">
        <w:rPr>
          <w:rFonts w:eastAsia="Calibri"/>
          <w:kern w:val="0"/>
          <w:sz w:val="24"/>
          <w:szCs w:val="24"/>
          <w14:ligatures w14:val="none"/>
        </w:rPr>
        <w:t>.</w:t>
      </w:r>
      <w:r w:rsidR="0081748D">
        <w:rPr>
          <w:rFonts w:eastAsia="Calibri"/>
          <w:kern w:val="0"/>
          <w:sz w:val="24"/>
          <w:szCs w:val="24"/>
          <w14:ligatures w14:val="none"/>
        </w:rPr>
        <w:t xml:space="preserve"> </w:t>
      </w:r>
      <w:r w:rsidRPr="006E0833">
        <w:rPr>
          <w:rFonts w:eastAsia="Calibri"/>
          <w:kern w:val="0"/>
          <w:sz w:val="24"/>
          <w:szCs w:val="24"/>
          <w14:ligatures w14:val="none"/>
        </w:rPr>
        <w:t xml:space="preserve"> </w:t>
      </w:r>
    </w:p>
    <w:p w14:paraId="40FB4B80" w14:textId="77777777" w:rsidR="006E0833" w:rsidRPr="006E0833" w:rsidRDefault="006E0833" w:rsidP="006E0833">
      <w:pPr>
        <w:rPr>
          <w:rFonts w:eastAsia="Calibri"/>
          <w:kern w:val="0"/>
          <w:sz w:val="24"/>
          <w:szCs w:val="24"/>
          <w14:ligatures w14:val="none"/>
        </w:rPr>
      </w:pPr>
    </w:p>
    <w:p w14:paraId="038C45D8" w14:textId="77777777" w:rsidR="006E0833" w:rsidRPr="006E0833" w:rsidRDefault="006E0833" w:rsidP="006E0833">
      <w:pPr>
        <w:rPr>
          <w:rFonts w:eastAsia="Calibri"/>
          <w:kern w:val="0"/>
          <w:sz w:val="24"/>
          <w:szCs w:val="24"/>
          <w14:ligatures w14:val="none"/>
        </w:rPr>
      </w:pPr>
    </w:p>
    <w:p w14:paraId="05D0C5BD" w14:textId="77777777" w:rsidR="008F0C3F" w:rsidRDefault="008F0C3F" w:rsidP="006E0833">
      <w:pPr>
        <w:spacing w:line="480" w:lineRule="auto"/>
        <w:rPr>
          <w:rFonts w:eastAsia="Calibri"/>
          <w:noProof/>
          <w:kern w:val="0"/>
          <w:sz w:val="24"/>
          <w:szCs w:val="24"/>
          <w14:ligatures w14:val="none"/>
        </w:rPr>
      </w:pPr>
    </w:p>
    <w:p w14:paraId="376028DD" w14:textId="009C435C" w:rsidR="006E0833" w:rsidRPr="006E0833" w:rsidRDefault="00B1570D" w:rsidP="006E0833">
      <w:pPr>
        <w:spacing w:line="480" w:lineRule="auto"/>
        <w:rPr>
          <w:rFonts w:eastAsia="Calibri"/>
          <w:kern w:val="0"/>
          <w:sz w:val="24"/>
          <w:szCs w:val="24"/>
          <w14:ligatures w14:val="none"/>
        </w:rPr>
      </w:pPr>
      <w:r w:rsidRPr="00B1570D">
        <w:rPr>
          <w:rFonts w:eastAsia="Calibri"/>
          <w:noProof/>
          <w:kern w:val="0"/>
          <w:sz w:val="24"/>
          <w:szCs w:val="24"/>
          <w14:ligatures w14:val="none"/>
        </w:rPr>
        <w:lastRenderedPageBreak/>
        <w:drawing>
          <wp:inline distT="0" distB="0" distL="0" distR="0" wp14:anchorId="19196968" wp14:editId="493823F6">
            <wp:extent cx="5214796" cy="5666262"/>
            <wp:effectExtent l="0" t="0" r="5080" b="0"/>
            <wp:docPr id="1331429466" name="Graphic 1" descr="There are six graphs. Graph A shows a higher CWM body length for forest plots. Graph B shows a higher CWM flight capability for salvaged plots, in 2015. Graph C shows a higher CWM eye length for salvaged plots. Graph D shows a higher CWM rear trochanter length for salvaged plots. Graph E shows CWM antenna length. No significant differences in CWM antenna length were detected, although there is a trend where in salvaged plots, CWM antenna length decreased from 2015 to 2022. Graph F shows CWM water affinity, for which no differences were detected between disturbance types o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9466" name="Graphic 1" descr="There are six graphs. Graph A shows a higher CWM body length for forest plots. Graph B shows a higher CWM flight capability for salvaged plots, in 2015. Graph C shows a higher CWM eye length for salvaged plots. Graph D shows a higher CWM rear trochanter length for salvaged plots. Graph E shows CWM antenna length. No significant differences in CWM antenna length were detected, although there is a trend where in salvaged plots, CWM antenna length decreased from 2015 to 2022. Graph F shows CWM water affinity, for which no differences were detected between disturbance types or years."/>
                    <pic:cNvPicPr/>
                  </pic:nvPicPr>
                  <pic:blipFill>
                    <a:blip r:embed="rId14">
                      <a:extLst>
                        <a:ext uri="{96DAC541-7B7A-43D3-8B79-37D633B846F1}">
                          <asvg:svgBlip xmlns:asvg="http://schemas.microsoft.com/office/drawing/2016/SVG/main" r:embed="rId15"/>
                        </a:ext>
                      </a:extLst>
                    </a:blip>
                    <a:stretch>
                      <a:fillRect/>
                    </a:stretch>
                  </pic:blipFill>
                  <pic:spPr>
                    <a:xfrm>
                      <a:off x="0" y="0"/>
                      <a:ext cx="5223884" cy="5676137"/>
                    </a:xfrm>
                    <a:prstGeom prst="rect">
                      <a:avLst/>
                    </a:prstGeom>
                  </pic:spPr>
                </pic:pic>
              </a:graphicData>
            </a:graphic>
          </wp:inline>
        </w:drawing>
      </w:r>
    </w:p>
    <w:p w14:paraId="1E65543F" w14:textId="65CC209F" w:rsidR="006E0833" w:rsidRPr="006E0833" w:rsidRDefault="006E0833" w:rsidP="006E0833">
      <w:pPr>
        <w:spacing w:after="200"/>
        <w:rPr>
          <w:rFonts w:eastAsia="Calibri"/>
          <w:iCs/>
          <w:kern w:val="0"/>
          <w:sz w:val="24"/>
          <w:szCs w:val="18"/>
          <w14:ligatures w14:val="none"/>
        </w:rPr>
      </w:pPr>
      <w:bookmarkStart w:id="52" w:name="_Toc213432490"/>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C</w:t>
      </w:r>
      <w:commentRangeStart w:id="53"/>
      <w:r w:rsidRPr="006E0833">
        <w:rPr>
          <w:rFonts w:eastAsia="Calibri"/>
          <w:iCs/>
          <w:kern w:val="0"/>
          <w:sz w:val="24"/>
          <w:szCs w:val="18"/>
          <w14:ligatures w14:val="none"/>
        </w:rPr>
        <w:t>omm</w:t>
      </w:r>
      <w:commentRangeEnd w:id="53"/>
      <w:r w:rsidRPr="006E0833">
        <w:rPr>
          <w:rFonts w:eastAsia="Calibri"/>
          <w:sz w:val="16"/>
          <w:szCs w:val="16"/>
        </w:rPr>
        <w:commentReference w:id="53"/>
      </w:r>
      <w:r w:rsidRPr="006E0833">
        <w:rPr>
          <w:rFonts w:eastAsia="Calibri"/>
          <w:iCs/>
          <w:kern w:val="0"/>
          <w:sz w:val="24"/>
          <w:szCs w:val="18"/>
          <w14:ligatures w14:val="none"/>
        </w:rPr>
        <w:t>unity-weighted mean (CWM) traits of ground beetles collected in windthrow, salvaged, and undisturbed forest plots in 2015 and 2022. Circular points are observations from 2015, while triangles are observations from 2022</w:t>
      </w:r>
      <w:commentRangeStart w:id="54"/>
      <w:r w:rsidRPr="006E0833">
        <w:rPr>
          <w:rFonts w:eastAsia="Calibri"/>
          <w:iCs/>
          <w:kern w:val="0"/>
          <w:sz w:val="24"/>
          <w:szCs w:val="18"/>
          <w14:ligatures w14:val="none"/>
        </w:rPr>
        <w:t>.</w:t>
      </w:r>
      <w:commentRangeEnd w:id="54"/>
      <w:r w:rsidRPr="006E0833">
        <w:rPr>
          <w:rFonts w:eastAsia="Calibri"/>
          <w:iCs/>
          <w:kern w:val="0"/>
          <w:sz w:val="24"/>
          <w:szCs w:val="18"/>
          <w14:ligatures w14:val="none"/>
        </w:rPr>
        <w:commentReference w:id="54"/>
      </w:r>
      <w:r w:rsidRPr="006E0833">
        <w:rPr>
          <w:rFonts w:eastAsia="Calibri"/>
          <w:iCs/>
          <w:kern w:val="0"/>
          <w:sz w:val="24"/>
          <w:szCs w:val="18"/>
          <w14:ligatures w14:val="none"/>
        </w:rPr>
        <w:t xml:space="preserve"> (A) CWM body length,</w:t>
      </w:r>
      <w:commentRangeStart w:id="55"/>
      <w:r w:rsidRPr="006E0833">
        <w:rPr>
          <w:rFonts w:eastAsia="Calibri"/>
          <w:iCs/>
          <w:kern w:val="0"/>
          <w:sz w:val="24"/>
          <w:szCs w:val="18"/>
          <w14:ligatures w14:val="none"/>
        </w:rPr>
        <w:t xml:space="preserve"> measured as the sum of head length, pronotum length, and elytron length. </w:t>
      </w:r>
      <w:commentRangeEnd w:id="55"/>
      <w:r w:rsidRPr="006E0833">
        <w:rPr>
          <w:rFonts w:eastAsia="Calibri"/>
          <w:sz w:val="16"/>
          <w:szCs w:val="16"/>
        </w:rPr>
        <w:commentReference w:id="55"/>
      </w:r>
      <w:r w:rsidRPr="006E0833">
        <w:rPr>
          <w:rFonts w:eastAsia="Calibri"/>
          <w:iCs/>
          <w:kern w:val="0"/>
          <w:sz w:val="24"/>
          <w:szCs w:val="18"/>
          <w14:ligatures w14:val="none"/>
        </w:rPr>
        <w:t xml:space="preserve">(B) CWM flight capability, as indicated in the literature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{"citationID":"3aMbqUiD","properties":{"formattedCitation":"(Larochelle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xml:space="preserve">. Values closer to 1 indicate that a higher proportion of individuals collected were identified as flight-capable species. (C) CWM eye length (posterior to anterior edge of eye) standardized to body length. (D) CWM meta-trochanter length standardized to body length. (E) CWM antenna length standardized to body length. (F) CWM water affinity, as indicated in the </w:t>
      </w:r>
      <w:commentRangeStart w:id="56"/>
      <w:r w:rsidRPr="006E0833">
        <w:rPr>
          <w:rFonts w:eastAsia="Calibri"/>
          <w:iCs/>
          <w:kern w:val="0"/>
          <w:sz w:val="24"/>
          <w:szCs w:val="18"/>
          <w14:ligatures w14:val="none"/>
        </w:rPr>
        <w:t>literature</w:t>
      </w:r>
      <w:commentRangeEnd w:id="56"/>
      <w:r w:rsidRPr="006E0833">
        <w:rPr>
          <w:rFonts w:eastAsia="Calibri"/>
          <w:sz w:val="16"/>
          <w:szCs w:val="16"/>
        </w:rPr>
        <w:commentReference w:id="56"/>
      </w:r>
      <w:r w:rsidR="004B2F59">
        <w:rPr>
          <w:rFonts w:eastAsia="Calibri"/>
          <w:iCs/>
          <w:kern w:val="0"/>
          <w:sz w:val="24"/>
          <w:szCs w:val="18"/>
          <w14:ligatures w14:val="none"/>
        </w:rPr>
        <w:t xml:space="preserve"> </w:t>
      </w:r>
      <w:r w:rsidR="004B2F59">
        <w:rPr>
          <w:rFonts w:eastAsia="Calibri"/>
          <w:iCs/>
          <w:kern w:val="0"/>
          <w:sz w:val="24"/>
          <w:szCs w:val="18"/>
          <w14:ligatures w14:val="none"/>
        </w:rPr>
        <w:fldChar w:fldCharType="begin"/>
      </w:r>
      <w:r w:rsidR="004B2F59">
        <w:rPr>
          <w:rFonts w:eastAsia="Calibri"/>
          <w:iCs/>
          <w:kern w:val="0"/>
          <w:sz w:val="24"/>
          <w:szCs w:val="18"/>
          <w14:ligatures w14:val="none"/>
        </w:rPr>
        <w:instrText xml:space="preserve"> ADDIN ZOTERO_ITEM CSL_CITATION {"citationID":"GzaacRRA","properties":{"formattedCitation":"(Larochelle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4B2F59">
        <w:rPr>
          <w:rFonts w:eastAsia="Calibri"/>
          <w:iCs/>
          <w:kern w:val="0"/>
          <w:sz w:val="24"/>
          <w:szCs w:val="18"/>
          <w14:ligatures w14:val="none"/>
        </w:rPr>
        <w:fldChar w:fldCharType="separate"/>
      </w:r>
      <w:r w:rsidR="004B2F59" w:rsidRPr="004B2F59">
        <w:rPr>
          <w:kern w:val="0"/>
          <w:sz w:val="24"/>
        </w:rPr>
        <w:t>(Larochelle and Larivière 2003)</w:t>
      </w:r>
      <w:r w:rsidR="004B2F59">
        <w:rPr>
          <w:rFonts w:eastAsia="Calibri"/>
          <w:iCs/>
          <w:kern w:val="0"/>
          <w:sz w:val="24"/>
          <w:szCs w:val="18"/>
          <w14:ligatures w14:val="none"/>
        </w:rPr>
        <w:fldChar w:fldCharType="end"/>
      </w:r>
      <w:r w:rsidRPr="006E0833">
        <w:rPr>
          <w:rFonts w:eastAsia="Calibri"/>
          <w:iCs/>
          <w:kern w:val="0"/>
          <w:sz w:val="24"/>
          <w:szCs w:val="18"/>
          <w14:ligatures w14:val="none"/>
        </w:rPr>
        <w:t>. Values closer to 1 indicate that a higher proportion of individuals collected belonged to species which prefer wet soil or live near water. A significant effect of forest management treatment was found for A-D, while no significant effects were found for E-F.</w:t>
      </w:r>
      <w:bookmarkEnd w:id="52"/>
    </w:p>
    <w:p w14:paraId="16C2AA6C"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pgNumType w:start="1"/>
          <w:cols w:space="720"/>
          <w:docGrid w:linePitch="360"/>
        </w:sectPr>
      </w:pPr>
    </w:p>
    <w:p w14:paraId="4510ACA7" w14:textId="1CF2033D" w:rsidR="006E0833" w:rsidRPr="006E0833" w:rsidRDefault="006E0833" w:rsidP="006E0833">
      <w:pPr>
        <w:spacing w:after="200"/>
        <w:rPr>
          <w:rFonts w:eastAsia="Calibri"/>
          <w:iCs/>
          <w:kern w:val="0"/>
          <w:sz w:val="24"/>
          <w:szCs w:val="18"/>
          <w14:ligatures w14:val="none"/>
        </w:rPr>
      </w:pPr>
      <w:bookmarkStart w:id="57" w:name="_Toc213432438"/>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Main effects of forest management treatments (windthrow, salvaged, undisturbed forest) and year (2015, 2022) on activity-abundance, species richness, species diversity, community-weighted means (CWM) for individual traits, and functional diversity for ground beetles collected at Powdermill Nature Reserve, Rector, Westmoreland County, Pennsylvania, USA. The model type column indicates if the model was a standard linear model (LM), a linear mixed-effects model with transect included as a random effect (LMM), or a generalized linear model with Poisson errors (GLM). Dashes indicate that the p-value is above 0.10. Patterns with a p-value below 0.05 are bolded. Beetles were collected between 27 May to 17 August, 2015, and from 1 June to 23 August, 2022.</w:t>
      </w:r>
      <w:bookmarkEnd w:id="57"/>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360793FA" w14:textId="77777777" w:rsidTr="00A3077D">
        <w:trPr>
          <w:trHeight w:val="333"/>
        </w:trPr>
        <w:tc>
          <w:tcPr>
            <w:tcW w:w="3119" w:type="dxa"/>
            <w:tcBorders>
              <w:top w:val="single" w:sz="4" w:space="0" w:color="auto"/>
              <w:bottom w:val="nil"/>
            </w:tcBorders>
          </w:tcPr>
          <w:p w14:paraId="2BBC5E15" w14:textId="77777777" w:rsidR="006E0833" w:rsidRPr="006E0833" w:rsidRDefault="006E0833" w:rsidP="006E0833">
            <w:pPr>
              <w:rPr>
                <w:rFonts w:ascii="Times New Roman" w:eastAsia="Calibri" w:hAnsi="Times New Roman"/>
              </w:rPr>
            </w:pPr>
            <w:bookmarkStart w:id="58" w:name="_Hlk207132687"/>
            <w:r w:rsidRPr="006E0833">
              <w:rPr>
                <w:rFonts w:ascii="Times New Roman" w:eastAsia="Calibri" w:hAnsi="Times New Roman"/>
              </w:rPr>
              <w:t>Response variable</w:t>
            </w:r>
          </w:p>
        </w:tc>
        <w:tc>
          <w:tcPr>
            <w:tcW w:w="1276" w:type="dxa"/>
            <w:tcBorders>
              <w:top w:val="single" w:sz="4" w:space="0" w:color="auto"/>
              <w:bottom w:val="nil"/>
            </w:tcBorders>
          </w:tcPr>
          <w:p w14:paraId="747216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57C9D8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Borders>
              <w:top w:val="single" w:sz="4" w:space="0" w:color="auto"/>
              <w:bottom w:val="nil"/>
            </w:tcBorders>
          </w:tcPr>
          <w:p w14:paraId="75892E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2ACB8D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Borders>
              <w:top w:val="single" w:sz="4" w:space="0" w:color="auto"/>
              <w:bottom w:val="nil"/>
            </w:tcBorders>
          </w:tcPr>
          <w:p w14:paraId="5DF96252"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Borders>
              <w:top w:val="single" w:sz="4" w:space="0" w:color="auto"/>
              <w:bottom w:val="nil"/>
            </w:tcBorders>
          </w:tcPr>
          <w:p w14:paraId="433DD4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11CBDB6C" w14:textId="77777777" w:rsidTr="00A3077D">
        <w:trPr>
          <w:trHeight w:val="333"/>
        </w:trPr>
        <w:tc>
          <w:tcPr>
            <w:tcW w:w="3119" w:type="dxa"/>
            <w:tcBorders>
              <w:top w:val="nil"/>
              <w:bottom w:val="nil"/>
            </w:tcBorders>
          </w:tcPr>
          <w:p w14:paraId="5BC4A227"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218DA52F"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5206CEF2"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6A3DEFB4"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6521CBC4"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C931650" w14:textId="77777777" w:rsidR="006E0833" w:rsidRPr="006E0833" w:rsidRDefault="006E0833" w:rsidP="006E0833">
            <w:pPr>
              <w:rPr>
                <w:rFonts w:ascii="Times New Roman" w:eastAsia="Calibri" w:hAnsi="Times New Roman"/>
              </w:rPr>
            </w:pPr>
          </w:p>
        </w:tc>
      </w:tr>
      <w:tr w:rsidR="006E0833" w:rsidRPr="006E0833" w14:paraId="56EDEED4" w14:textId="77777777" w:rsidTr="00A3077D">
        <w:trPr>
          <w:trHeight w:val="333"/>
        </w:trPr>
        <w:tc>
          <w:tcPr>
            <w:tcW w:w="3119" w:type="dxa"/>
            <w:tcBorders>
              <w:top w:val="nil"/>
              <w:bottom w:val="single" w:sz="4" w:space="0" w:color="auto"/>
            </w:tcBorders>
          </w:tcPr>
          <w:p w14:paraId="54AD88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20543DBC"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AD11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36F41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7E2C6F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09C6D03F"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2B2FB1AB"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5FBFA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bookmarkEnd w:id="58"/>
      <w:tr w:rsidR="006E0833" w:rsidRPr="006E0833" w14:paraId="20A021A9" w14:textId="77777777" w:rsidTr="00A3077D">
        <w:trPr>
          <w:trHeight w:val="64"/>
        </w:trPr>
        <w:tc>
          <w:tcPr>
            <w:tcW w:w="3119" w:type="dxa"/>
            <w:tcBorders>
              <w:top w:val="single" w:sz="4" w:space="0" w:color="auto"/>
            </w:tcBorders>
          </w:tcPr>
          <w:p w14:paraId="00F0221F"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1759B058"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66CED278"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76D3B45" w14:textId="77777777" w:rsidR="006E0833" w:rsidRPr="006E0833" w:rsidRDefault="006E0833" w:rsidP="006E0833">
            <w:pPr>
              <w:rPr>
                <w:rFonts w:ascii="Times New Roman" w:eastAsia="Calibri" w:hAnsi="Times New Roman"/>
              </w:rPr>
            </w:pPr>
          </w:p>
        </w:tc>
        <w:tc>
          <w:tcPr>
            <w:tcW w:w="1559" w:type="dxa"/>
            <w:tcBorders>
              <w:top w:val="single" w:sz="4" w:space="0" w:color="auto"/>
            </w:tcBorders>
          </w:tcPr>
          <w:p w14:paraId="248796FE"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00B84859"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38BC290B"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57F5301" w14:textId="77777777" w:rsidR="006E0833" w:rsidRPr="006E0833" w:rsidRDefault="006E0833" w:rsidP="006E0833">
            <w:pPr>
              <w:rPr>
                <w:rFonts w:ascii="Times New Roman" w:eastAsia="Calibri" w:hAnsi="Times New Roman"/>
              </w:rPr>
            </w:pPr>
          </w:p>
        </w:tc>
      </w:tr>
      <w:tr w:rsidR="006E0833" w:rsidRPr="006E0833" w14:paraId="004B3DE4" w14:textId="77777777" w:rsidTr="00A3077D">
        <w:tc>
          <w:tcPr>
            <w:tcW w:w="3119" w:type="dxa"/>
          </w:tcPr>
          <w:p w14:paraId="3A3811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activity-abundance</w:t>
            </w:r>
          </w:p>
        </w:tc>
        <w:tc>
          <w:tcPr>
            <w:tcW w:w="1276" w:type="dxa"/>
          </w:tcPr>
          <w:p w14:paraId="13F61CC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BB709C"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5.7</w:t>
            </w:r>
          </w:p>
        </w:tc>
        <w:tc>
          <w:tcPr>
            <w:tcW w:w="1418" w:type="dxa"/>
          </w:tcPr>
          <w:p w14:paraId="28DBFA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1A3319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276" w:type="dxa"/>
          </w:tcPr>
          <w:p w14:paraId="355590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EA4745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F=4.5</w:t>
            </w:r>
          </w:p>
        </w:tc>
        <w:tc>
          <w:tcPr>
            <w:tcW w:w="1418" w:type="dxa"/>
          </w:tcPr>
          <w:p w14:paraId="7610DF1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0.018</w:t>
            </w:r>
          </w:p>
        </w:tc>
      </w:tr>
      <w:tr w:rsidR="006E0833" w:rsidRPr="006E0833" w14:paraId="6CCA4BEC" w14:textId="77777777" w:rsidTr="00A3077D">
        <w:tc>
          <w:tcPr>
            <w:tcW w:w="3119" w:type="dxa"/>
          </w:tcPr>
          <w:p w14:paraId="619200B5" w14:textId="77777777" w:rsidR="006E0833" w:rsidRPr="006E0833" w:rsidRDefault="006E0833" w:rsidP="006E0833">
            <w:pPr>
              <w:rPr>
                <w:rFonts w:ascii="Times New Roman" w:eastAsia="Calibri" w:hAnsi="Times New Roman"/>
              </w:rPr>
            </w:pPr>
          </w:p>
        </w:tc>
        <w:tc>
          <w:tcPr>
            <w:tcW w:w="1276" w:type="dxa"/>
          </w:tcPr>
          <w:p w14:paraId="39321864" w14:textId="77777777" w:rsidR="006E0833" w:rsidRPr="006E0833" w:rsidRDefault="006E0833" w:rsidP="006E0833">
            <w:pPr>
              <w:rPr>
                <w:rFonts w:ascii="Times New Roman" w:eastAsia="Calibri" w:hAnsi="Times New Roman"/>
              </w:rPr>
            </w:pPr>
          </w:p>
        </w:tc>
        <w:tc>
          <w:tcPr>
            <w:tcW w:w="1417" w:type="dxa"/>
          </w:tcPr>
          <w:p w14:paraId="51DE8720" w14:textId="77777777" w:rsidR="006E0833" w:rsidRPr="006E0833" w:rsidRDefault="006E0833" w:rsidP="006E0833">
            <w:pPr>
              <w:rPr>
                <w:rFonts w:ascii="Times New Roman" w:eastAsia="Calibri" w:hAnsi="Times New Roman"/>
                <w:b/>
                <w:bCs/>
              </w:rPr>
            </w:pPr>
          </w:p>
        </w:tc>
        <w:tc>
          <w:tcPr>
            <w:tcW w:w="1418" w:type="dxa"/>
          </w:tcPr>
          <w:p w14:paraId="60F2A573" w14:textId="77777777" w:rsidR="006E0833" w:rsidRPr="006E0833" w:rsidRDefault="006E0833" w:rsidP="006E0833">
            <w:pPr>
              <w:rPr>
                <w:rFonts w:ascii="Times New Roman" w:eastAsia="Calibri" w:hAnsi="Times New Roman"/>
                <w:b/>
                <w:bCs/>
              </w:rPr>
            </w:pPr>
          </w:p>
        </w:tc>
        <w:tc>
          <w:tcPr>
            <w:tcW w:w="1559" w:type="dxa"/>
          </w:tcPr>
          <w:p w14:paraId="57C209E9" w14:textId="77777777" w:rsidR="006E0833" w:rsidRPr="006E0833" w:rsidRDefault="006E0833" w:rsidP="006E0833">
            <w:pPr>
              <w:rPr>
                <w:rFonts w:ascii="Times New Roman" w:eastAsia="Calibri" w:hAnsi="Times New Roman"/>
              </w:rPr>
            </w:pPr>
          </w:p>
        </w:tc>
        <w:tc>
          <w:tcPr>
            <w:tcW w:w="1276" w:type="dxa"/>
          </w:tcPr>
          <w:p w14:paraId="4A032761" w14:textId="77777777" w:rsidR="006E0833" w:rsidRPr="006E0833" w:rsidRDefault="006E0833" w:rsidP="006E0833">
            <w:pPr>
              <w:rPr>
                <w:rFonts w:ascii="Times New Roman" w:eastAsia="Calibri" w:hAnsi="Times New Roman"/>
              </w:rPr>
            </w:pPr>
          </w:p>
        </w:tc>
        <w:tc>
          <w:tcPr>
            <w:tcW w:w="1417" w:type="dxa"/>
          </w:tcPr>
          <w:p w14:paraId="760A981D" w14:textId="77777777" w:rsidR="006E0833" w:rsidRPr="006E0833" w:rsidRDefault="006E0833" w:rsidP="006E0833">
            <w:pPr>
              <w:rPr>
                <w:rFonts w:ascii="Times New Roman" w:eastAsia="Calibri" w:hAnsi="Times New Roman"/>
                <w:b/>
                <w:bCs/>
              </w:rPr>
            </w:pPr>
          </w:p>
        </w:tc>
        <w:tc>
          <w:tcPr>
            <w:tcW w:w="1418" w:type="dxa"/>
          </w:tcPr>
          <w:p w14:paraId="0F7A959C" w14:textId="77777777" w:rsidR="006E0833" w:rsidRPr="006E0833" w:rsidRDefault="006E0833" w:rsidP="006E0833">
            <w:pPr>
              <w:rPr>
                <w:rFonts w:ascii="Times New Roman" w:eastAsia="Calibri" w:hAnsi="Times New Roman"/>
                <w:b/>
                <w:bCs/>
              </w:rPr>
            </w:pPr>
          </w:p>
        </w:tc>
      </w:tr>
      <w:tr w:rsidR="006E0833" w:rsidRPr="006E0833" w14:paraId="294DDA1F" w14:textId="77777777" w:rsidTr="00A3077D">
        <w:tc>
          <w:tcPr>
            <w:tcW w:w="3119" w:type="dxa"/>
          </w:tcPr>
          <w:p w14:paraId="27CF9D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open-habitat and habitat-generalist species</w:t>
            </w:r>
          </w:p>
        </w:tc>
        <w:tc>
          <w:tcPr>
            <w:tcW w:w="1276" w:type="dxa"/>
          </w:tcPr>
          <w:p w14:paraId="62CD14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09CF2B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F=3.6</w:t>
            </w:r>
          </w:p>
        </w:tc>
        <w:tc>
          <w:tcPr>
            <w:tcW w:w="1418" w:type="dxa"/>
          </w:tcPr>
          <w:p w14:paraId="501890A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0.037</w:t>
            </w:r>
          </w:p>
        </w:tc>
        <w:tc>
          <w:tcPr>
            <w:tcW w:w="1559" w:type="dxa"/>
          </w:tcPr>
          <w:p w14:paraId="597325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F=0.01</w:t>
            </w:r>
          </w:p>
        </w:tc>
        <w:tc>
          <w:tcPr>
            <w:tcW w:w="1276" w:type="dxa"/>
          </w:tcPr>
          <w:p w14:paraId="3167D68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79D8B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F=2.4</w:t>
            </w:r>
          </w:p>
        </w:tc>
        <w:tc>
          <w:tcPr>
            <w:tcW w:w="1418" w:type="dxa"/>
          </w:tcPr>
          <w:p w14:paraId="720AF4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B7D51FE" w14:textId="77777777" w:rsidTr="00A3077D">
        <w:tc>
          <w:tcPr>
            <w:tcW w:w="3119" w:type="dxa"/>
          </w:tcPr>
          <w:p w14:paraId="2AB5A99C" w14:textId="77777777" w:rsidR="006E0833" w:rsidRPr="006E0833" w:rsidRDefault="006E0833" w:rsidP="006E0833">
            <w:pPr>
              <w:rPr>
                <w:rFonts w:ascii="Times New Roman" w:eastAsia="Calibri" w:hAnsi="Times New Roman"/>
              </w:rPr>
            </w:pPr>
          </w:p>
        </w:tc>
        <w:tc>
          <w:tcPr>
            <w:tcW w:w="1276" w:type="dxa"/>
          </w:tcPr>
          <w:p w14:paraId="1638910D" w14:textId="77777777" w:rsidR="006E0833" w:rsidRPr="006E0833" w:rsidRDefault="006E0833" w:rsidP="006E0833">
            <w:pPr>
              <w:rPr>
                <w:rFonts w:ascii="Times New Roman" w:eastAsia="Calibri" w:hAnsi="Times New Roman"/>
              </w:rPr>
            </w:pPr>
          </w:p>
        </w:tc>
        <w:tc>
          <w:tcPr>
            <w:tcW w:w="1417" w:type="dxa"/>
          </w:tcPr>
          <w:p w14:paraId="13216F3A" w14:textId="77777777" w:rsidR="006E0833" w:rsidRPr="006E0833" w:rsidRDefault="006E0833" w:rsidP="006E0833">
            <w:pPr>
              <w:rPr>
                <w:rFonts w:ascii="Times New Roman" w:eastAsia="Calibri" w:hAnsi="Times New Roman"/>
                <w:b/>
                <w:bCs/>
              </w:rPr>
            </w:pPr>
          </w:p>
        </w:tc>
        <w:tc>
          <w:tcPr>
            <w:tcW w:w="1418" w:type="dxa"/>
          </w:tcPr>
          <w:p w14:paraId="04B4ACD6" w14:textId="77777777" w:rsidR="006E0833" w:rsidRPr="006E0833" w:rsidRDefault="006E0833" w:rsidP="006E0833">
            <w:pPr>
              <w:rPr>
                <w:rFonts w:ascii="Times New Roman" w:eastAsia="Calibri" w:hAnsi="Times New Roman"/>
                <w:b/>
                <w:bCs/>
              </w:rPr>
            </w:pPr>
          </w:p>
        </w:tc>
        <w:tc>
          <w:tcPr>
            <w:tcW w:w="1559" w:type="dxa"/>
          </w:tcPr>
          <w:p w14:paraId="22573A07" w14:textId="77777777" w:rsidR="006E0833" w:rsidRPr="006E0833" w:rsidRDefault="006E0833" w:rsidP="006E0833">
            <w:pPr>
              <w:rPr>
                <w:rFonts w:ascii="Times New Roman" w:eastAsia="Calibri" w:hAnsi="Times New Roman"/>
              </w:rPr>
            </w:pPr>
          </w:p>
        </w:tc>
        <w:tc>
          <w:tcPr>
            <w:tcW w:w="1276" w:type="dxa"/>
          </w:tcPr>
          <w:p w14:paraId="0759DF6F" w14:textId="77777777" w:rsidR="006E0833" w:rsidRPr="006E0833" w:rsidRDefault="006E0833" w:rsidP="006E0833">
            <w:pPr>
              <w:rPr>
                <w:rFonts w:ascii="Times New Roman" w:eastAsia="Calibri" w:hAnsi="Times New Roman"/>
              </w:rPr>
            </w:pPr>
          </w:p>
        </w:tc>
        <w:tc>
          <w:tcPr>
            <w:tcW w:w="1417" w:type="dxa"/>
          </w:tcPr>
          <w:p w14:paraId="1DDD6457" w14:textId="77777777" w:rsidR="006E0833" w:rsidRPr="006E0833" w:rsidRDefault="006E0833" w:rsidP="006E0833">
            <w:pPr>
              <w:rPr>
                <w:rFonts w:ascii="Times New Roman" w:eastAsia="Calibri" w:hAnsi="Times New Roman"/>
              </w:rPr>
            </w:pPr>
          </w:p>
        </w:tc>
        <w:tc>
          <w:tcPr>
            <w:tcW w:w="1418" w:type="dxa"/>
          </w:tcPr>
          <w:p w14:paraId="515F2E3A" w14:textId="77777777" w:rsidR="006E0833" w:rsidRPr="006E0833" w:rsidRDefault="006E0833" w:rsidP="006E0833">
            <w:pPr>
              <w:rPr>
                <w:rFonts w:ascii="Times New Roman" w:eastAsia="Calibri" w:hAnsi="Times New Roman"/>
              </w:rPr>
            </w:pPr>
          </w:p>
        </w:tc>
      </w:tr>
      <w:tr w:rsidR="006E0833" w:rsidRPr="006E0833" w14:paraId="27358523" w14:textId="77777777" w:rsidTr="00A3077D">
        <w:tc>
          <w:tcPr>
            <w:tcW w:w="3119" w:type="dxa"/>
          </w:tcPr>
          <w:p w14:paraId="21BF5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forest-specialist species</w:t>
            </w:r>
          </w:p>
        </w:tc>
        <w:tc>
          <w:tcPr>
            <w:tcW w:w="1276" w:type="dxa"/>
          </w:tcPr>
          <w:p w14:paraId="45A5D7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657F6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F=0.7</w:t>
            </w:r>
          </w:p>
        </w:tc>
        <w:tc>
          <w:tcPr>
            <w:tcW w:w="1418" w:type="dxa"/>
          </w:tcPr>
          <w:p w14:paraId="7793DC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7E6DBF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F=3.4</w:t>
            </w:r>
          </w:p>
        </w:tc>
        <w:tc>
          <w:tcPr>
            <w:tcW w:w="1276" w:type="dxa"/>
          </w:tcPr>
          <w:p w14:paraId="5353D25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0.075</w:t>
            </w:r>
          </w:p>
        </w:tc>
        <w:tc>
          <w:tcPr>
            <w:tcW w:w="1417" w:type="dxa"/>
          </w:tcPr>
          <w:p w14:paraId="51BA29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F=2.7</w:t>
            </w:r>
          </w:p>
        </w:tc>
        <w:tc>
          <w:tcPr>
            <w:tcW w:w="1418" w:type="dxa"/>
          </w:tcPr>
          <w:p w14:paraId="6DE28C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0.079</w:t>
            </w:r>
          </w:p>
        </w:tc>
      </w:tr>
      <w:tr w:rsidR="006E0833" w:rsidRPr="006E0833" w14:paraId="5B6A550E" w14:textId="77777777" w:rsidTr="00A3077D">
        <w:tc>
          <w:tcPr>
            <w:tcW w:w="3119" w:type="dxa"/>
          </w:tcPr>
          <w:p w14:paraId="4B4159D2" w14:textId="77777777" w:rsidR="006E0833" w:rsidRPr="006E0833" w:rsidRDefault="006E0833" w:rsidP="006E0833">
            <w:pPr>
              <w:rPr>
                <w:rFonts w:ascii="Times New Roman" w:eastAsia="Calibri" w:hAnsi="Times New Roman"/>
              </w:rPr>
            </w:pPr>
          </w:p>
        </w:tc>
        <w:tc>
          <w:tcPr>
            <w:tcW w:w="1276" w:type="dxa"/>
          </w:tcPr>
          <w:p w14:paraId="251F996B" w14:textId="77777777" w:rsidR="006E0833" w:rsidRPr="006E0833" w:rsidRDefault="006E0833" w:rsidP="006E0833">
            <w:pPr>
              <w:rPr>
                <w:rFonts w:ascii="Times New Roman" w:eastAsia="Calibri" w:hAnsi="Times New Roman"/>
              </w:rPr>
            </w:pPr>
          </w:p>
        </w:tc>
        <w:tc>
          <w:tcPr>
            <w:tcW w:w="1417" w:type="dxa"/>
          </w:tcPr>
          <w:p w14:paraId="484D6654" w14:textId="77777777" w:rsidR="006E0833" w:rsidRPr="006E0833" w:rsidRDefault="006E0833" w:rsidP="006E0833">
            <w:pPr>
              <w:rPr>
                <w:rFonts w:ascii="Times New Roman" w:eastAsia="Calibri" w:hAnsi="Times New Roman"/>
              </w:rPr>
            </w:pPr>
          </w:p>
        </w:tc>
        <w:tc>
          <w:tcPr>
            <w:tcW w:w="1418" w:type="dxa"/>
          </w:tcPr>
          <w:p w14:paraId="5C5B70CB" w14:textId="77777777" w:rsidR="006E0833" w:rsidRPr="006E0833" w:rsidRDefault="006E0833" w:rsidP="006E0833">
            <w:pPr>
              <w:rPr>
                <w:rFonts w:ascii="Times New Roman" w:eastAsia="Calibri" w:hAnsi="Times New Roman"/>
              </w:rPr>
            </w:pPr>
          </w:p>
        </w:tc>
        <w:tc>
          <w:tcPr>
            <w:tcW w:w="1559" w:type="dxa"/>
          </w:tcPr>
          <w:p w14:paraId="3B02F224" w14:textId="77777777" w:rsidR="006E0833" w:rsidRPr="006E0833" w:rsidRDefault="006E0833" w:rsidP="006E0833">
            <w:pPr>
              <w:rPr>
                <w:rFonts w:ascii="Times New Roman" w:eastAsia="Calibri" w:hAnsi="Times New Roman"/>
              </w:rPr>
            </w:pPr>
          </w:p>
        </w:tc>
        <w:tc>
          <w:tcPr>
            <w:tcW w:w="1276" w:type="dxa"/>
          </w:tcPr>
          <w:p w14:paraId="7B10131C" w14:textId="77777777" w:rsidR="006E0833" w:rsidRPr="006E0833" w:rsidRDefault="006E0833" w:rsidP="006E0833">
            <w:pPr>
              <w:rPr>
                <w:rFonts w:ascii="Times New Roman" w:eastAsia="Calibri" w:hAnsi="Times New Roman"/>
              </w:rPr>
            </w:pPr>
          </w:p>
        </w:tc>
        <w:tc>
          <w:tcPr>
            <w:tcW w:w="1417" w:type="dxa"/>
          </w:tcPr>
          <w:p w14:paraId="32BA16AE" w14:textId="77777777" w:rsidR="006E0833" w:rsidRPr="006E0833" w:rsidRDefault="006E0833" w:rsidP="006E0833">
            <w:pPr>
              <w:rPr>
                <w:rFonts w:ascii="Times New Roman" w:eastAsia="Calibri" w:hAnsi="Times New Roman"/>
              </w:rPr>
            </w:pPr>
          </w:p>
        </w:tc>
        <w:tc>
          <w:tcPr>
            <w:tcW w:w="1418" w:type="dxa"/>
          </w:tcPr>
          <w:p w14:paraId="2804CE47" w14:textId="77777777" w:rsidR="006E0833" w:rsidRPr="006E0833" w:rsidRDefault="006E0833" w:rsidP="006E0833">
            <w:pPr>
              <w:rPr>
                <w:rFonts w:ascii="Times New Roman" w:eastAsia="Calibri" w:hAnsi="Times New Roman"/>
              </w:rPr>
            </w:pPr>
          </w:p>
        </w:tc>
      </w:tr>
      <w:tr w:rsidR="006E0833" w:rsidRPr="006E0833" w14:paraId="7E4BF0A3" w14:textId="77777777" w:rsidTr="00A3077D">
        <w:tc>
          <w:tcPr>
            <w:tcW w:w="3119" w:type="dxa"/>
          </w:tcPr>
          <w:p w14:paraId="194DDD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1276" w:type="dxa"/>
          </w:tcPr>
          <w:p w14:paraId="5B26ACFE" w14:textId="77777777" w:rsidR="006E0833" w:rsidRPr="006E0833" w:rsidRDefault="006E0833" w:rsidP="006E0833">
            <w:pPr>
              <w:rPr>
                <w:rFonts w:ascii="Times New Roman" w:eastAsia="Calibri" w:hAnsi="Times New Roman"/>
              </w:rPr>
            </w:pPr>
            <w:r w:rsidRPr="006E0833">
              <w:rPr>
                <w:rFonts w:ascii="Times New Roman" w:eastAsia="Calibri" w:hAnsi="Times New Roman"/>
              </w:rPr>
              <w:t>GLM</w:t>
            </w:r>
          </w:p>
        </w:tc>
        <w:tc>
          <w:tcPr>
            <w:tcW w:w="1417" w:type="dxa"/>
          </w:tcPr>
          <w:p w14:paraId="75C7619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X</w:t>
            </w:r>
            <w:r w:rsidRPr="006E0833">
              <w:rPr>
                <w:rFonts w:ascii="Times New Roman" w:eastAsia="Calibri" w:hAnsi="Times New Roman"/>
                <w:b/>
                <w:bCs/>
                <w:vertAlign w:val="superscript"/>
              </w:rPr>
              <w:t>2</w:t>
            </w:r>
            <w:r w:rsidRPr="006E0833">
              <w:rPr>
                <w:rFonts w:ascii="Times New Roman" w:eastAsia="Calibri" w:hAnsi="Times New Roman"/>
                <w:b/>
                <w:bCs/>
              </w:rPr>
              <w:t>=11.5</w:t>
            </w:r>
          </w:p>
        </w:tc>
        <w:tc>
          <w:tcPr>
            <w:tcW w:w="1418" w:type="dxa"/>
          </w:tcPr>
          <w:p w14:paraId="7CF8BFF7"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0.003</w:t>
            </w:r>
          </w:p>
        </w:tc>
        <w:tc>
          <w:tcPr>
            <w:tcW w:w="1559" w:type="dxa"/>
          </w:tcPr>
          <w:p w14:paraId="6DE9515A"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=2.2</w:t>
            </w:r>
          </w:p>
        </w:tc>
        <w:tc>
          <w:tcPr>
            <w:tcW w:w="1276" w:type="dxa"/>
          </w:tcPr>
          <w:p w14:paraId="2AE2D5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B3190F6"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=3.2</w:t>
            </w:r>
          </w:p>
        </w:tc>
        <w:tc>
          <w:tcPr>
            <w:tcW w:w="1418" w:type="dxa"/>
          </w:tcPr>
          <w:p w14:paraId="179305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1AB18D1" w14:textId="77777777" w:rsidTr="00A3077D">
        <w:tc>
          <w:tcPr>
            <w:tcW w:w="3119" w:type="dxa"/>
          </w:tcPr>
          <w:p w14:paraId="425BA6C9" w14:textId="77777777" w:rsidR="006E0833" w:rsidRPr="006E0833" w:rsidRDefault="006E0833" w:rsidP="006E0833">
            <w:pPr>
              <w:rPr>
                <w:rFonts w:ascii="Times New Roman" w:eastAsia="Calibri" w:hAnsi="Times New Roman"/>
              </w:rPr>
            </w:pPr>
          </w:p>
        </w:tc>
        <w:tc>
          <w:tcPr>
            <w:tcW w:w="1276" w:type="dxa"/>
          </w:tcPr>
          <w:p w14:paraId="511A3360" w14:textId="77777777" w:rsidR="006E0833" w:rsidRPr="006E0833" w:rsidRDefault="006E0833" w:rsidP="006E0833">
            <w:pPr>
              <w:rPr>
                <w:rFonts w:ascii="Times New Roman" w:eastAsia="Calibri" w:hAnsi="Times New Roman"/>
              </w:rPr>
            </w:pPr>
          </w:p>
        </w:tc>
        <w:tc>
          <w:tcPr>
            <w:tcW w:w="1417" w:type="dxa"/>
          </w:tcPr>
          <w:p w14:paraId="7531D937" w14:textId="77777777" w:rsidR="006E0833" w:rsidRPr="006E0833" w:rsidRDefault="006E0833" w:rsidP="006E0833">
            <w:pPr>
              <w:rPr>
                <w:rFonts w:ascii="Times New Roman" w:eastAsia="Calibri" w:hAnsi="Times New Roman"/>
                <w:b/>
                <w:bCs/>
              </w:rPr>
            </w:pPr>
          </w:p>
        </w:tc>
        <w:tc>
          <w:tcPr>
            <w:tcW w:w="1418" w:type="dxa"/>
          </w:tcPr>
          <w:p w14:paraId="1467100A" w14:textId="77777777" w:rsidR="006E0833" w:rsidRPr="006E0833" w:rsidRDefault="006E0833" w:rsidP="006E0833">
            <w:pPr>
              <w:rPr>
                <w:rFonts w:ascii="Times New Roman" w:eastAsia="Calibri" w:hAnsi="Times New Roman"/>
                <w:b/>
                <w:bCs/>
              </w:rPr>
            </w:pPr>
          </w:p>
        </w:tc>
        <w:tc>
          <w:tcPr>
            <w:tcW w:w="1559" w:type="dxa"/>
          </w:tcPr>
          <w:p w14:paraId="50DF0941" w14:textId="77777777" w:rsidR="006E0833" w:rsidRPr="006E0833" w:rsidRDefault="006E0833" w:rsidP="006E0833">
            <w:pPr>
              <w:rPr>
                <w:rFonts w:ascii="Times New Roman" w:eastAsia="Calibri" w:hAnsi="Times New Roman"/>
              </w:rPr>
            </w:pPr>
          </w:p>
        </w:tc>
        <w:tc>
          <w:tcPr>
            <w:tcW w:w="1276" w:type="dxa"/>
          </w:tcPr>
          <w:p w14:paraId="1772D03E" w14:textId="77777777" w:rsidR="006E0833" w:rsidRPr="006E0833" w:rsidRDefault="006E0833" w:rsidP="006E0833">
            <w:pPr>
              <w:rPr>
                <w:rFonts w:ascii="Times New Roman" w:eastAsia="Calibri" w:hAnsi="Times New Roman"/>
              </w:rPr>
            </w:pPr>
          </w:p>
        </w:tc>
        <w:tc>
          <w:tcPr>
            <w:tcW w:w="1417" w:type="dxa"/>
          </w:tcPr>
          <w:p w14:paraId="2AAB94E5" w14:textId="77777777" w:rsidR="006E0833" w:rsidRPr="006E0833" w:rsidRDefault="006E0833" w:rsidP="006E0833">
            <w:pPr>
              <w:rPr>
                <w:rFonts w:ascii="Times New Roman" w:eastAsia="Calibri" w:hAnsi="Times New Roman"/>
              </w:rPr>
            </w:pPr>
          </w:p>
        </w:tc>
        <w:tc>
          <w:tcPr>
            <w:tcW w:w="1418" w:type="dxa"/>
          </w:tcPr>
          <w:p w14:paraId="137BDBC7" w14:textId="77777777" w:rsidR="006E0833" w:rsidRPr="006E0833" w:rsidRDefault="006E0833" w:rsidP="006E0833">
            <w:pPr>
              <w:rPr>
                <w:rFonts w:ascii="Times New Roman" w:eastAsia="Calibri" w:hAnsi="Times New Roman"/>
              </w:rPr>
            </w:pPr>
          </w:p>
        </w:tc>
      </w:tr>
      <w:tr w:rsidR="006E0833" w:rsidRPr="006E0833" w14:paraId="43A552B2" w14:textId="77777777" w:rsidTr="00A3077D">
        <w:tc>
          <w:tcPr>
            <w:tcW w:w="3119" w:type="dxa"/>
          </w:tcPr>
          <w:p w14:paraId="6BE3D4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1276" w:type="dxa"/>
          </w:tcPr>
          <w:p w14:paraId="1E52A2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3676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1.0</w:t>
            </w:r>
          </w:p>
        </w:tc>
        <w:tc>
          <w:tcPr>
            <w:tcW w:w="1418" w:type="dxa"/>
          </w:tcPr>
          <w:p w14:paraId="3B6BD4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2BD62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1.3</w:t>
            </w:r>
          </w:p>
        </w:tc>
        <w:tc>
          <w:tcPr>
            <w:tcW w:w="1276" w:type="dxa"/>
          </w:tcPr>
          <w:p w14:paraId="266DF8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63D0FD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0.2</w:t>
            </w:r>
          </w:p>
        </w:tc>
        <w:tc>
          <w:tcPr>
            <w:tcW w:w="1418" w:type="dxa"/>
          </w:tcPr>
          <w:p w14:paraId="63A4C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86241E5"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2C86AFC1" w14:textId="77777777" w:rsidR="006E0833" w:rsidRPr="006E0833" w:rsidRDefault="006E0833" w:rsidP="006E0833">
      <w:pPr>
        <w:rPr>
          <w:rFonts w:eastAsia="Calibri"/>
          <w:kern w:val="0"/>
          <w:sz w:val="24"/>
          <w:szCs w:val="24"/>
          <w14:ligatures w14:val="none"/>
        </w:rPr>
      </w:pPr>
    </w:p>
    <w:p w14:paraId="4611567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t>Continued</w:t>
      </w:r>
    </w:p>
    <w:p w14:paraId="4F1E9F33" w14:textId="77777777" w:rsidR="00543B05" w:rsidRDefault="00543B05" w:rsidP="006E0833">
      <w:pPr>
        <w:rPr>
          <w:rFonts w:eastAsia="Calibri"/>
          <w:kern w:val="0"/>
          <w:sz w:val="24"/>
          <w:szCs w:val="24"/>
          <w14:ligatures w14:val="none"/>
        </w:rPr>
      </w:pPr>
    </w:p>
    <w:p w14:paraId="3FD9989F" w14:textId="77777777" w:rsidR="008F0C3F" w:rsidRDefault="008F0C3F" w:rsidP="006E0833">
      <w:pPr>
        <w:rPr>
          <w:rFonts w:eastAsia="Calibri"/>
          <w:kern w:val="0"/>
          <w:sz w:val="24"/>
          <w:szCs w:val="24"/>
          <w14:ligatures w14:val="none"/>
        </w:rPr>
      </w:pPr>
    </w:p>
    <w:p w14:paraId="18676465" w14:textId="77777777" w:rsidR="008F0C3F" w:rsidRDefault="008F0C3F" w:rsidP="006E0833">
      <w:pPr>
        <w:rPr>
          <w:rFonts w:eastAsia="Calibri"/>
          <w:kern w:val="0"/>
          <w:sz w:val="24"/>
          <w:szCs w:val="24"/>
          <w14:ligatures w14:val="none"/>
        </w:rPr>
      </w:pPr>
    </w:p>
    <w:p w14:paraId="222F7E95" w14:textId="19C0E6EA"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2.3 Continued</w:t>
      </w:r>
    </w:p>
    <w:p w14:paraId="1317E210"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712C115" w14:textId="77777777" w:rsidTr="00A3077D">
        <w:tc>
          <w:tcPr>
            <w:tcW w:w="3119" w:type="dxa"/>
          </w:tcPr>
          <w:p w14:paraId="164841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6D0C56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0D67DE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64E2330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54CD5A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Pr>
          <w:p w14:paraId="6522607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72DA98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4B42CD3A" w14:textId="77777777" w:rsidTr="00A3077D">
        <w:tc>
          <w:tcPr>
            <w:tcW w:w="3119" w:type="dxa"/>
            <w:tcBorders>
              <w:bottom w:val="nil"/>
            </w:tcBorders>
          </w:tcPr>
          <w:p w14:paraId="35861221" w14:textId="77777777" w:rsidR="006E0833" w:rsidRPr="006E0833" w:rsidRDefault="006E0833" w:rsidP="006E0833">
            <w:pPr>
              <w:rPr>
                <w:rFonts w:ascii="Times New Roman" w:eastAsia="Calibri" w:hAnsi="Times New Roman"/>
              </w:rPr>
            </w:pPr>
          </w:p>
        </w:tc>
        <w:tc>
          <w:tcPr>
            <w:tcW w:w="1276" w:type="dxa"/>
            <w:tcBorders>
              <w:bottom w:val="nil"/>
            </w:tcBorders>
          </w:tcPr>
          <w:p w14:paraId="73724B1C" w14:textId="77777777" w:rsidR="006E0833" w:rsidRPr="006E0833" w:rsidRDefault="006E0833" w:rsidP="006E0833">
            <w:pPr>
              <w:rPr>
                <w:rFonts w:ascii="Times New Roman" w:eastAsia="Calibri" w:hAnsi="Times New Roman"/>
              </w:rPr>
            </w:pPr>
          </w:p>
        </w:tc>
        <w:tc>
          <w:tcPr>
            <w:tcW w:w="1417" w:type="dxa"/>
            <w:tcBorders>
              <w:bottom w:val="nil"/>
            </w:tcBorders>
          </w:tcPr>
          <w:p w14:paraId="02B86A2F" w14:textId="77777777" w:rsidR="006E0833" w:rsidRPr="006E0833" w:rsidRDefault="006E0833" w:rsidP="006E0833">
            <w:pPr>
              <w:rPr>
                <w:rFonts w:ascii="Times New Roman" w:eastAsia="Calibri" w:hAnsi="Times New Roman"/>
              </w:rPr>
            </w:pPr>
          </w:p>
        </w:tc>
        <w:tc>
          <w:tcPr>
            <w:tcW w:w="1418" w:type="dxa"/>
            <w:tcBorders>
              <w:bottom w:val="nil"/>
            </w:tcBorders>
          </w:tcPr>
          <w:p w14:paraId="77CE4E09" w14:textId="77777777" w:rsidR="006E0833" w:rsidRPr="006E0833" w:rsidRDefault="006E0833" w:rsidP="006E0833">
            <w:pPr>
              <w:rPr>
                <w:rFonts w:ascii="Times New Roman" w:eastAsia="Calibri" w:hAnsi="Times New Roman"/>
              </w:rPr>
            </w:pPr>
          </w:p>
        </w:tc>
        <w:tc>
          <w:tcPr>
            <w:tcW w:w="1559" w:type="dxa"/>
            <w:tcBorders>
              <w:bottom w:val="nil"/>
            </w:tcBorders>
          </w:tcPr>
          <w:p w14:paraId="40949B9E" w14:textId="77777777" w:rsidR="006E0833" w:rsidRPr="006E0833" w:rsidRDefault="006E0833" w:rsidP="006E0833">
            <w:pPr>
              <w:rPr>
                <w:rFonts w:ascii="Times New Roman" w:eastAsia="Calibri" w:hAnsi="Times New Roman"/>
              </w:rPr>
            </w:pPr>
          </w:p>
        </w:tc>
        <w:tc>
          <w:tcPr>
            <w:tcW w:w="1276" w:type="dxa"/>
            <w:tcBorders>
              <w:bottom w:val="nil"/>
            </w:tcBorders>
          </w:tcPr>
          <w:p w14:paraId="2022DFFB" w14:textId="77777777" w:rsidR="006E0833" w:rsidRPr="006E0833" w:rsidRDefault="006E0833" w:rsidP="006E0833">
            <w:pPr>
              <w:rPr>
                <w:rFonts w:ascii="Times New Roman" w:eastAsia="Calibri" w:hAnsi="Times New Roman"/>
              </w:rPr>
            </w:pPr>
          </w:p>
        </w:tc>
        <w:tc>
          <w:tcPr>
            <w:tcW w:w="1417" w:type="dxa"/>
            <w:tcBorders>
              <w:bottom w:val="nil"/>
            </w:tcBorders>
          </w:tcPr>
          <w:p w14:paraId="74F76304" w14:textId="77777777" w:rsidR="006E0833" w:rsidRPr="006E0833" w:rsidRDefault="006E0833" w:rsidP="006E0833">
            <w:pPr>
              <w:rPr>
                <w:rFonts w:ascii="Times New Roman" w:eastAsia="Calibri" w:hAnsi="Times New Roman"/>
              </w:rPr>
            </w:pPr>
          </w:p>
        </w:tc>
        <w:tc>
          <w:tcPr>
            <w:tcW w:w="1418" w:type="dxa"/>
            <w:tcBorders>
              <w:bottom w:val="nil"/>
            </w:tcBorders>
          </w:tcPr>
          <w:p w14:paraId="519E918E" w14:textId="77777777" w:rsidR="006E0833" w:rsidRPr="006E0833" w:rsidRDefault="006E0833" w:rsidP="006E0833">
            <w:pPr>
              <w:rPr>
                <w:rFonts w:ascii="Times New Roman" w:eastAsia="Calibri" w:hAnsi="Times New Roman"/>
              </w:rPr>
            </w:pPr>
          </w:p>
        </w:tc>
      </w:tr>
      <w:tr w:rsidR="006E0833" w:rsidRPr="006E0833" w14:paraId="5000104B" w14:textId="77777777" w:rsidTr="00A3077D">
        <w:tc>
          <w:tcPr>
            <w:tcW w:w="3119" w:type="dxa"/>
            <w:tcBorders>
              <w:top w:val="nil"/>
              <w:bottom w:val="single" w:sz="4" w:space="0" w:color="auto"/>
            </w:tcBorders>
          </w:tcPr>
          <w:p w14:paraId="5CC7FF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F9B7B34"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0AD2687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44FF3A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0E7EED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3666B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1EA3F0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125132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425511D7" w14:textId="77777777" w:rsidTr="00A3077D">
        <w:tc>
          <w:tcPr>
            <w:tcW w:w="3119" w:type="dxa"/>
            <w:tcBorders>
              <w:top w:val="single" w:sz="4" w:space="0" w:color="auto"/>
            </w:tcBorders>
          </w:tcPr>
          <w:p w14:paraId="2D7DDC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Functional alpha-diversity </w:t>
            </w:r>
          </w:p>
        </w:tc>
        <w:tc>
          <w:tcPr>
            <w:tcW w:w="1276" w:type="dxa"/>
            <w:tcBorders>
              <w:top w:val="single" w:sz="4" w:space="0" w:color="auto"/>
            </w:tcBorders>
          </w:tcPr>
          <w:p w14:paraId="507EDB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Borders>
              <w:top w:val="single" w:sz="4" w:space="0" w:color="auto"/>
            </w:tcBorders>
          </w:tcPr>
          <w:p w14:paraId="2DA57E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F=0.4 </w:t>
            </w:r>
          </w:p>
        </w:tc>
        <w:tc>
          <w:tcPr>
            <w:tcW w:w="1418" w:type="dxa"/>
            <w:tcBorders>
              <w:top w:val="single" w:sz="4" w:space="0" w:color="auto"/>
            </w:tcBorders>
          </w:tcPr>
          <w:p w14:paraId="40F972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single" w:sz="4" w:space="0" w:color="auto"/>
            </w:tcBorders>
          </w:tcPr>
          <w:p w14:paraId="3CA05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0.001</w:t>
            </w:r>
          </w:p>
        </w:tc>
        <w:tc>
          <w:tcPr>
            <w:tcW w:w="1276" w:type="dxa"/>
            <w:tcBorders>
              <w:top w:val="single" w:sz="4" w:space="0" w:color="auto"/>
            </w:tcBorders>
          </w:tcPr>
          <w:p w14:paraId="6ED9EF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tcBorders>
          </w:tcPr>
          <w:p w14:paraId="39CBE3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1.5</w:t>
            </w:r>
          </w:p>
        </w:tc>
        <w:tc>
          <w:tcPr>
            <w:tcW w:w="1418" w:type="dxa"/>
            <w:tcBorders>
              <w:top w:val="single" w:sz="4" w:space="0" w:color="auto"/>
            </w:tcBorders>
          </w:tcPr>
          <w:p w14:paraId="5DE201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CB14AB" w14:textId="77777777" w:rsidTr="00A3077D">
        <w:tc>
          <w:tcPr>
            <w:tcW w:w="3119" w:type="dxa"/>
          </w:tcPr>
          <w:p w14:paraId="549A38CD" w14:textId="77777777" w:rsidR="006E0833" w:rsidRPr="006E0833" w:rsidRDefault="006E0833" w:rsidP="006E0833">
            <w:pPr>
              <w:rPr>
                <w:rFonts w:ascii="Times New Roman" w:eastAsia="Calibri" w:hAnsi="Times New Roman"/>
              </w:rPr>
            </w:pPr>
          </w:p>
        </w:tc>
        <w:tc>
          <w:tcPr>
            <w:tcW w:w="1276" w:type="dxa"/>
          </w:tcPr>
          <w:p w14:paraId="3B81E631" w14:textId="77777777" w:rsidR="006E0833" w:rsidRPr="006E0833" w:rsidRDefault="006E0833" w:rsidP="006E0833">
            <w:pPr>
              <w:rPr>
                <w:rFonts w:ascii="Times New Roman" w:eastAsia="Calibri" w:hAnsi="Times New Roman"/>
              </w:rPr>
            </w:pPr>
          </w:p>
        </w:tc>
        <w:tc>
          <w:tcPr>
            <w:tcW w:w="1417" w:type="dxa"/>
          </w:tcPr>
          <w:p w14:paraId="0168B7DA" w14:textId="77777777" w:rsidR="006E0833" w:rsidRPr="006E0833" w:rsidRDefault="006E0833" w:rsidP="006E0833">
            <w:pPr>
              <w:rPr>
                <w:rFonts w:ascii="Times New Roman" w:eastAsia="Calibri" w:hAnsi="Times New Roman"/>
              </w:rPr>
            </w:pPr>
          </w:p>
        </w:tc>
        <w:tc>
          <w:tcPr>
            <w:tcW w:w="1418" w:type="dxa"/>
          </w:tcPr>
          <w:p w14:paraId="2961D5B4" w14:textId="77777777" w:rsidR="006E0833" w:rsidRPr="006E0833" w:rsidRDefault="006E0833" w:rsidP="006E0833">
            <w:pPr>
              <w:rPr>
                <w:rFonts w:ascii="Times New Roman" w:eastAsia="Calibri" w:hAnsi="Times New Roman"/>
              </w:rPr>
            </w:pPr>
          </w:p>
        </w:tc>
        <w:tc>
          <w:tcPr>
            <w:tcW w:w="1559" w:type="dxa"/>
          </w:tcPr>
          <w:p w14:paraId="29501403" w14:textId="77777777" w:rsidR="006E0833" w:rsidRPr="006E0833" w:rsidRDefault="006E0833" w:rsidP="006E0833">
            <w:pPr>
              <w:rPr>
                <w:rFonts w:ascii="Times New Roman" w:eastAsia="Calibri" w:hAnsi="Times New Roman"/>
              </w:rPr>
            </w:pPr>
          </w:p>
        </w:tc>
        <w:tc>
          <w:tcPr>
            <w:tcW w:w="1276" w:type="dxa"/>
          </w:tcPr>
          <w:p w14:paraId="001C9039" w14:textId="77777777" w:rsidR="006E0833" w:rsidRPr="006E0833" w:rsidRDefault="006E0833" w:rsidP="006E0833">
            <w:pPr>
              <w:rPr>
                <w:rFonts w:ascii="Times New Roman" w:eastAsia="Calibri" w:hAnsi="Times New Roman"/>
              </w:rPr>
            </w:pPr>
          </w:p>
        </w:tc>
        <w:tc>
          <w:tcPr>
            <w:tcW w:w="1417" w:type="dxa"/>
          </w:tcPr>
          <w:p w14:paraId="62D57D5C" w14:textId="77777777" w:rsidR="006E0833" w:rsidRPr="006E0833" w:rsidRDefault="006E0833" w:rsidP="006E0833">
            <w:pPr>
              <w:rPr>
                <w:rFonts w:ascii="Times New Roman" w:eastAsia="Calibri" w:hAnsi="Times New Roman"/>
              </w:rPr>
            </w:pPr>
          </w:p>
        </w:tc>
        <w:tc>
          <w:tcPr>
            <w:tcW w:w="1418" w:type="dxa"/>
          </w:tcPr>
          <w:p w14:paraId="33371FC8" w14:textId="77777777" w:rsidR="006E0833" w:rsidRPr="006E0833" w:rsidRDefault="006E0833" w:rsidP="006E0833">
            <w:pPr>
              <w:rPr>
                <w:rFonts w:ascii="Times New Roman" w:eastAsia="Calibri" w:hAnsi="Times New Roman"/>
              </w:rPr>
            </w:pPr>
          </w:p>
        </w:tc>
      </w:tr>
      <w:tr w:rsidR="006E0833" w:rsidRPr="006E0833" w14:paraId="424E7275" w14:textId="77777777" w:rsidTr="00A3077D">
        <w:tc>
          <w:tcPr>
            <w:tcW w:w="3119" w:type="dxa"/>
          </w:tcPr>
          <w:p w14:paraId="5DE4DC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tc>
        <w:tc>
          <w:tcPr>
            <w:tcW w:w="1276" w:type="dxa"/>
          </w:tcPr>
          <w:p w14:paraId="2FE1A3C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7E556C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F=5.8</w:t>
            </w:r>
          </w:p>
        </w:tc>
        <w:tc>
          <w:tcPr>
            <w:tcW w:w="1418" w:type="dxa"/>
          </w:tcPr>
          <w:p w14:paraId="2E3DB35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0.006</w:t>
            </w:r>
          </w:p>
        </w:tc>
        <w:tc>
          <w:tcPr>
            <w:tcW w:w="1559" w:type="dxa"/>
          </w:tcPr>
          <w:p w14:paraId="10153F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F=2.6</w:t>
            </w:r>
          </w:p>
        </w:tc>
        <w:tc>
          <w:tcPr>
            <w:tcW w:w="1276" w:type="dxa"/>
          </w:tcPr>
          <w:p w14:paraId="1A360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70E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F=0.3</w:t>
            </w:r>
          </w:p>
        </w:tc>
        <w:tc>
          <w:tcPr>
            <w:tcW w:w="1418" w:type="dxa"/>
          </w:tcPr>
          <w:p w14:paraId="7A0F91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908F3C" w14:textId="77777777" w:rsidTr="00A3077D">
        <w:tc>
          <w:tcPr>
            <w:tcW w:w="3119" w:type="dxa"/>
          </w:tcPr>
          <w:p w14:paraId="5689D5EF" w14:textId="77777777" w:rsidR="006E0833" w:rsidRPr="006E0833" w:rsidRDefault="006E0833" w:rsidP="006E0833">
            <w:pPr>
              <w:rPr>
                <w:rFonts w:ascii="Times New Roman" w:eastAsia="Calibri" w:hAnsi="Times New Roman"/>
              </w:rPr>
            </w:pPr>
          </w:p>
        </w:tc>
        <w:tc>
          <w:tcPr>
            <w:tcW w:w="1276" w:type="dxa"/>
          </w:tcPr>
          <w:p w14:paraId="00E10D17" w14:textId="77777777" w:rsidR="006E0833" w:rsidRPr="006E0833" w:rsidRDefault="006E0833" w:rsidP="006E0833">
            <w:pPr>
              <w:rPr>
                <w:rFonts w:ascii="Times New Roman" w:eastAsia="Calibri" w:hAnsi="Times New Roman"/>
              </w:rPr>
            </w:pPr>
          </w:p>
        </w:tc>
        <w:tc>
          <w:tcPr>
            <w:tcW w:w="1417" w:type="dxa"/>
          </w:tcPr>
          <w:p w14:paraId="54BFE7F9" w14:textId="77777777" w:rsidR="006E0833" w:rsidRPr="006E0833" w:rsidRDefault="006E0833" w:rsidP="006E0833">
            <w:pPr>
              <w:rPr>
                <w:rFonts w:ascii="Times New Roman" w:eastAsia="Calibri" w:hAnsi="Times New Roman"/>
                <w:b/>
                <w:bCs/>
              </w:rPr>
            </w:pPr>
          </w:p>
        </w:tc>
        <w:tc>
          <w:tcPr>
            <w:tcW w:w="1418" w:type="dxa"/>
          </w:tcPr>
          <w:p w14:paraId="61331346" w14:textId="77777777" w:rsidR="006E0833" w:rsidRPr="006E0833" w:rsidRDefault="006E0833" w:rsidP="006E0833">
            <w:pPr>
              <w:rPr>
                <w:rFonts w:ascii="Times New Roman" w:eastAsia="Calibri" w:hAnsi="Times New Roman"/>
                <w:b/>
                <w:bCs/>
              </w:rPr>
            </w:pPr>
          </w:p>
        </w:tc>
        <w:tc>
          <w:tcPr>
            <w:tcW w:w="1559" w:type="dxa"/>
          </w:tcPr>
          <w:p w14:paraId="7F77453C" w14:textId="77777777" w:rsidR="006E0833" w:rsidRPr="006E0833" w:rsidRDefault="006E0833" w:rsidP="006E0833">
            <w:pPr>
              <w:rPr>
                <w:rFonts w:ascii="Times New Roman" w:eastAsia="Calibri" w:hAnsi="Times New Roman"/>
              </w:rPr>
            </w:pPr>
          </w:p>
        </w:tc>
        <w:tc>
          <w:tcPr>
            <w:tcW w:w="1276" w:type="dxa"/>
          </w:tcPr>
          <w:p w14:paraId="1DA802B7" w14:textId="77777777" w:rsidR="006E0833" w:rsidRPr="006E0833" w:rsidRDefault="006E0833" w:rsidP="006E0833">
            <w:pPr>
              <w:rPr>
                <w:rFonts w:ascii="Times New Roman" w:eastAsia="Calibri" w:hAnsi="Times New Roman"/>
              </w:rPr>
            </w:pPr>
          </w:p>
        </w:tc>
        <w:tc>
          <w:tcPr>
            <w:tcW w:w="1417" w:type="dxa"/>
          </w:tcPr>
          <w:p w14:paraId="517CD9F5" w14:textId="77777777" w:rsidR="006E0833" w:rsidRPr="006E0833" w:rsidRDefault="006E0833" w:rsidP="006E0833">
            <w:pPr>
              <w:rPr>
                <w:rFonts w:ascii="Times New Roman" w:eastAsia="Calibri" w:hAnsi="Times New Roman"/>
              </w:rPr>
            </w:pPr>
          </w:p>
        </w:tc>
        <w:tc>
          <w:tcPr>
            <w:tcW w:w="1418" w:type="dxa"/>
          </w:tcPr>
          <w:p w14:paraId="3DC25DAD" w14:textId="77777777" w:rsidR="006E0833" w:rsidRPr="006E0833" w:rsidRDefault="006E0833" w:rsidP="006E0833">
            <w:pPr>
              <w:rPr>
                <w:rFonts w:ascii="Times New Roman" w:eastAsia="Calibri" w:hAnsi="Times New Roman"/>
              </w:rPr>
            </w:pPr>
          </w:p>
        </w:tc>
      </w:tr>
      <w:tr w:rsidR="006E0833" w:rsidRPr="006E0833" w14:paraId="662DE7A3" w14:textId="77777777" w:rsidTr="00A3077D">
        <w:tc>
          <w:tcPr>
            <w:tcW w:w="3119" w:type="dxa"/>
          </w:tcPr>
          <w:p w14:paraId="18D3E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antenna length</w:t>
            </w:r>
          </w:p>
        </w:tc>
        <w:tc>
          <w:tcPr>
            <w:tcW w:w="1276" w:type="dxa"/>
          </w:tcPr>
          <w:p w14:paraId="1413D2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5787A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F=0.6</w:t>
            </w:r>
          </w:p>
        </w:tc>
        <w:tc>
          <w:tcPr>
            <w:tcW w:w="1418" w:type="dxa"/>
          </w:tcPr>
          <w:p w14:paraId="0A64612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7F0A9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F=3.9</w:t>
            </w:r>
          </w:p>
        </w:tc>
        <w:tc>
          <w:tcPr>
            <w:tcW w:w="1276" w:type="dxa"/>
          </w:tcPr>
          <w:p w14:paraId="76A38F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0.056</w:t>
            </w:r>
          </w:p>
        </w:tc>
        <w:tc>
          <w:tcPr>
            <w:tcW w:w="1417" w:type="dxa"/>
          </w:tcPr>
          <w:p w14:paraId="7BC539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F=2.0</w:t>
            </w:r>
          </w:p>
          <w:p w14:paraId="58343F79" w14:textId="77777777" w:rsidR="006E0833" w:rsidRPr="006E0833" w:rsidRDefault="006E0833" w:rsidP="006E0833">
            <w:pPr>
              <w:rPr>
                <w:rFonts w:ascii="Times New Roman" w:eastAsia="Calibri" w:hAnsi="Times New Roman"/>
              </w:rPr>
            </w:pPr>
          </w:p>
        </w:tc>
        <w:tc>
          <w:tcPr>
            <w:tcW w:w="1418" w:type="dxa"/>
          </w:tcPr>
          <w:p w14:paraId="6773F29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A1F688A" w14:textId="77777777" w:rsidTr="00A3077D">
        <w:tc>
          <w:tcPr>
            <w:tcW w:w="3119" w:type="dxa"/>
          </w:tcPr>
          <w:p w14:paraId="0A1C4A2F" w14:textId="77777777" w:rsidR="006E0833" w:rsidRPr="006E0833" w:rsidRDefault="006E0833" w:rsidP="006E0833">
            <w:pPr>
              <w:rPr>
                <w:rFonts w:ascii="Times New Roman" w:eastAsia="Calibri" w:hAnsi="Times New Roman"/>
              </w:rPr>
            </w:pPr>
          </w:p>
        </w:tc>
        <w:tc>
          <w:tcPr>
            <w:tcW w:w="1276" w:type="dxa"/>
          </w:tcPr>
          <w:p w14:paraId="7A56AB1D" w14:textId="77777777" w:rsidR="006E0833" w:rsidRPr="006E0833" w:rsidRDefault="006E0833" w:rsidP="006E0833">
            <w:pPr>
              <w:rPr>
                <w:rFonts w:ascii="Times New Roman" w:eastAsia="Calibri" w:hAnsi="Times New Roman"/>
              </w:rPr>
            </w:pPr>
          </w:p>
        </w:tc>
        <w:tc>
          <w:tcPr>
            <w:tcW w:w="1417" w:type="dxa"/>
          </w:tcPr>
          <w:p w14:paraId="69EF60A8" w14:textId="77777777" w:rsidR="006E0833" w:rsidRPr="006E0833" w:rsidRDefault="006E0833" w:rsidP="006E0833">
            <w:pPr>
              <w:rPr>
                <w:rFonts w:ascii="Times New Roman" w:eastAsia="Calibri" w:hAnsi="Times New Roman"/>
              </w:rPr>
            </w:pPr>
          </w:p>
        </w:tc>
        <w:tc>
          <w:tcPr>
            <w:tcW w:w="1418" w:type="dxa"/>
          </w:tcPr>
          <w:p w14:paraId="1F5C073E" w14:textId="77777777" w:rsidR="006E0833" w:rsidRPr="006E0833" w:rsidRDefault="006E0833" w:rsidP="006E0833">
            <w:pPr>
              <w:rPr>
                <w:rFonts w:ascii="Times New Roman" w:eastAsia="Calibri" w:hAnsi="Times New Roman"/>
              </w:rPr>
            </w:pPr>
          </w:p>
        </w:tc>
        <w:tc>
          <w:tcPr>
            <w:tcW w:w="1559" w:type="dxa"/>
          </w:tcPr>
          <w:p w14:paraId="288E92D1" w14:textId="77777777" w:rsidR="006E0833" w:rsidRPr="006E0833" w:rsidRDefault="006E0833" w:rsidP="006E0833">
            <w:pPr>
              <w:rPr>
                <w:rFonts w:ascii="Times New Roman" w:eastAsia="Calibri" w:hAnsi="Times New Roman"/>
              </w:rPr>
            </w:pPr>
          </w:p>
        </w:tc>
        <w:tc>
          <w:tcPr>
            <w:tcW w:w="1276" w:type="dxa"/>
          </w:tcPr>
          <w:p w14:paraId="00A325BC" w14:textId="77777777" w:rsidR="006E0833" w:rsidRPr="006E0833" w:rsidRDefault="006E0833" w:rsidP="006E0833">
            <w:pPr>
              <w:rPr>
                <w:rFonts w:ascii="Times New Roman" w:eastAsia="Calibri" w:hAnsi="Times New Roman"/>
              </w:rPr>
            </w:pPr>
          </w:p>
        </w:tc>
        <w:tc>
          <w:tcPr>
            <w:tcW w:w="1417" w:type="dxa"/>
          </w:tcPr>
          <w:p w14:paraId="0DEB4D8E" w14:textId="77777777" w:rsidR="006E0833" w:rsidRPr="006E0833" w:rsidRDefault="006E0833" w:rsidP="006E0833">
            <w:pPr>
              <w:rPr>
                <w:rFonts w:ascii="Times New Roman" w:eastAsia="Calibri" w:hAnsi="Times New Roman"/>
              </w:rPr>
            </w:pPr>
          </w:p>
        </w:tc>
        <w:tc>
          <w:tcPr>
            <w:tcW w:w="1418" w:type="dxa"/>
          </w:tcPr>
          <w:p w14:paraId="170AF32B" w14:textId="77777777" w:rsidR="006E0833" w:rsidRPr="006E0833" w:rsidRDefault="006E0833" w:rsidP="006E0833">
            <w:pPr>
              <w:rPr>
                <w:rFonts w:ascii="Times New Roman" w:eastAsia="Calibri" w:hAnsi="Times New Roman"/>
              </w:rPr>
            </w:pPr>
          </w:p>
        </w:tc>
      </w:tr>
      <w:tr w:rsidR="006E0833" w:rsidRPr="006E0833" w14:paraId="3BA52439" w14:textId="77777777" w:rsidTr="00A3077D">
        <w:tc>
          <w:tcPr>
            <w:tcW w:w="3119" w:type="dxa"/>
          </w:tcPr>
          <w:p w14:paraId="41FA42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leg length</w:t>
            </w:r>
          </w:p>
        </w:tc>
        <w:tc>
          <w:tcPr>
            <w:tcW w:w="1276" w:type="dxa"/>
          </w:tcPr>
          <w:p w14:paraId="38E53B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D2FF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F=0.4</w:t>
            </w:r>
          </w:p>
        </w:tc>
        <w:tc>
          <w:tcPr>
            <w:tcW w:w="1418" w:type="dxa"/>
          </w:tcPr>
          <w:p w14:paraId="4540382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BB6C52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F=1.6</w:t>
            </w:r>
          </w:p>
        </w:tc>
        <w:tc>
          <w:tcPr>
            <w:tcW w:w="1276" w:type="dxa"/>
          </w:tcPr>
          <w:p w14:paraId="3DB617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A6C0E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418" w:type="dxa"/>
          </w:tcPr>
          <w:p w14:paraId="5144134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E8FD755" w14:textId="77777777" w:rsidTr="00A3077D">
        <w:tc>
          <w:tcPr>
            <w:tcW w:w="3119" w:type="dxa"/>
          </w:tcPr>
          <w:p w14:paraId="496B81D6" w14:textId="77777777" w:rsidR="006E0833" w:rsidRPr="006E0833" w:rsidRDefault="006E0833" w:rsidP="006E0833">
            <w:pPr>
              <w:rPr>
                <w:rFonts w:ascii="Times New Roman" w:eastAsia="Calibri" w:hAnsi="Times New Roman"/>
              </w:rPr>
            </w:pPr>
          </w:p>
        </w:tc>
        <w:tc>
          <w:tcPr>
            <w:tcW w:w="1276" w:type="dxa"/>
          </w:tcPr>
          <w:p w14:paraId="3C60D47F" w14:textId="77777777" w:rsidR="006E0833" w:rsidRPr="006E0833" w:rsidRDefault="006E0833" w:rsidP="006E0833">
            <w:pPr>
              <w:rPr>
                <w:rFonts w:ascii="Times New Roman" w:eastAsia="Calibri" w:hAnsi="Times New Roman"/>
              </w:rPr>
            </w:pPr>
          </w:p>
        </w:tc>
        <w:tc>
          <w:tcPr>
            <w:tcW w:w="1417" w:type="dxa"/>
          </w:tcPr>
          <w:p w14:paraId="69C4D93C" w14:textId="77777777" w:rsidR="006E0833" w:rsidRPr="006E0833" w:rsidRDefault="006E0833" w:rsidP="006E0833">
            <w:pPr>
              <w:rPr>
                <w:rFonts w:ascii="Times New Roman" w:eastAsia="Calibri" w:hAnsi="Times New Roman"/>
              </w:rPr>
            </w:pPr>
          </w:p>
        </w:tc>
        <w:tc>
          <w:tcPr>
            <w:tcW w:w="1418" w:type="dxa"/>
          </w:tcPr>
          <w:p w14:paraId="3FCECF7A" w14:textId="77777777" w:rsidR="006E0833" w:rsidRPr="006E0833" w:rsidRDefault="006E0833" w:rsidP="006E0833">
            <w:pPr>
              <w:rPr>
                <w:rFonts w:ascii="Times New Roman" w:eastAsia="Calibri" w:hAnsi="Times New Roman"/>
              </w:rPr>
            </w:pPr>
          </w:p>
        </w:tc>
        <w:tc>
          <w:tcPr>
            <w:tcW w:w="1559" w:type="dxa"/>
          </w:tcPr>
          <w:p w14:paraId="7BFA5EBF" w14:textId="77777777" w:rsidR="006E0833" w:rsidRPr="006E0833" w:rsidRDefault="006E0833" w:rsidP="006E0833">
            <w:pPr>
              <w:rPr>
                <w:rFonts w:ascii="Times New Roman" w:eastAsia="Calibri" w:hAnsi="Times New Roman"/>
              </w:rPr>
            </w:pPr>
          </w:p>
        </w:tc>
        <w:tc>
          <w:tcPr>
            <w:tcW w:w="1276" w:type="dxa"/>
          </w:tcPr>
          <w:p w14:paraId="4F11C703" w14:textId="77777777" w:rsidR="006E0833" w:rsidRPr="006E0833" w:rsidRDefault="006E0833" w:rsidP="006E0833">
            <w:pPr>
              <w:rPr>
                <w:rFonts w:ascii="Times New Roman" w:eastAsia="Calibri" w:hAnsi="Times New Roman"/>
              </w:rPr>
            </w:pPr>
          </w:p>
        </w:tc>
        <w:tc>
          <w:tcPr>
            <w:tcW w:w="1417" w:type="dxa"/>
          </w:tcPr>
          <w:p w14:paraId="780CA138" w14:textId="77777777" w:rsidR="006E0833" w:rsidRPr="006E0833" w:rsidRDefault="006E0833" w:rsidP="006E0833">
            <w:pPr>
              <w:rPr>
                <w:rFonts w:ascii="Times New Roman" w:eastAsia="Calibri" w:hAnsi="Times New Roman"/>
              </w:rPr>
            </w:pPr>
          </w:p>
        </w:tc>
        <w:tc>
          <w:tcPr>
            <w:tcW w:w="1418" w:type="dxa"/>
          </w:tcPr>
          <w:p w14:paraId="1791C719" w14:textId="77777777" w:rsidR="006E0833" w:rsidRPr="006E0833" w:rsidRDefault="006E0833" w:rsidP="006E0833">
            <w:pPr>
              <w:rPr>
                <w:rFonts w:ascii="Times New Roman" w:eastAsia="Calibri" w:hAnsi="Times New Roman"/>
              </w:rPr>
            </w:pPr>
          </w:p>
        </w:tc>
      </w:tr>
      <w:tr w:rsidR="006E0833" w:rsidRPr="006E0833" w14:paraId="34B22F11" w14:textId="77777777" w:rsidTr="00A3077D">
        <w:tc>
          <w:tcPr>
            <w:tcW w:w="3119" w:type="dxa"/>
          </w:tcPr>
          <w:p w14:paraId="7F44BC21"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length</w:t>
            </w:r>
          </w:p>
        </w:tc>
        <w:tc>
          <w:tcPr>
            <w:tcW w:w="1276" w:type="dxa"/>
          </w:tcPr>
          <w:p w14:paraId="0AF23F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A7C6D3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F=8.1</w:t>
            </w:r>
          </w:p>
        </w:tc>
        <w:tc>
          <w:tcPr>
            <w:tcW w:w="1418" w:type="dxa"/>
          </w:tcPr>
          <w:p w14:paraId="6276E03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0.001</w:t>
            </w:r>
          </w:p>
        </w:tc>
        <w:tc>
          <w:tcPr>
            <w:tcW w:w="1559" w:type="dxa"/>
          </w:tcPr>
          <w:p w14:paraId="0585C8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F=0.03</w:t>
            </w:r>
          </w:p>
        </w:tc>
        <w:tc>
          <w:tcPr>
            <w:tcW w:w="1276" w:type="dxa"/>
          </w:tcPr>
          <w:p w14:paraId="785A40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396B10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F=1.3</w:t>
            </w:r>
          </w:p>
        </w:tc>
        <w:tc>
          <w:tcPr>
            <w:tcW w:w="1418" w:type="dxa"/>
          </w:tcPr>
          <w:p w14:paraId="5B53B0C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9BFE57D" w14:textId="77777777" w:rsidTr="00A3077D">
        <w:tc>
          <w:tcPr>
            <w:tcW w:w="3119" w:type="dxa"/>
          </w:tcPr>
          <w:p w14:paraId="32C4786B" w14:textId="77777777" w:rsidR="006E0833" w:rsidRPr="006E0833" w:rsidRDefault="006E0833" w:rsidP="006E0833">
            <w:pPr>
              <w:rPr>
                <w:rFonts w:ascii="Times New Roman" w:eastAsia="Calibri" w:hAnsi="Times New Roman"/>
              </w:rPr>
            </w:pPr>
          </w:p>
        </w:tc>
        <w:tc>
          <w:tcPr>
            <w:tcW w:w="1276" w:type="dxa"/>
          </w:tcPr>
          <w:p w14:paraId="364C6129" w14:textId="77777777" w:rsidR="006E0833" w:rsidRPr="006E0833" w:rsidRDefault="006E0833" w:rsidP="006E0833">
            <w:pPr>
              <w:rPr>
                <w:rFonts w:ascii="Times New Roman" w:eastAsia="Calibri" w:hAnsi="Times New Roman"/>
              </w:rPr>
            </w:pPr>
          </w:p>
        </w:tc>
        <w:tc>
          <w:tcPr>
            <w:tcW w:w="1417" w:type="dxa"/>
          </w:tcPr>
          <w:p w14:paraId="2B3835E4" w14:textId="77777777" w:rsidR="006E0833" w:rsidRPr="006E0833" w:rsidRDefault="006E0833" w:rsidP="006E0833">
            <w:pPr>
              <w:rPr>
                <w:rFonts w:ascii="Times New Roman" w:eastAsia="Calibri" w:hAnsi="Times New Roman"/>
                <w:b/>
                <w:bCs/>
              </w:rPr>
            </w:pPr>
          </w:p>
        </w:tc>
        <w:tc>
          <w:tcPr>
            <w:tcW w:w="1418" w:type="dxa"/>
          </w:tcPr>
          <w:p w14:paraId="2678370F" w14:textId="77777777" w:rsidR="006E0833" w:rsidRPr="006E0833" w:rsidRDefault="006E0833" w:rsidP="006E0833">
            <w:pPr>
              <w:rPr>
                <w:rFonts w:ascii="Times New Roman" w:eastAsia="Calibri" w:hAnsi="Times New Roman"/>
                <w:b/>
                <w:bCs/>
              </w:rPr>
            </w:pPr>
          </w:p>
        </w:tc>
        <w:tc>
          <w:tcPr>
            <w:tcW w:w="1559" w:type="dxa"/>
          </w:tcPr>
          <w:p w14:paraId="6CE4FC02" w14:textId="77777777" w:rsidR="006E0833" w:rsidRPr="006E0833" w:rsidRDefault="006E0833" w:rsidP="006E0833">
            <w:pPr>
              <w:rPr>
                <w:rFonts w:ascii="Times New Roman" w:eastAsia="Calibri" w:hAnsi="Times New Roman"/>
              </w:rPr>
            </w:pPr>
          </w:p>
        </w:tc>
        <w:tc>
          <w:tcPr>
            <w:tcW w:w="1276" w:type="dxa"/>
          </w:tcPr>
          <w:p w14:paraId="27A4D675" w14:textId="77777777" w:rsidR="006E0833" w:rsidRPr="006E0833" w:rsidRDefault="006E0833" w:rsidP="006E0833">
            <w:pPr>
              <w:rPr>
                <w:rFonts w:ascii="Times New Roman" w:eastAsia="Calibri" w:hAnsi="Times New Roman"/>
              </w:rPr>
            </w:pPr>
          </w:p>
        </w:tc>
        <w:tc>
          <w:tcPr>
            <w:tcW w:w="1417" w:type="dxa"/>
          </w:tcPr>
          <w:p w14:paraId="79C4188C" w14:textId="77777777" w:rsidR="006E0833" w:rsidRPr="006E0833" w:rsidRDefault="006E0833" w:rsidP="006E0833">
            <w:pPr>
              <w:rPr>
                <w:rFonts w:ascii="Times New Roman" w:eastAsia="Calibri" w:hAnsi="Times New Roman"/>
              </w:rPr>
            </w:pPr>
          </w:p>
        </w:tc>
        <w:tc>
          <w:tcPr>
            <w:tcW w:w="1418" w:type="dxa"/>
          </w:tcPr>
          <w:p w14:paraId="72EEAF16" w14:textId="77777777" w:rsidR="006E0833" w:rsidRPr="006E0833" w:rsidRDefault="006E0833" w:rsidP="006E0833">
            <w:pPr>
              <w:rPr>
                <w:rFonts w:ascii="Times New Roman" w:eastAsia="Calibri" w:hAnsi="Times New Roman"/>
              </w:rPr>
            </w:pPr>
          </w:p>
        </w:tc>
      </w:tr>
      <w:tr w:rsidR="006E0833" w:rsidRPr="006E0833" w14:paraId="1875FDD3" w14:textId="77777777" w:rsidTr="00A3077D">
        <w:tc>
          <w:tcPr>
            <w:tcW w:w="3119" w:type="dxa"/>
          </w:tcPr>
          <w:p w14:paraId="61D3C8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protrusion</w:t>
            </w:r>
          </w:p>
        </w:tc>
        <w:tc>
          <w:tcPr>
            <w:tcW w:w="1276" w:type="dxa"/>
          </w:tcPr>
          <w:p w14:paraId="14AE53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ED262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1.9</w:t>
            </w:r>
          </w:p>
        </w:tc>
        <w:tc>
          <w:tcPr>
            <w:tcW w:w="1418" w:type="dxa"/>
          </w:tcPr>
          <w:p w14:paraId="68199F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A1119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0.3</w:t>
            </w:r>
          </w:p>
        </w:tc>
        <w:tc>
          <w:tcPr>
            <w:tcW w:w="1276" w:type="dxa"/>
          </w:tcPr>
          <w:p w14:paraId="3D17C40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3C768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0.9</w:t>
            </w:r>
          </w:p>
        </w:tc>
        <w:tc>
          <w:tcPr>
            <w:tcW w:w="1418" w:type="dxa"/>
          </w:tcPr>
          <w:p w14:paraId="23F566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0A9334A" w14:textId="77777777" w:rsidTr="00A3077D">
        <w:tc>
          <w:tcPr>
            <w:tcW w:w="3119" w:type="dxa"/>
          </w:tcPr>
          <w:p w14:paraId="01974D57" w14:textId="77777777" w:rsidR="006E0833" w:rsidRPr="006E0833" w:rsidRDefault="006E0833" w:rsidP="006E0833">
            <w:pPr>
              <w:rPr>
                <w:rFonts w:ascii="Times New Roman" w:eastAsia="Calibri" w:hAnsi="Times New Roman"/>
              </w:rPr>
            </w:pPr>
          </w:p>
        </w:tc>
        <w:tc>
          <w:tcPr>
            <w:tcW w:w="1276" w:type="dxa"/>
          </w:tcPr>
          <w:p w14:paraId="247EB33C" w14:textId="77777777" w:rsidR="006E0833" w:rsidRPr="006E0833" w:rsidRDefault="006E0833" w:rsidP="006E0833">
            <w:pPr>
              <w:rPr>
                <w:rFonts w:ascii="Times New Roman" w:eastAsia="Calibri" w:hAnsi="Times New Roman"/>
              </w:rPr>
            </w:pPr>
          </w:p>
        </w:tc>
        <w:tc>
          <w:tcPr>
            <w:tcW w:w="1417" w:type="dxa"/>
          </w:tcPr>
          <w:p w14:paraId="2BAEDA38" w14:textId="77777777" w:rsidR="006E0833" w:rsidRPr="006E0833" w:rsidRDefault="006E0833" w:rsidP="006E0833">
            <w:pPr>
              <w:rPr>
                <w:rFonts w:ascii="Times New Roman" w:eastAsia="Calibri" w:hAnsi="Times New Roman"/>
              </w:rPr>
            </w:pPr>
          </w:p>
        </w:tc>
        <w:tc>
          <w:tcPr>
            <w:tcW w:w="1418" w:type="dxa"/>
          </w:tcPr>
          <w:p w14:paraId="6DF65804" w14:textId="77777777" w:rsidR="006E0833" w:rsidRPr="006E0833" w:rsidRDefault="006E0833" w:rsidP="006E0833">
            <w:pPr>
              <w:rPr>
                <w:rFonts w:ascii="Times New Roman" w:eastAsia="Calibri" w:hAnsi="Times New Roman"/>
              </w:rPr>
            </w:pPr>
          </w:p>
        </w:tc>
        <w:tc>
          <w:tcPr>
            <w:tcW w:w="1559" w:type="dxa"/>
          </w:tcPr>
          <w:p w14:paraId="1E9B8675" w14:textId="77777777" w:rsidR="006E0833" w:rsidRPr="006E0833" w:rsidRDefault="006E0833" w:rsidP="006E0833">
            <w:pPr>
              <w:rPr>
                <w:rFonts w:ascii="Times New Roman" w:eastAsia="Calibri" w:hAnsi="Times New Roman"/>
              </w:rPr>
            </w:pPr>
          </w:p>
        </w:tc>
        <w:tc>
          <w:tcPr>
            <w:tcW w:w="1276" w:type="dxa"/>
          </w:tcPr>
          <w:p w14:paraId="4F81EF13" w14:textId="77777777" w:rsidR="006E0833" w:rsidRPr="006E0833" w:rsidRDefault="006E0833" w:rsidP="006E0833">
            <w:pPr>
              <w:rPr>
                <w:rFonts w:ascii="Times New Roman" w:eastAsia="Calibri" w:hAnsi="Times New Roman"/>
              </w:rPr>
            </w:pPr>
          </w:p>
        </w:tc>
        <w:tc>
          <w:tcPr>
            <w:tcW w:w="1417" w:type="dxa"/>
          </w:tcPr>
          <w:p w14:paraId="46BD8B10" w14:textId="77777777" w:rsidR="006E0833" w:rsidRPr="006E0833" w:rsidRDefault="006E0833" w:rsidP="006E0833">
            <w:pPr>
              <w:rPr>
                <w:rFonts w:ascii="Times New Roman" w:eastAsia="Calibri" w:hAnsi="Times New Roman"/>
              </w:rPr>
            </w:pPr>
          </w:p>
        </w:tc>
        <w:tc>
          <w:tcPr>
            <w:tcW w:w="1418" w:type="dxa"/>
          </w:tcPr>
          <w:p w14:paraId="708CB283" w14:textId="77777777" w:rsidR="006E0833" w:rsidRPr="006E0833" w:rsidRDefault="006E0833" w:rsidP="006E0833">
            <w:pPr>
              <w:rPr>
                <w:rFonts w:ascii="Times New Roman" w:eastAsia="Calibri" w:hAnsi="Times New Roman"/>
              </w:rPr>
            </w:pPr>
          </w:p>
        </w:tc>
      </w:tr>
      <w:tr w:rsidR="006E0833" w:rsidRPr="006E0833" w14:paraId="64FFAF56" w14:textId="77777777" w:rsidTr="00A3077D">
        <w:tc>
          <w:tcPr>
            <w:tcW w:w="3119" w:type="dxa"/>
          </w:tcPr>
          <w:p w14:paraId="562186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pronotum width</w:t>
            </w:r>
          </w:p>
        </w:tc>
        <w:tc>
          <w:tcPr>
            <w:tcW w:w="1276" w:type="dxa"/>
          </w:tcPr>
          <w:p w14:paraId="5F39AC0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288DC4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1.2</w:t>
            </w:r>
          </w:p>
        </w:tc>
        <w:tc>
          <w:tcPr>
            <w:tcW w:w="1418" w:type="dxa"/>
          </w:tcPr>
          <w:p w14:paraId="1776C2C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421ABD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1.2</w:t>
            </w:r>
          </w:p>
        </w:tc>
        <w:tc>
          <w:tcPr>
            <w:tcW w:w="1276" w:type="dxa"/>
          </w:tcPr>
          <w:p w14:paraId="16E5EC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B128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418" w:type="dxa"/>
          </w:tcPr>
          <w:p w14:paraId="60602F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FF66117" w14:textId="77777777" w:rsidR="006E0833" w:rsidRPr="006E0833" w:rsidRDefault="006E0833" w:rsidP="006E0833">
      <w:pPr>
        <w:rPr>
          <w:rFonts w:eastAsia="Calibri"/>
          <w:b/>
          <w:bCs/>
          <w:kern w:val="0"/>
          <w:sz w:val="24"/>
          <w:szCs w:val="24"/>
          <w14:ligatures w14:val="none"/>
        </w:rPr>
      </w:pPr>
    </w:p>
    <w:p w14:paraId="69F789F1" w14:textId="77777777" w:rsidR="006E0833" w:rsidRPr="006E0833" w:rsidRDefault="006E0833" w:rsidP="006E0833">
      <w:pPr>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kern w:val="0"/>
          <w:sz w:val="24"/>
          <w:szCs w:val="24"/>
          <w14:ligatures w14:val="none"/>
        </w:rPr>
        <w:t>Continued</w:t>
      </w:r>
    </w:p>
    <w:p w14:paraId="5873D38B" w14:textId="77777777" w:rsidR="006E0833" w:rsidRPr="006E0833" w:rsidRDefault="006E0833" w:rsidP="006E0833">
      <w:pPr>
        <w:rPr>
          <w:rFonts w:eastAsia="Calibri"/>
          <w:kern w:val="0"/>
          <w:sz w:val="24"/>
          <w:szCs w:val="24"/>
          <w14:ligatures w14:val="none"/>
        </w:rPr>
      </w:pPr>
    </w:p>
    <w:p w14:paraId="3291626C" w14:textId="77777777" w:rsidR="00E92AAE" w:rsidRPr="00543B05" w:rsidRDefault="00E92AAE" w:rsidP="006E0833">
      <w:pPr>
        <w:rPr>
          <w:rFonts w:eastAsia="Calibri"/>
          <w:kern w:val="0"/>
          <w:sz w:val="24"/>
          <w:szCs w:val="24"/>
          <w14:ligatures w14:val="none"/>
        </w:rPr>
      </w:pPr>
    </w:p>
    <w:p w14:paraId="5ADEE017" w14:textId="77777777" w:rsidR="00543B05" w:rsidRDefault="00543B05" w:rsidP="006E0833">
      <w:pPr>
        <w:rPr>
          <w:rFonts w:eastAsia="Calibri"/>
          <w:kern w:val="0"/>
          <w:sz w:val="24"/>
          <w:szCs w:val="24"/>
          <w14:ligatures w14:val="none"/>
        </w:rPr>
      </w:pPr>
    </w:p>
    <w:p w14:paraId="6268EC05" w14:textId="77777777" w:rsidR="00543B05" w:rsidRDefault="00543B05" w:rsidP="006E0833">
      <w:pPr>
        <w:rPr>
          <w:rFonts w:eastAsia="Calibri"/>
          <w:kern w:val="0"/>
          <w:sz w:val="24"/>
          <w:szCs w:val="24"/>
          <w14:ligatures w14:val="none"/>
        </w:rPr>
      </w:pPr>
    </w:p>
    <w:p w14:paraId="6E875209" w14:textId="3347BEA1"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 xml:space="preserve">Table 2.3 Continued </w:t>
      </w:r>
    </w:p>
    <w:p w14:paraId="58631B9A"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413D4B5" w14:textId="77777777" w:rsidTr="00A3077D">
        <w:tc>
          <w:tcPr>
            <w:tcW w:w="3119" w:type="dxa"/>
          </w:tcPr>
          <w:p w14:paraId="6D26D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06470D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6ECE639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7ECFFD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0C4BB98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(Windthrow, Salvaged, Forest)</w:t>
            </w:r>
          </w:p>
        </w:tc>
        <w:tc>
          <w:tcPr>
            <w:tcW w:w="2835" w:type="dxa"/>
            <w:gridSpan w:val="2"/>
          </w:tcPr>
          <w:p w14:paraId="5018E4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66116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55601EE8" w14:textId="77777777" w:rsidTr="00A3077D">
        <w:tc>
          <w:tcPr>
            <w:tcW w:w="3119" w:type="dxa"/>
            <w:tcBorders>
              <w:bottom w:val="nil"/>
            </w:tcBorders>
          </w:tcPr>
          <w:p w14:paraId="47D3EBAF" w14:textId="77777777" w:rsidR="006E0833" w:rsidRPr="006E0833" w:rsidRDefault="006E0833" w:rsidP="006E0833">
            <w:pPr>
              <w:rPr>
                <w:rFonts w:ascii="Times New Roman" w:eastAsia="Calibri" w:hAnsi="Times New Roman"/>
              </w:rPr>
            </w:pPr>
          </w:p>
        </w:tc>
        <w:tc>
          <w:tcPr>
            <w:tcW w:w="1276" w:type="dxa"/>
            <w:tcBorders>
              <w:bottom w:val="nil"/>
            </w:tcBorders>
          </w:tcPr>
          <w:p w14:paraId="280580CD" w14:textId="77777777" w:rsidR="006E0833" w:rsidRPr="006E0833" w:rsidRDefault="006E0833" w:rsidP="006E0833">
            <w:pPr>
              <w:rPr>
                <w:rFonts w:ascii="Times New Roman" w:eastAsia="Calibri" w:hAnsi="Times New Roman"/>
              </w:rPr>
            </w:pPr>
          </w:p>
        </w:tc>
        <w:tc>
          <w:tcPr>
            <w:tcW w:w="1417" w:type="dxa"/>
            <w:tcBorders>
              <w:bottom w:val="nil"/>
            </w:tcBorders>
          </w:tcPr>
          <w:p w14:paraId="762B0559" w14:textId="77777777" w:rsidR="006E0833" w:rsidRPr="006E0833" w:rsidRDefault="006E0833" w:rsidP="006E0833">
            <w:pPr>
              <w:rPr>
                <w:rFonts w:ascii="Times New Roman" w:eastAsia="Calibri" w:hAnsi="Times New Roman"/>
                <w:b/>
                <w:bCs/>
              </w:rPr>
            </w:pPr>
          </w:p>
        </w:tc>
        <w:tc>
          <w:tcPr>
            <w:tcW w:w="1418" w:type="dxa"/>
            <w:tcBorders>
              <w:bottom w:val="nil"/>
            </w:tcBorders>
          </w:tcPr>
          <w:p w14:paraId="6B790F1B" w14:textId="77777777" w:rsidR="006E0833" w:rsidRPr="006E0833" w:rsidRDefault="006E0833" w:rsidP="006E0833">
            <w:pPr>
              <w:rPr>
                <w:rFonts w:ascii="Times New Roman" w:eastAsia="Calibri" w:hAnsi="Times New Roman"/>
                <w:b/>
                <w:bCs/>
              </w:rPr>
            </w:pPr>
          </w:p>
        </w:tc>
        <w:tc>
          <w:tcPr>
            <w:tcW w:w="1559" w:type="dxa"/>
            <w:tcBorders>
              <w:bottom w:val="nil"/>
            </w:tcBorders>
          </w:tcPr>
          <w:p w14:paraId="1E456EAE" w14:textId="77777777" w:rsidR="006E0833" w:rsidRPr="006E0833" w:rsidRDefault="006E0833" w:rsidP="006E0833">
            <w:pPr>
              <w:rPr>
                <w:rFonts w:ascii="Times New Roman" w:eastAsia="Calibri" w:hAnsi="Times New Roman"/>
              </w:rPr>
            </w:pPr>
          </w:p>
        </w:tc>
        <w:tc>
          <w:tcPr>
            <w:tcW w:w="1276" w:type="dxa"/>
            <w:tcBorders>
              <w:bottom w:val="nil"/>
            </w:tcBorders>
          </w:tcPr>
          <w:p w14:paraId="68B3C407" w14:textId="77777777" w:rsidR="006E0833" w:rsidRPr="006E0833" w:rsidRDefault="006E0833" w:rsidP="006E0833">
            <w:pPr>
              <w:rPr>
                <w:rFonts w:ascii="Times New Roman" w:eastAsia="Calibri" w:hAnsi="Times New Roman"/>
              </w:rPr>
            </w:pPr>
          </w:p>
        </w:tc>
        <w:tc>
          <w:tcPr>
            <w:tcW w:w="1417" w:type="dxa"/>
            <w:tcBorders>
              <w:bottom w:val="nil"/>
            </w:tcBorders>
          </w:tcPr>
          <w:p w14:paraId="537430EF" w14:textId="77777777" w:rsidR="006E0833" w:rsidRPr="006E0833" w:rsidRDefault="006E0833" w:rsidP="006E0833">
            <w:pPr>
              <w:rPr>
                <w:rFonts w:ascii="Times New Roman" w:eastAsia="Calibri" w:hAnsi="Times New Roman"/>
              </w:rPr>
            </w:pPr>
          </w:p>
        </w:tc>
        <w:tc>
          <w:tcPr>
            <w:tcW w:w="1418" w:type="dxa"/>
            <w:tcBorders>
              <w:bottom w:val="nil"/>
            </w:tcBorders>
          </w:tcPr>
          <w:p w14:paraId="2B862C59" w14:textId="77777777" w:rsidR="006E0833" w:rsidRPr="006E0833" w:rsidRDefault="006E0833" w:rsidP="006E0833">
            <w:pPr>
              <w:rPr>
                <w:rFonts w:ascii="Times New Roman" w:eastAsia="Calibri" w:hAnsi="Times New Roman"/>
              </w:rPr>
            </w:pPr>
          </w:p>
        </w:tc>
      </w:tr>
      <w:tr w:rsidR="006E0833" w:rsidRPr="006E0833" w14:paraId="489FE8EB" w14:textId="77777777" w:rsidTr="00A3077D">
        <w:tc>
          <w:tcPr>
            <w:tcW w:w="3119" w:type="dxa"/>
            <w:tcBorders>
              <w:top w:val="nil"/>
              <w:bottom w:val="single" w:sz="4" w:space="0" w:color="auto"/>
            </w:tcBorders>
          </w:tcPr>
          <w:p w14:paraId="638E9C8C"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11880C5"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411049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Statistic</w:t>
            </w:r>
          </w:p>
        </w:tc>
        <w:tc>
          <w:tcPr>
            <w:tcW w:w="1418" w:type="dxa"/>
            <w:tcBorders>
              <w:top w:val="nil"/>
              <w:bottom w:val="single" w:sz="4" w:space="0" w:color="auto"/>
            </w:tcBorders>
          </w:tcPr>
          <w:p w14:paraId="2BE92A6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p</w:t>
            </w:r>
          </w:p>
        </w:tc>
        <w:tc>
          <w:tcPr>
            <w:tcW w:w="1559" w:type="dxa"/>
            <w:tcBorders>
              <w:top w:val="nil"/>
              <w:bottom w:val="single" w:sz="4" w:space="0" w:color="auto"/>
            </w:tcBorders>
          </w:tcPr>
          <w:p w14:paraId="2B0BC7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7DE4A7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47EB21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27DA1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5DDE714E" w14:textId="77777777" w:rsidTr="00A3077D">
        <w:tc>
          <w:tcPr>
            <w:tcW w:w="3119" w:type="dxa"/>
            <w:tcBorders>
              <w:top w:val="single" w:sz="4" w:space="0" w:color="auto"/>
              <w:bottom w:val="nil"/>
            </w:tcBorders>
          </w:tcPr>
          <w:p w14:paraId="39B762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abdomen width</w:t>
            </w:r>
          </w:p>
        </w:tc>
        <w:tc>
          <w:tcPr>
            <w:tcW w:w="1276" w:type="dxa"/>
            <w:tcBorders>
              <w:top w:val="single" w:sz="4" w:space="0" w:color="auto"/>
              <w:bottom w:val="nil"/>
            </w:tcBorders>
          </w:tcPr>
          <w:p w14:paraId="4B5BED7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single" w:sz="4" w:space="0" w:color="auto"/>
              <w:bottom w:val="nil"/>
            </w:tcBorders>
          </w:tcPr>
          <w:p w14:paraId="20B23C1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0.4</w:t>
            </w:r>
          </w:p>
        </w:tc>
        <w:tc>
          <w:tcPr>
            <w:tcW w:w="1418" w:type="dxa"/>
            <w:tcBorders>
              <w:top w:val="single" w:sz="4" w:space="0" w:color="auto"/>
              <w:bottom w:val="nil"/>
            </w:tcBorders>
          </w:tcPr>
          <w:p w14:paraId="70B6E40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Borders>
              <w:top w:val="single" w:sz="4" w:space="0" w:color="auto"/>
              <w:bottom w:val="nil"/>
            </w:tcBorders>
          </w:tcPr>
          <w:p w14:paraId="33563B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276" w:type="dxa"/>
            <w:tcBorders>
              <w:top w:val="single" w:sz="4" w:space="0" w:color="auto"/>
              <w:bottom w:val="nil"/>
            </w:tcBorders>
          </w:tcPr>
          <w:p w14:paraId="0E3F2D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bottom w:val="nil"/>
            </w:tcBorders>
          </w:tcPr>
          <w:p w14:paraId="28D1127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418" w:type="dxa"/>
            <w:tcBorders>
              <w:top w:val="single" w:sz="4" w:space="0" w:color="auto"/>
              <w:bottom w:val="nil"/>
            </w:tcBorders>
          </w:tcPr>
          <w:p w14:paraId="77BE62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EC3E43B" w14:textId="77777777" w:rsidTr="00A3077D">
        <w:tc>
          <w:tcPr>
            <w:tcW w:w="3119" w:type="dxa"/>
            <w:tcBorders>
              <w:top w:val="nil"/>
              <w:bottom w:val="nil"/>
            </w:tcBorders>
          </w:tcPr>
          <w:p w14:paraId="39ADA15E"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5514596E"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08B7B957" w14:textId="77777777" w:rsidR="006E0833" w:rsidRPr="006E0833" w:rsidRDefault="006E0833" w:rsidP="006E0833">
            <w:pPr>
              <w:rPr>
                <w:rFonts w:ascii="Times New Roman" w:eastAsia="Calibri" w:hAnsi="Times New Roman"/>
                <w:b/>
                <w:bCs/>
              </w:rPr>
            </w:pPr>
          </w:p>
        </w:tc>
        <w:tc>
          <w:tcPr>
            <w:tcW w:w="1418" w:type="dxa"/>
            <w:tcBorders>
              <w:top w:val="nil"/>
              <w:bottom w:val="nil"/>
            </w:tcBorders>
          </w:tcPr>
          <w:p w14:paraId="0B4DF30F"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8723F9F"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61FF80F0"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220270A6"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2A854A3" w14:textId="77777777" w:rsidR="006E0833" w:rsidRPr="006E0833" w:rsidRDefault="006E0833" w:rsidP="006E0833">
            <w:pPr>
              <w:rPr>
                <w:rFonts w:ascii="Times New Roman" w:eastAsia="Calibri" w:hAnsi="Times New Roman"/>
              </w:rPr>
            </w:pPr>
          </w:p>
        </w:tc>
      </w:tr>
      <w:tr w:rsidR="006E0833" w:rsidRPr="006E0833" w14:paraId="2D7D8A66" w14:textId="77777777" w:rsidTr="00A3077D">
        <w:tc>
          <w:tcPr>
            <w:tcW w:w="3119" w:type="dxa"/>
            <w:tcBorders>
              <w:top w:val="nil"/>
              <w:bottom w:val="nil"/>
            </w:tcBorders>
          </w:tcPr>
          <w:p w14:paraId="5C177E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trochanter length</w:t>
            </w:r>
          </w:p>
        </w:tc>
        <w:tc>
          <w:tcPr>
            <w:tcW w:w="1276" w:type="dxa"/>
            <w:tcBorders>
              <w:top w:val="nil"/>
              <w:bottom w:val="nil"/>
            </w:tcBorders>
          </w:tcPr>
          <w:p w14:paraId="0C554C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nil"/>
              <w:bottom w:val="nil"/>
            </w:tcBorders>
          </w:tcPr>
          <w:p w14:paraId="3F566701"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11.4 </w:t>
            </w:r>
          </w:p>
        </w:tc>
        <w:tc>
          <w:tcPr>
            <w:tcW w:w="1418" w:type="dxa"/>
            <w:tcBorders>
              <w:top w:val="nil"/>
              <w:bottom w:val="nil"/>
            </w:tcBorders>
          </w:tcPr>
          <w:p w14:paraId="70BA631B"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397909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276" w:type="dxa"/>
            <w:tcBorders>
              <w:top w:val="nil"/>
              <w:bottom w:val="nil"/>
            </w:tcBorders>
          </w:tcPr>
          <w:p w14:paraId="736F70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nil"/>
              <w:bottom w:val="nil"/>
            </w:tcBorders>
          </w:tcPr>
          <w:p w14:paraId="1541DD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1.4</w:t>
            </w:r>
          </w:p>
        </w:tc>
        <w:tc>
          <w:tcPr>
            <w:tcW w:w="1418" w:type="dxa"/>
            <w:tcBorders>
              <w:top w:val="nil"/>
              <w:bottom w:val="nil"/>
            </w:tcBorders>
          </w:tcPr>
          <w:p w14:paraId="1AD9B8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23E2D50C" w14:textId="77777777" w:rsidTr="00A3077D">
        <w:tc>
          <w:tcPr>
            <w:tcW w:w="3119" w:type="dxa"/>
            <w:tcBorders>
              <w:top w:val="nil"/>
            </w:tcBorders>
          </w:tcPr>
          <w:p w14:paraId="44333229" w14:textId="77777777" w:rsidR="006E0833" w:rsidRPr="006E0833" w:rsidRDefault="006E0833" w:rsidP="006E0833">
            <w:pPr>
              <w:rPr>
                <w:rFonts w:ascii="Times New Roman" w:eastAsia="Calibri" w:hAnsi="Times New Roman"/>
              </w:rPr>
            </w:pPr>
          </w:p>
        </w:tc>
        <w:tc>
          <w:tcPr>
            <w:tcW w:w="1276" w:type="dxa"/>
            <w:tcBorders>
              <w:top w:val="nil"/>
            </w:tcBorders>
          </w:tcPr>
          <w:p w14:paraId="7B183731" w14:textId="77777777" w:rsidR="006E0833" w:rsidRPr="006E0833" w:rsidRDefault="006E0833" w:rsidP="006E0833">
            <w:pPr>
              <w:rPr>
                <w:rFonts w:ascii="Times New Roman" w:eastAsia="Calibri" w:hAnsi="Times New Roman"/>
              </w:rPr>
            </w:pPr>
          </w:p>
        </w:tc>
        <w:tc>
          <w:tcPr>
            <w:tcW w:w="1417" w:type="dxa"/>
            <w:tcBorders>
              <w:top w:val="nil"/>
            </w:tcBorders>
          </w:tcPr>
          <w:p w14:paraId="6B0A4D02" w14:textId="77777777" w:rsidR="006E0833" w:rsidRPr="006E0833" w:rsidRDefault="006E0833" w:rsidP="006E0833">
            <w:pPr>
              <w:rPr>
                <w:rFonts w:ascii="Times New Roman" w:eastAsia="Calibri" w:hAnsi="Times New Roman"/>
                <w:b/>
                <w:bCs/>
              </w:rPr>
            </w:pPr>
          </w:p>
        </w:tc>
        <w:tc>
          <w:tcPr>
            <w:tcW w:w="1418" w:type="dxa"/>
            <w:tcBorders>
              <w:top w:val="nil"/>
            </w:tcBorders>
          </w:tcPr>
          <w:p w14:paraId="05392976" w14:textId="77777777" w:rsidR="006E0833" w:rsidRPr="006E0833" w:rsidRDefault="006E0833" w:rsidP="006E0833">
            <w:pPr>
              <w:rPr>
                <w:rFonts w:ascii="Times New Roman" w:eastAsia="Calibri" w:hAnsi="Times New Roman"/>
                <w:b/>
                <w:bCs/>
              </w:rPr>
            </w:pPr>
          </w:p>
        </w:tc>
        <w:tc>
          <w:tcPr>
            <w:tcW w:w="1559" w:type="dxa"/>
            <w:tcBorders>
              <w:top w:val="nil"/>
            </w:tcBorders>
          </w:tcPr>
          <w:p w14:paraId="7CF83E59" w14:textId="77777777" w:rsidR="006E0833" w:rsidRPr="006E0833" w:rsidRDefault="006E0833" w:rsidP="006E0833">
            <w:pPr>
              <w:rPr>
                <w:rFonts w:ascii="Times New Roman" w:eastAsia="Calibri" w:hAnsi="Times New Roman"/>
              </w:rPr>
            </w:pPr>
          </w:p>
        </w:tc>
        <w:tc>
          <w:tcPr>
            <w:tcW w:w="1276" w:type="dxa"/>
            <w:tcBorders>
              <w:top w:val="nil"/>
            </w:tcBorders>
          </w:tcPr>
          <w:p w14:paraId="5A7CDC29" w14:textId="77777777" w:rsidR="006E0833" w:rsidRPr="006E0833" w:rsidRDefault="006E0833" w:rsidP="006E0833">
            <w:pPr>
              <w:rPr>
                <w:rFonts w:ascii="Times New Roman" w:eastAsia="Calibri" w:hAnsi="Times New Roman"/>
              </w:rPr>
            </w:pPr>
          </w:p>
        </w:tc>
        <w:tc>
          <w:tcPr>
            <w:tcW w:w="1417" w:type="dxa"/>
            <w:tcBorders>
              <w:top w:val="nil"/>
            </w:tcBorders>
          </w:tcPr>
          <w:p w14:paraId="0316E63E" w14:textId="77777777" w:rsidR="006E0833" w:rsidRPr="006E0833" w:rsidRDefault="006E0833" w:rsidP="006E0833">
            <w:pPr>
              <w:rPr>
                <w:rFonts w:ascii="Times New Roman" w:eastAsia="Calibri" w:hAnsi="Times New Roman"/>
              </w:rPr>
            </w:pPr>
          </w:p>
        </w:tc>
        <w:tc>
          <w:tcPr>
            <w:tcW w:w="1418" w:type="dxa"/>
            <w:tcBorders>
              <w:top w:val="nil"/>
            </w:tcBorders>
          </w:tcPr>
          <w:p w14:paraId="208B87BB" w14:textId="77777777" w:rsidR="006E0833" w:rsidRPr="006E0833" w:rsidRDefault="006E0833" w:rsidP="006E0833">
            <w:pPr>
              <w:rPr>
                <w:rFonts w:ascii="Times New Roman" w:eastAsia="Calibri" w:hAnsi="Times New Roman"/>
              </w:rPr>
            </w:pPr>
          </w:p>
        </w:tc>
      </w:tr>
      <w:tr w:rsidR="006E0833" w:rsidRPr="006E0833" w14:paraId="4F7B41EB" w14:textId="77777777" w:rsidTr="00A3077D">
        <w:tc>
          <w:tcPr>
            <w:tcW w:w="3119" w:type="dxa"/>
          </w:tcPr>
          <w:p w14:paraId="5013FC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tc>
        <w:tc>
          <w:tcPr>
            <w:tcW w:w="1276" w:type="dxa"/>
          </w:tcPr>
          <w:p w14:paraId="29BB945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1C36A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F=0.1 </w:t>
            </w:r>
          </w:p>
        </w:tc>
        <w:tc>
          <w:tcPr>
            <w:tcW w:w="1418" w:type="dxa"/>
          </w:tcPr>
          <w:p w14:paraId="771BD99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027731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0.1</w:t>
            </w:r>
          </w:p>
        </w:tc>
        <w:tc>
          <w:tcPr>
            <w:tcW w:w="1276" w:type="dxa"/>
          </w:tcPr>
          <w:p w14:paraId="31BB6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D23F5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2.7</w:t>
            </w:r>
          </w:p>
        </w:tc>
        <w:tc>
          <w:tcPr>
            <w:tcW w:w="1418" w:type="dxa"/>
          </w:tcPr>
          <w:p w14:paraId="678409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0.082</w:t>
            </w:r>
          </w:p>
        </w:tc>
      </w:tr>
      <w:tr w:rsidR="006E0833" w:rsidRPr="006E0833" w14:paraId="3F81EC22" w14:textId="77777777" w:rsidTr="00A3077D">
        <w:tc>
          <w:tcPr>
            <w:tcW w:w="3119" w:type="dxa"/>
          </w:tcPr>
          <w:p w14:paraId="469CBE05" w14:textId="77777777" w:rsidR="006E0833" w:rsidRPr="006E0833" w:rsidRDefault="006E0833" w:rsidP="006E0833">
            <w:pPr>
              <w:rPr>
                <w:rFonts w:ascii="Times New Roman" w:eastAsia="Calibri" w:hAnsi="Times New Roman"/>
              </w:rPr>
            </w:pPr>
          </w:p>
        </w:tc>
        <w:tc>
          <w:tcPr>
            <w:tcW w:w="1276" w:type="dxa"/>
          </w:tcPr>
          <w:p w14:paraId="0632A401" w14:textId="77777777" w:rsidR="006E0833" w:rsidRPr="006E0833" w:rsidRDefault="006E0833" w:rsidP="006E0833">
            <w:pPr>
              <w:rPr>
                <w:rFonts w:ascii="Times New Roman" w:eastAsia="Calibri" w:hAnsi="Times New Roman"/>
              </w:rPr>
            </w:pPr>
          </w:p>
        </w:tc>
        <w:tc>
          <w:tcPr>
            <w:tcW w:w="1417" w:type="dxa"/>
          </w:tcPr>
          <w:p w14:paraId="5FCA7A33" w14:textId="77777777" w:rsidR="006E0833" w:rsidRPr="006E0833" w:rsidRDefault="006E0833" w:rsidP="006E0833">
            <w:pPr>
              <w:rPr>
                <w:rFonts w:ascii="Times New Roman" w:eastAsia="Calibri" w:hAnsi="Times New Roman"/>
                <w:b/>
                <w:bCs/>
              </w:rPr>
            </w:pPr>
          </w:p>
        </w:tc>
        <w:tc>
          <w:tcPr>
            <w:tcW w:w="1418" w:type="dxa"/>
          </w:tcPr>
          <w:p w14:paraId="75BEED70" w14:textId="77777777" w:rsidR="006E0833" w:rsidRPr="006E0833" w:rsidRDefault="006E0833" w:rsidP="006E0833">
            <w:pPr>
              <w:rPr>
                <w:rFonts w:ascii="Times New Roman" w:eastAsia="Calibri" w:hAnsi="Times New Roman"/>
                <w:b/>
                <w:bCs/>
              </w:rPr>
            </w:pPr>
          </w:p>
        </w:tc>
        <w:tc>
          <w:tcPr>
            <w:tcW w:w="1559" w:type="dxa"/>
          </w:tcPr>
          <w:p w14:paraId="38A7C5A5" w14:textId="77777777" w:rsidR="006E0833" w:rsidRPr="006E0833" w:rsidRDefault="006E0833" w:rsidP="006E0833">
            <w:pPr>
              <w:rPr>
                <w:rFonts w:ascii="Times New Roman" w:eastAsia="Calibri" w:hAnsi="Times New Roman"/>
              </w:rPr>
            </w:pPr>
          </w:p>
        </w:tc>
        <w:tc>
          <w:tcPr>
            <w:tcW w:w="1276" w:type="dxa"/>
          </w:tcPr>
          <w:p w14:paraId="17560A69" w14:textId="77777777" w:rsidR="006E0833" w:rsidRPr="006E0833" w:rsidRDefault="006E0833" w:rsidP="006E0833">
            <w:pPr>
              <w:rPr>
                <w:rFonts w:ascii="Times New Roman" w:eastAsia="Calibri" w:hAnsi="Times New Roman"/>
              </w:rPr>
            </w:pPr>
          </w:p>
        </w:tc>
        <w:tc>
          <w:tcPr>
            <w:tcW w:w="1417" w:type="dxa"/>
          </w:tcPr>
          <w:p w14:paraId="5ADA0BD9" w14:textId="77777777" w:rsidR="006E0833" w:rsidRPr="006E0833" w:rsidRDefault="006E0833" w:rsidP="006E0833">
            <w:pPr>
              <w:rPr>
                <w:rFonts w:ascii="Times New Roman" w:eastAsia="Calibri" w:hAnsi="Times New Roman"/>
                <w:b/>
                <w:bCs/>
              </w:rPr>
            </w:pPr>
          </w:p>
        </w:tc>
        <w:tc>
          <w:tcPr>
            <w:tcW w:w="1418" w:type="dxa"/>
          </w:tcPr>
          <w:p w14:paraId="7A057C63" w14:textId="77777777" w:rsidR="006E0833" w:rsidRPr="006E0833" w:rsidRDefault="006E0833" w:rsidP="006E0833">
            <w:pPr>
              <w:rPr>
                <w:rFonts w:ascii="Times New Roman" w:eastAsia="Calibri" w:hAnsi="Times New Roman"/>
                <w:b/>
                <w:bCs/>
              </w:rPr>
            </w:pPr>
          </w:p>
        </w:tc>
      </w:tr>
      <w:tr w:rsidR="006E0833" w:rsidRPr="006E0833" w14:paraId="19AD4A1F" w14:textId="77777777" w:rsidTr="00A3077D">
        <w:tc>
          <w:tcPr>
            <w:tcW w:w="3119" w:type="dxa"/>
          </w:tcPr>
          <w:p w14:paraId="764CAC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tc>
        <w:tc>
          <w:tcPr>
            <w:tcW w:w="1276" w:type="dxa"/>
          </w:tcPr>
          <w:p w14:paraId="7672E3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307EE98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5.7 </w:t>
            </w:r>
          </w:p>
        </w:tc>
        <w:tc>
          <w:tcPr>
            <w:tcW w:w="1418" w:type="dxa"/>
          </w:tcPr>
          <w:p w14:paraId="0FD2E4B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289C61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3.5</w:t>
            </w:r>
          </w:p>
        </w:tc>
        <w:tc>
          <w:tcPr>
            <w:tcW w:w="1276" w:type="dxa"/>
          </w:tcPr>
          <w:p w14:paraId="1242E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0.068</w:t>
            </w:r>
          </w:p>
        </w:tc>
        <w:tc>
          <w:tcPr>
            <w:tcW w:w="1417" w:type="dxa"/>
          </w:tcPr>
          <w:p w14:paraId="2C95D5A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3.9</w:t>
            </w:r>
          </w:p>
        </w:tc>
        <w:tc>
          <w:tcPr>
            <w:tcW w:w="1418" w:type="dxa"/>
          </w:tcPr>
          <w:p w14:paraId="0B3209C4"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0.028</w:t>
            </w:r>
          </w:p>
        </w:tc>
      </w:tr>
    </w:tbl>
    <w:p w14:paraId="2801374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51B2FC48" w14:textId="77777777" w:rsidR="006E0833" w:rsidRPr="006E0833" w:rsidRDefault="006E0833" w:rsidP="006E0833">
      <w:pPr>
        <w:rPr>
          <w:rFonts w:eastAsia="Calibri"/>
          <w:b/>
          <w:bCs/>
          <w:kern w:val="0"/>
          <w:sz w:val="24"/>
          <w:szCs w:val="24"/>
          <w14:ligatures w14:val="none"/>
        </w:rPr>
      </w:pPr>
    </w:p>
    <w:p w14:paraId="5A852D4C" w14:textId="77777777" w:rsidR="006E0833" w:rsidRPr="006E0833" w:rsidRDefault="006E0833" w:rsidP="006E0833">
      <w:pPr>
        <w:rPr>
          <w:rFonts w:eastAsia="Calibri"/>
          <w:b/>
          <w:bCs/>
          <w:kern w:val="0"/>
          <w:sz w:val="24"/>
          <w:szCs w:val="24"/>
          <w14:ligatures w14:val="none"/>
        </w:rPr>
      </w:pPr>
    </w:p>
    <w:p w14:paraId="42279FF7" w14:textId="77777777" w:rsidR="006E0833" w:rsidRPr="006E0833" w:rsidRDefault="006E0833" w:rsidP="006E0833">
      <w:pPr>
        <w:rPr>
          <w:rFonts w:eastAsia="Calibri"/>
          <w:b/>
          <w:bCs/>
          <w:kern w:val="0"/>
          <w:sz w:val="24"/>
          <w:szCs w:val="24"/>
          <w14:ligatures w14:val="none"/>
        </w:rPr>
      </w:pPr>
    </w:p>
    <w:p w14:paraId="05309B07" w14:textId="77777777" w:rsidR="006E0833" w:rsidRPr="006E0833" w:rsidRDefault="006E0833" w:rsidP="006E0833">
      <w:pPr>
        <w:rPr>
          <w:rFonts w:eastAsia="Calibri"/>
          <w:b/>
          <w:bCs/>
          <w:kern w:val="0"/>
          <w:sz w:val="24"/>
          <w:szCs w:val="24"/>
          <w14:ligatures w14:val="none"/>
        </w:rPr>
      </w:pPr>
    </w:p>
    <w:p w14:paraId="34B81C48" w14:textId="77777777" w:rsidR="006E0833" w:rsidRPr="006E0833" w:rsidRDefault="006E0833" w:rsidP="006E0833">
      <w:pPr>
        <w:rPr>
          <w:rFonts w:eastAsia="Calibri"/>
          <w:b/>
          <w:bCs/>
          <w:kern w:val="0"/>
          <w:sz w:val="24"/>
          <w:szCs w:val="24"/>
          <w14:ligatures w14:val="none"/>
        </w:rPr>
      </w:pPr>
    </w:p>
    <w:p w14:paraId="1621CD9A" w14:textId="77777777" w:rsidR="006E0833" w:rsidRPr="006E0833" w:rsidRDefault="006E0833" w:rsidP="006E0833">
      <w:pPr>
        <w:rPr>
          <w:rFonts w:eastAsia="Calibri"/>
          <w:b/>
          <w:bCs/>
          <w:kern w:val="0"/>
          <w:sz w:val="24"/>
          <w:szCs w:val="24"/>
          <w14:ligatures w14:val="none"/>
        </w:rPr>
      </w:pPr>
    </w:p>
    <w:p w14:paraId="29D93F73" w14:textId="77777777" w:rsidR="006E0833" w:rsidRPr="00543B05" w:rsidRDefault="006E0833" w:rsidP="006E0833">
      <w:pPr>
        <w:rPr>
          <w:rFonts w:eastAsia="Calibri"/>
          <w:b/>
          <w:bCs/>
          <w:kern w:val="0"/>
          <w:sz w:val="24"/>
          <w:szCs w:val="24"/>
          <w14:ligatures w14:val="none"/>
        </w:rPr>
      </w:pPr>
    </w:p>
    <w:p w14:paraId="67C5EBDD" w14:textId="77777777" w:rsidR="00E92AAE" w:rsidRPr="00543B05" w:rsidRDefault="00E92AAE" w:rsidP="006E0833">
      <w:pPr>
        <w:rPr>
          <w:rFonts w:eastAsia="Calibri"/>
          <w:b/>
          <w:bCs/>
          <w:kern w:val="0"/>
          <w:sz w:val="24"/>
          <w:szCs w:val="24"/>
          <w14:ligatures w14:val="none"/>
        </w:rPr>
      </w:pPr>
    </w:p>
    <w:p w14:paraId="35A50D7F" w14:textId="77777777" w:rsidR="00E92AAE" w:rsidRPr="006E0833" w:rsidRDefault="00E92AAE" w:rsidP="006E0833">
      <w:pPr>
        <w:rPr>
          <w:rFonts w:eastAsia="Calibri"/>
          <w:b/>
          <w:bCs/>
          <w:kern w:val="0"/>
          <w:sz w:val="24"/>
          <w:szCs w:val="24"/>
          <w14:ligatures w14:val="none"/>
        </w:rPr>
      </w:pPr>
    </w:p>
    <w:p w14:paraId="0E63E297" w14:textId="77777777" w:rsidR="006E0833" w:rsidRPr="006E0833" w:rsidRDefault="006E0833" w:rsidP="006E0833">
      <w:pPr>
        <w:rPr>
          <w:rFonts w:eastAsia="Calibri"/>
          <w:b/>
          <w:bCs/>
          <w:kern w:val="0"/>
          <w:sz w:val="24"/>
          <w:szCs w:val="24"/>
          <w14:ligatures w14:val="none"/>
        </w:rPr>
      </w:pPr>
    </w:p>
    <w:p w14:paraId="28F87D18" w14:textId="77777777" w:rsidR="006E0833" w:rsidRPr="006E0833" w:rsidRDefault="006E0833" w:rsidP="006E0833">
      <w:pPr>
        <w:rPr>
          <w:rFonts w:eastAsia="Calibri"/>
          <w:b/>
          <w:bCs/>
          <w:kern w:val="0"/>
          <w:sz w:val="24"/>
          <w:szCs w:val="24"/>
          <w14:ligatures w14:val="none"/>
        </w:rPr>
      </w:pPr>
    </w:p>
    <w:p w14:paraId="5FE3CB12" w14:textId="77777777" w:rsidR="006E0833" w:rsidRPr="006E0833" w:rsidRDefault="006E0833" w:rsidP="006E0833">
      <w:pPr>
        <w:rPr>
          <w:rFonts w:eastAsia="Calibri"/>
          <w:b/>
          <w:bCs/>
          <w:kern w:val="0"/>
          <w:sz w:val="24"/>
          <w:szCs w:val="24"/>
          <w14:ligatures w14:val="none"/>
        </w:rPr>
      </w:pPr>
    </w:p>
    <w:p w14:paraId="40F26B13" w14:textId="77777777" w:rsidR="006E0833" w:rsidRPr="006E0833" w:rsidRDefault="006E0833" w:rsidP="006E0833">
      <w:pPr>
        <w:rPr>
          <w:rFonts w:eastAsia="Calibri"/>
          <w:b/>
          <w:bCs/>
          <w:kern w:val="0"/>
          <w:sz w:val="24"/>
          <w:szCs w:val="24"/>
          <w14:ligatures w14:val="none"/>
        </w:rPr>
      </w:pPr>
    </w:p>
    <w:p w14:paraId="659B86D4" w14:textId="77777777" w:rsidR="00E92AAE" w:rsidRPr="00543B05" w:rsidRDefault="00E92AAE" w:rsidP="006E0833">
      <w:pPr>
        <w:spacing w:after="200"/>
        <w:rPr>
          <w:rFonts w:eastAsia="Calibri"/>
          <w:b/>
          <w:bCs/>
          <w:iCs/>
          <w:kern w:val="0"/>
          <w:sz w:val="24"/>
          <w:szCs w:val="18"/>
          <w14:ligatures w14:val="none"/>
        </w:rPr>
      </w:pPr>
      <w:bookmarkStart w:id="59" w:name="_Toc213432439"/>
    </w:p>
    <w:p w14:paraId="2E70CD41" w14:textId="77777777" w:rsidR="00E92AAE" w:rsidRPr="00543B05" w:rsidRDefault="00E92AAE" w:rsidP="006E0833">
      <w:pPr>
        <w:spacing w:after="200"/>
        <w:rPr>
          <w:rFonts w:eastAsia="Calibri"/>
          <w:b/>
          <w:bCs/>
          <w:iCs/>
          <w:kern w:val="0"/>
          <w:sz w:val="24"/>
          <w:szCs w:val="18"/>
          <w14:ligatures w14:val="none"/>
        </w:rPr>
      </w:pPr>
    </w:p>
    <w:p w14:paraId="2F028335" w14:textId="42477014" w:rsidR="006E0833" w:rsidRPr="006E0833" w:rsidRDefault="006E0833" w:rsidP="006E0833">
      <w:pPr>
        <w:spacing w:after="200"/>
        <w:rPr>
          <w:rFonts w:eastAsia="Calibri"/>
          <w:iCs/>
          <w:kern w:val="0"/>
          <w:sz w:val="24"/>
          <w:szCs w:val="18"/>
          <w14:ligatures w14:val="none"/>
        </w:rPr>
      </w:pPr>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Means (± standard errors) of the response variables for ground beetle biodiversity.</w:t>
      </w:r>
      <w:bookmarkEnd w:id="59"/>
      <w:r w:rsidR="002E5959">
        <w:rPr>
          <w:rFonts w:eastAsia="Calibri"/>
          <w:iCs/>
          <w:kern w:val="0"/>
          <w:sz w:val="24"/>
          <w:szCs w:val="18"/>
          <w14:ligatures w14:val="none"/>
        </w:rPr>
        <w:t xml:space="preserve"> </w:t>
      </w:r>
      <w:r w:rsidR="00CD25C5">
        <w:rPr>
          <w:rFonts w:eastAsia="Calibri"/>
          <w:iCs/>
          <w:kern w:val="0"/>
          <w:sz w:val="24"/>
          <w:szCs w:val="18"/>
          <w14:ligatures w14:val="none"/>
        </w:rPr>
        <w:t>The column</w:t>
      </w:r>
      <w:r w:rsidR="0064092F">
        <w:rPr>
          <w:rFonts w:eastAsia="Calibri"/>
          <w:iCs/>
          <w:kern w:val="0"/>
          <w:sz w:val="24"/>
          <w:szCs w:val="18"/>
          <w14:ligatures w14:val="none"/>
        </w:rPr>
        <w:t>s</w:t>
      </w:r>
      <w:r w:rsidR="00CD25C5">
        <w:rPr>
          <w:rFonts w:eastAsia="Calibri"/>
          <w:iCs/>
          <w:kern w:val="0"/>
          <w:sz w:val="24"/>
          <w:szCs w:val="18"/>
          <w14:ligatures w14:val="none"/>
        </w:rPr>
        <w:t xml:space="preserve"> list the response variable, </w:t>
      </w:r>
      <w:r w:rsidR="0064092F">
        <w:rPr>
          <w:rFonts w:eastAsia="Calibri"/>
          <w:iCs/>
          <w:kern w:val="0"/>
          <w:sz w:val="24"/>
          <w:szCs w:val="18"/>
          <w14:ligatures w14:val="none"/>
        </w:rPr>
        <w:t>followed by</w:t>
      </w:r>
      <w:r w:rsidR="00CD25C5">
        <w:rPr>
          <w:rFonts w:eastAsia="Calibri"/>
          <w:iCs/>
          <w:kern w:val="0"/>
          <w:sz w:val="24"/>
          <w:szCs w:val="18"/>
          <w14:ligatures w14:val="none"/>
        </w:rPr>
        <w:t xml:space="preserve"> the unit, then </w:t>
      </w:r>
      <w:r w:rsidR="000666FB">
        <w:rPr>
          <w:rFonts w:eastAsia="Calibri"/>
          <w:iCs/>
          <w:kern w:val="0"/>
          <w:sz w:val="24"/>
          <w:szCs w:val="18"/>
          <w14:ligatures w14:val="none"/>
        </w:rPr>
        <w:t>the year</w:t>
      </w:r>
      <w:r w:rsidR="00CD25C5">
        <w:rPr>
          <w:rFonts w:eastAsia="Calibri"/>
          <w:iCs/>
          <w:kern w:val="0"/>
          <w:sz w:val="24"/>
          <w:szCs w:val="18"/>
          <w14:ligatures w14:val="none"/>
        </w:rPr>
        <w:t xml:space="preserve">, and </w:t>
      </w:r>
      <w:r w:rsidR="008612FF">
        <w:rPr>
          <w:rFonts w:eastAsia="Calibri"/>
          <w:iCs/>
          <w:kern w:val="0"/>
          <w:sz w:val="24"/>
          <w:szCs w:val="18"/>
          <w14:ligatures w14:val="none"/>
        </w:rPr>
        <w:t>then there are columns for the group means for windthrow</w:t>
      </w:r>
      <w:r w:rsidR="000666FB">
        <w:rPr>
          <w:rFonts w:eastAsia="Calibri"/>
          <w:iCs/>
          <w:kern w:val="0"/>
          <w:sz w:val="24"/>
          <w:szCs w:val="18"/>
          <w14:ligatures w14:val="none"/>
        </w:rPr>
        <w:t>, salvaged, and forest.</w:t>
      </w: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5C015A4B" w14:textId="77777777" w:rsidTr="00A3077D">
        <w:trPr>
          <w:trHeight w:val="290"/>
        </w:trPr>
        <w:tc>
          <w:tcPr>
            <w:tcW w:w="2568" w:type="dxa"/>
            <w:tcBorders>
              <w:top w:val="single" w:sz="4" w:space="0" w:color="auto"/>
              <w:bottom w:val="single" w:sz="4" w:space="0" w:color="auto"/>
            </w:tcBorders>
            <w:noWrap/>
            <w:hideMark/>
          </w:tcPr>
          <w:p w14:paraId="0E7050CA"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05D80245"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4ADBBC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6AED873A"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3569B6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337A05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6B3EB8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hideMark/>
          </w:tcPr>
          <w:p w14:paraId="6048982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279B55B4" w14:textId="77777777" w:rsidTr="00A3077D">
        <w:trPr>
          <w:trHeight w:val="290"/>
        </w:trPr>
        <w:tc>
          <w:tcPr>
            <w:tcW w:w="2568" w:type="dxa"/>
            <w:tcBorders>
              <w:top w:val="single" w:sz="4" w:space="0" w:color="auto"/>
            </w:tcBorders>
            <w:noWrap/>
          </w:tcPr>
          <w:p w14:paraId="3AF1D8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Sample size</w:t>
            </w:r>
          </w:p>
        </w:tc>
        <w:tc>
          <w:tcPr>
            <w:tcW w:w="651" w:type="dxa"/>
            <w:tcBorders>
              <w:top w:val="single" w:sz="4" w:space="0" w:color="auto"/>
            </w:tcBorders>
          </w:tcPr>
          <w:p w14:paraId="6B096826"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2ED78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Plots</w:t>
            </w:r>
          </w:p>
        </w:tc>
        <w:tc>
          <w:tcPr>
            <w:tcW w:w="426" w:type="dxa"/>
            <w:tcBorders>
              <w:top w:val="single" w:sz="4" w:space="0" w:color="auto"/>
            </w:tcBorders>
          </w:tcPr>
          <w:p w14:paraId="4B3D92BF"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14338A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1843AD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Borders>
              <w:top w:val="single" w:sz="4" w:space="0" w:color="auto"/>
            </w:tcBorders>
          </w:tcPr>
          <w:p w14:paraId="77760B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tcBorders>
              <w:top w:val="single" w:sz="4" w:space="0" w:color="auto"/>
            </w:tcBorders>
            <w:noWrap/>
          </w:tcPr>
          <w:p w14:paraId="06A29E3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62861C9E" w14:textId="77777777" w:rsidTr="00A3077D">
        <w:trPr>
          <w:trHeight w:val="290"/>
        </w:trPr>
        <w:tc>
          <w:tcPr>
            <w:tcW w:w="2568" w:type="dxa"/>
            <w:noWrap/>
          </w:tcPr>
          <w:p w14:paraId="0D33B20F" w14:textId="77777777" w:rsidR="006E0833" w:rsidRPr="006E0833" w:rsidRDefault="006E0833" w:rsidP="006E0833">
            <w:pPr>
              <w:rPr>
                <w:rFonts w:ascii="Times New Roman" w:eastAsia="Calibri" w:hAnsi="Times New Roman"/>
              </w:rPr>
            </w:pPr>
          </w:p>
        </w:tc>
        <w:tc>
          <w:tcPr>
            <w:tcW w:w="651" w:type="dxa"/>
          </w:tcPr>
          <w:p w14:paraId="1342B0DC" w14:textId="77777777" w:rsidR="006E0833" w:rsidRPr="006E0833" w:rsidRDefault="006E0833" w:rsidP="006E0833">
            <w:pPr>
              <w:rPr>
                <w:rFonts w:ascii="Times New Roman" w:eastAsia="Calibri" w:hAnsi="Times New Roman"/>
              </w:rPr>
            </w:pPr>
          </w:p>
        </w:tc>
        <w:tc>
          <w:tcPr>
            <w:tcW w:w="3018" w:type="dxa"/>
          </w:tcPr>
          <w:p w14:paraId="00879F5F" w14:textId="77777777" w:rsidR="006E0833" w:rsidRPr="006E0833" w:rsidRDefault="006E0833" w:rsidP="006E0833">
            <w:pPr>
              <w:rPr>
                <w:rFonts w:ascii="Times New Roman" w:eastAsia="Calibri" w:hAnsi="Times New Roman"/>
              </w:rPr>
            </w:pPr>
          </w:p>
        </w:tc>
        <w:tc>
          <w:tcPr>
            <w:tcW w:w="426" w:type="dxa"/>
          </w:tcPr>
          <w:p w14:paraId="6DF9C2DF" w14:textId="77777777" w:rsidR="006E0833" w:rsidRPr="006E0833" w:rsidRDefault="006E0833" w:rsidP="006E0833">
            <w:pPr>
              <w:rPr>
                <w:rFonts w:ascii="Times New Roman" w:eastAsia="Calibri" w:hAnsi="Times New Roman"/>
              </w:rPr>
            </w:pPr>
          </w:p>
        </w:tc>
        <w:tc>
          <w:tcPr>
            <w:tcW w:w="1417" w:type="dxa"/>
          </w:tcPr>
          <w:p w14:paraId="21B5CA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6199AE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Pr>
          <w:p w14:paraId="2F5779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noWrap/>
          </w:tcPr>
          <w:p w14:paraId="49E147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1377148C" w14:textId="77777777" w:rsidTr="00A3077D">
        <w:trPr>
          <w:trHeight w:val="290"/>
        </w:trPr>
        <w:tc>
          <w:tcPr>
            <w:tcW w:w="2568" w:type="dxa"/>
            <w:noWrap/>
          </w:tcPr>
          <w:p w14:paraId="4E04C286" w14:textId="77777777" w:rsidR="006E0833" w:rsidRPr="006E0833" w:rsidRDefault="006E0833" w:rsidP="006E0833">
            <w:pPr>
              <w:rPr>
                <w:rFonts w:ascii="Times New Roman" w:eastAsia="Calibri" w:hAnsi="Times New Roman"/>
              </w:rPr>
            </w:pPr>
          </w:p>
        </w:tc>
        <w:tc>
          <w:tcPr>
            <w:tcW w:w="651" w:type="dxa"/>
          </w:tcPr>
          <w:p w14:paraId="27A76274" w14:textId="77777777" w:rsidR="006E0833" w:rsidRPr="006E0833" w:rsidRDefault="006E0833" w:rsidP="006E0833">
            <w:pPr>
              <w:rPr>
                <w:rFonts w:ascii="Times New Roman" w:eastAsia="Calibri" w:hAnsi="Times New Roman"/>
              </w:rPr>
            </w:pPr>
          </w:p>
        </w:tc>
        <w:tc>
          <w:tcPr>
            <w:tcW w:w="3018" w:type="dxa"/>
          </w:tcPr>
          <w:p w14:paraId="5B78B276" w14:textId="77777777" w:rsidR="006E0833" w:rsidRPr="006E0833" w:rsidRDefault="006E0833" w:rsidP="006E0833">
            <w:pPr>
              <w:rPr>
                <w:rFonts w:ascii="Times New Roman" w:eastAsia="Calibri" w:hAnsi="Times New Roman"/>
              </w:rPr>
            </w:pPr>
          </w:p>
        </w:tc>
        <w:tc>
          <w:tcPr>
            <w:tcW w:w="426" w:type="dxa"/>
          </w:tcPr>
          <w:p w14:paraId="40634D28" w14:textId="77777777" w:rsidR="006E0833" w:rsidRPr="006E0833" w:rsidRDefault="006E0833" w:rsidP="006E0833">
            <w:pPr>
              <w:rPr>
                <w:rFonts w:ascii="Times New Roman" w:eastAsia="Calibri" w:hAnsi="Times New Roman"/>
              </w:rPr>
            </w:pPr>
          </w:p>
        </w:tc>
        <w:tc>
          <w:tcPr>
            <w:tcW w:w="1417" w:type="dxa"/>
          </w:tcPr>
          <w:p w14:paraId="3C93CDC6" w14:textId="77777777" w:rsidR="006E0833" w:rsidRPr="006E0833" w:rsidRDefault="006E0833" w:rsidP="006E0833">
            <w:pPr>
              <w:rPr>
                <w:rFonts w:ascii="Times New Roman" w:eastAsia="Calibri" w:hAnsi="Times New Roman"/>
              </w:rPr>
            </w:pPr>
          </w:p>
        </w:tc>
        <w:tc>
          <w:tcPr>
            <w:tcW w:w="1701" w:type="dxa"/>
          </w:tcPr>
          <w:p w14:paraId="0D4A0165" w14:textId="77777777" w:rsidR="006E0833" w:rsidRPr="006E0833" w:rsidRDefault="006E0833" w:rsidP="006E0833">
            <w:pPr>
              <w:rPr>
                <w:rFonts w:ascii="Times New Roman" w:eastAsia="Calibri" w:hAnsi="Times New Roman"/>
              </w:rPr>
            </w:pPr>
          </w:p>
        </w:tc>
        <w:tc>
          <w:tcPr>
            <w:tcW w:w="1843" w:type="dxa"/>
          </w:tcPr>
          <w:p w14:paraId="6B2438B6" w14:textId="77777777" w:rsidR="006E0833" w:rsidRPr="006E0833" w:rsidRDefault="006E0833" w:rsidP="006E0833">
            <w:pPr>
              <w:rPr>
                <w:rFonts w:ascii="Times New Roman" w:eastAsia="Calibri" w:hAnsi="Times New Roman"/>
              </w:rPr>
            </w:pPr>
          </w:p>
        </w:tc>
        <w:tc>
          <w:tcPr>
            <w:tcW w:w="1559" w:type="dxa"/>
            <w:noWrap/>
          </w:tcPr>
          <w:p w14:paraId="67A080B9" w14:textId="77777777" w:rsidR="006E0833" w:rsidRPr="006E0833" w:rsidRDefault="006E0833" w:rsidP="006E0833">
            <w:pPr>
              <w:rPr>
                <w:rFonts w:ascii="Times New Roman" w:eastAsia="Calibri" w:hAnsi="Times New Roman"/>
              </w:rPr>
            </w:pPr>
          </w:p>
        </w:tc>
      </w:tr>
      <w:tr w:rsidR="006E0833" w:rsidRPr="006E0833" w14:paraId="6B20C557" w14:textId="77777777" w:rsidTr="00A3077D">
        <w:trPr>
          <w:trHeight w:val="290"/>
        </w:trPr>
        <w:tc>
          <w:tcPr>
            <w:tcW w:w="2568" w:type="dxa"/>
            <w:noWrap/>
            <w:hideMark/>
          </w:tcPr>
          <w:p w14:paraId="5A5C02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w:t>
            </w:r>
          </w:p>
        </w:tc>
        <w:tc>
          <w:tcPr>
            <w:tcW w:w="651" w:type="dxa"/>
          </w:tcPr>
          <w:p w14:paraId="16D6A31D" w14:textId="77777777" w:rsidR="006E0833" w:rsidRPr="006E0833" w:rsidRDefault="006E0833" w:rsidP="006E0833">
            <w:pPr>
              <w:rPr>
                <w:rFonts w:ascii="Times New Roman" w:eastAsia="Calibri" w:hAnsi="Times New Roman"/>
              </w:rPr>
            </w:pPr>
          </w:p>
        </w:tc>
        <w:tc>
          <w:tcPr>
            <w:tcW w:w="3018" w:type="dxa"/>
          </w:tcPr>
          <w:p w14:paraId="433C3E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94582DF" w14:textId="77777777" w:rsidR="006E0833" w:rsidRPr="006E0833" w:rsidRDefault="006E0833" w:rsidP="006E0833">
            <w:pPr>
              <w:rPr>
                <w:rFonts w:ascii="Times New Roman" w:eastAsia="Calibri" w:hAnsi="Times New Roman"/>
              </w:rPr>
            </w:pPr>
          </w:p>
        </w:tc>
        <w:tc>
          <w:tcPr>
            <w:tcW w:w="1417" w:type="dxa"/>
          </w:tcPr>
          <w:p w14:paraId="7ABAA1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4C8A7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26.8 ± 7.5</w:t>
            </w:r>
          </w:p>
        </w:tc>
        <w:tc>
          <w:tcPr>
            <w:tcW w:w="1843" w:type="dxa"/>
          </w:tcPr>
          <w:p w14:paraId="00D4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82.2 ± 24.3</w:t>
            </w:r>
          </w:p>
        </w:tc>
        <w:tc>
          <w:tcPr>
            <w:tcW w:w="1559" w:type="dxa"/>
            <w:noWrap/>
            <w:hideMark/>
          </w:tcPr>
          <w:p w14:paraId="7AFD86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26.6 ± 5.4</w:t>
            </w:r>
          </w:p>
        </w:tc>
      </w:tr>
      <w:tr w:rsidR="006E0833" w:rsidRPr="006E0833" w14:paraId="637094C8" w14:textId="77777777" w:rsidTr="00A3077D">
        <w:trPr>
          <w:trHeight w:val="290"/>
        </w:trPr>
        <w:tc>
          <w:tcPr>
            <w:tcW w:w="2568" w:type="dxa"/>
            <w:noWrap/>
          </w:tcPr>
          <w:p w14:paraId="633F7D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abundance</w:t>
            </w:r>
          </w:p>
        </w:tc>
        <w:tc>
          <w:tcPr>
            <w:tcW w:w="651" w:type="dxa"/>
          </w:tcPr>
          <w:p w14:paraId="15BBFBA5" w14:textId="77777777" w:rsidR="006E0833" w:rsidRPr="006E0833" w:rsidRDefault="006E0833" w:rsidP="006E0833">
            <w:pPr>
              <w:rPr>
                <w:rFonts w:ascii="Times New Roman" w:eastAsia="Calibri" w:hAnsi="Times New Roman"/>
              </w:rPr>
            </w:pPr>
          </w:p>
        </w:tc>
        <w:tc>
          <w:tcPr>
            <w:tcW w:w="3018" w:type="dxa"/>
          </w:tcPr>
          <w:p w14:paraId="67B1A721" w14:textId="77777777" w:rsidR="006E0833" w:rsidRPr="006E0833" w:rsidRDefault="006E0833" w:rsidP="006E0833">
            <w:pPr>
              <w:rPr>
                <w:rFonts w:ascii="Times New Roman" w:eastAsia="Calibri" w:hAnsi="Times New Roman"/>
              </w:rPr>
            </w:pPr>
          </w:p>
        </w:tc>
        <w:tc>
          <w:tcPr>
            <w:tcW w:w="426" w:type="dxa"/>
          </w:tcPr>
          <w:p w14:paraId="2565940D" w14:textId="77777777" w:rsidR="006E0833" w:rsidRPr="006E0833" w:rsidRDefault="006E0833" w:rsidP="006E0833">
            <w:pPr>
              <w:rPr>
                <w:rFonts w:ascii="Times New Roman" w:eastAsia="Calibri" w:hAnsi="Times New Roman"/>
              </w:rPr>
            </w:pPr>
          </w:p>
        </w:tc>
        <w:tc>
          <w:tcPr>
            <w:tcW w:w="1417" w:type="dxa"/>
          </w:tcPr>
          <w:p w14:paraId="44ED82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6AAAE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29.2 ± 4.6</w:t>
            </w:r>
          </w:p>
        </w:tc>
        <w:tc>
          <w:tcPr>
            <w:tcW w:w="1843" w:type="dxa"/>
          </w:tcPr>
          <w:p w14:paraId="3CFC5C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30.3 ± 8.4</w:t>
            </w:r>
          </w:p>
        </w:tc>
        <w:tc>
          <w:tcPr>
            <w:tcW w:w="1559" w:type="dxa"/>
            <w:noWrap/>
          </w:tcPr>
          <w:p w14:paraId="3881B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22.9 ± 3.3</w:t>
            </w:r>
          </w:p>
        </w:tc>
      </w:tr>
      <w:tr w:rsidR="006E0833" w:rsidRPr="006E0833" w14:paraId="3F3B760F" w14:textId="77777777" w:rsidTr="00A3077D">
        <w:trPr>
          <w:trHeight w:val="290"/>
        </w:trPr>
        <w:tc>
          <w:tcPr>
            <w:tcW w:w="2568" w:type="dxa"/>
            <w:noWrap/>
          </w:tcPr>
          <w:p w14:paraId="71089F2F" w14:textId="77777777" w:rsidR="006E0833" w:rsidRPr="006E0833" w:rsidRDefault="006E0833" w:rsidP="006E0833">
            <w:pPr>
              <w:rPr>
                <w:rFonts w:ascii="Times New Roman" w:eastAsia="Calibri" w:hAnsi="Times New Roman"/>
              </w:rPr>
            </w:pPr>
          </w:p>
        </w:tc>
        <w:tc>
          <w:tcPr>
            <w:tcW w:w="651" w:type="dxa"/>
          </w:tcPr>
          <w:p w14:paraId="72CFC8CE" w14:textId="77777777" w:rsidR="006E0833" w:rsidRPr="006E0833" w:rsidRDefault="006E0833" w:rsidP="006E0833">
            <w:pPr>
              <w:rPr>
                <w:rFonts w:ascii="Times New Roman" w:eastAsia="Calibri" w:hAnsi="Times New Roman"/>
              </w:rPr>
            </w:pPr>
          </w:p>
        </w:tc>
        <w:tc>
          <w:tcPr>
            <w:tcW w:w="3018" w:type="dxa"/>
          </w:tcPr>
          <w:p w14:paraId="2857750F" w14:textId="77777777" w:rsidR="006E0833" w:rsidRPr="006E0833" w:rsidRDefault="006E0833" w:rsidP="006E0833">
            <w:pPr>
              <w:rPr>
                <w:rFonts w:ascii="Times New Roman" w:eastAsia="Calibri" w:hAnsi="Times New Roman"/>
              </w:rPr>
            </w:pPr>
          </w:p>
        </w:tc>
        <w:tc>
          <w:tcPr>
            <w:tcW w:w="426" w:type="dxa"/>
          </w:tcPr>
          <w:p w14:paraId="3E327B6B" w14:textId="77777777" w:rsidR="006E0833" w:rsidRPr="006E0833" w:rsidRDefault="006E0833" w:rsidP="006E0833">
            <w:pPr>
              <w:rPr>
                <w:rFonts w:ascii="Times New Roman" w:eastAsia="Calibri" w:hAnsi="Times New Roman"/>
              </w:rPr>
            </w:pPr>
          </w:p>
        </w:tc>
        <w:tc>
          <w:tcPr>
            <w:tcW w:w="1417" w:type="dxa"/>
          </w:tcPr>
          <w:p w14:paraId="31B58FD7" w14:textId="77777777" w:rsidR="006E0833" w:rsidRPr="006E0833" w:rsidRDefault="006E0833" w:rsidP="006E0833">
            <w:pPr>
              <w:rPr>
                <w:rFonts w:ascii="Times New Roman" w:eastAsia="Calibri" w:hAnsi="Times New Roman"/>
              </w:rPr>
            </w:pPr>
          </w:p>
        </w:tc>
        <w:tc>
          <w:tcPr>
            <w:tcW w:w="1701" w:type="dxa"/>
          </w:tcPr>
          <w:p w14:paraId="1D5BE806" w14:textId="77777777" w:rsidR="006E0833" w:rsidRPr="006E0833" w:rsidRDefault="006E0833" w:rsidP="006E0833">
            <w:pPr>
              <w:rPr>
                <w:rFonts w:ascii="Times New Roman" w:eastAsia="Calibri" w:hAnsi="Times New Roman"/>
              </w:rPr>
            </w:pPr>
          </w:p>
        </w:tc>
        <w:tc>
          <w:tcPr>
            <w:tcW w:w="1843" w:type="dxa"/>
          </w:tcPr>
          <w:p w14:paraId="69E0FB81" w14:textId="77777777" w:rsidR="006E0833" w:rsidRPr="006E0833" w:rsidRDefault="006E0833" w:rsidP="006E0833">
            <w:pPr>
              <w:rPr>
                <w:rFonts w:ascii="Times New Roman" w:eastAsia="Calibri" w:hAnsi="Times New Roman"/>
              </w:rPr>
            </w:pPr>
          </w:p>
        </w:tc>
        <w:tc>
          <w:tcPr>
            <w:tcW w:w="1559" w:type="dxa"/>
            <w:noWrap/>
          </w:tcPr>
          <w:p w14:paraId="771D6F15" w14:textId="77777777" w:rsidR="006E0833" w:rsidRPr="006E0833" w:rsidRDefault="006E0833" w:rsidP="006E0833">
            <w:pPr>
              <w:rPr>
                <w:rFonts w:ascii="Times New Roman" w:eastAsia="Calibri" w:hAnsi="Times New Roman"/>
              </w:rPr>
            </w:pPr>
          </w:p>
        </w:tc>
      </w:tr>
      <w:tr w:rsidR="006E0833" w:rsidRPr="006E0833" w14:paraId="1DC5EA8F" w14:textId="77777777" w:rsidTr="00A3077D">
        <w:trPr>
          <w:trHeight w:val="290"/>
        </w:trPr>
        <w:tc>
          <w:tcPr>
            <w:tcW w:w="2568" w:type="dxa"/>
            <w:noWrap/>
            <w:hideMark/>
          </w:tcPr>
          <w:p w14:paraId="672CF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437F1EE6" w14:textId="77777777" w:rsidR="006E0833" w:rsidRPr="006E0833" w:rsidRDefault="006E0833" w:rsidP="006E0833">
            <w:pPr>
              <w:rPr>
                <w:rFonts w:ascii="Times New Roman" w:eastAsia="Calibri" w:hAnsi="Times New Roman"/>
              </w:rPr>
            </w:pPr>
          </w:p>
        </w:tc>
        <w:tc>
          <w:tcPr>
            <w:tcW w:w="3018" w:type="dxa"/>
          </w:tcPr>
          <w:p w14:paraId="7ED13C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3BF92758" w14:textId="77777777" w:rsidR="006E0833" w:rsidRPr="006E0833" w:rsidRDefault="006E0833" w:rsidP="006E0833">
            <w:pPr>
              <w:rPr>
                <w:rFonts w:ascii="Times New Roman" w:eastAsia="Calibri" w:hAnsi="Times New Roman"/>
              </w:rPr>
            </w:pPr>
          </w:p>
        </w:tc>
        <w:tc>
          <w:tcPr>
            <w:tcW w:w="1417" w:type="dxa"/>
          </w:tcPr>
          <w:p w14:paraId="6067416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444A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088054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0.90 ± 0.32</w:t>
            </w:r>
          </w:p>
        </w:tc>
        <w:tc>
          <w:tcPr>
            <w:tcW w:w="1559" w:type="dxa"/>
            <w:noWrap/>
            <w:hideMark/>
          </w:tcPr>
          <w:p w14:paraId="3E249D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r>
      <w:tr w:rsidR="006E0833" w:rsidRPr="006E0833" w14:paraId="31C8ED8B" w14:textId="77777777" w:rsidTr="00A3077D">
        <w:trPr>
          <w:trHeight w:val="290"/>
        </w:trPr>
        <w:tc>
          <w:tcPr>
            <w:tcW w:w="2568" w:type="dxa"/>
            <w:noWrap/>
          </w:tcPr>
          <w:p w14:paraId="4CC42E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open-habitat species</w:t>
            </w:r>
          </w:p>
        </w:tc>
        <w:tc>
          <w:tcPr>
            <w:tcW w:w="651" w:type="dxa"/>
          </w:tcPr>
          <w:p w14:paraId="1D44CA9D" w14:textId="77777777" w:rsidR="006E0833" w:rsidRPr="006E0833" w:rsidRDefault="006E0833" w:rsidP="006E0833">
            <w:pPr>
              <w:rPr>
                <w:rFonts w:ascii="Times New Roman" w:eastAsia="Calibri" w:hAnsi="Times New Roman"/>
              </w:rPr>
            </w:pPr>
          </w:p>
        </w:tc>
        <w:tc>
          <w:tcPr>
            <w:tcW w:w="3018" w:type="dxa"/>
          </w:tcPr>
          <w:p w14:paraId="731DB5D5" w14:textId="77777777" w:rsidR="006E0833" w:rsidRPr="006E0833" w:rsidRDefault="006E0833" w:rsidP="006E0833">
            <w:pPr>
              <w:rPr>
                <w:rFonts w:ascii="Times New Roman" w:eastAsia="Calibri" w:hAnsi="Times New Roman"/>
              </w:rPr>
            </w:pPr>
          </w:p>
        </w:tc>
        <w:tc>
          <w:tcPr>
            <w:tcW w:w="426" w:type="dxa"/>
          </w:tcPr>
          <w:p w14:paraId="55D5B38C" w14:textId="77777777" w:rsidR="006E0833" w:rsidRPr="006E0833" w:rsidRDefault="006E0833" w:rsidP="006E0833">
            <w:pPr>
              <w:rPr>
                <w:rFonts w:ascii="Times New Roman" w:eastAsia="Calibri" w:hAnsi="Times New Roman"/>
              </w:rPr>
            </w:pPr>
          </w:p>
        </w:tc>
        <w:tc>
          <w:tcPr>
            <w:tcW w:w="1417" w:type="dxa"/>
          </w:tcPr>
          <w:p w14:paraId="0255F5C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36C286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5FB6255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0.67 ± 0.67</w:t>
            </w:r>
          </w:p>
        </w:tc>
        <w:tc>
          <w:tcPr>
            <w:tcW w:w="1559" w:type="dxa"/>
            <w:noWrap/>
          </w:tcPr>
          <w:p w14:paraId="69C47BA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0.23 ± 0.15</w:t>
            </w:r>
          </w:p>
        </w:tc>
      </w:tr>
      <w:tr w:rsidR="006E0833" w:rsidRPr="006E0833" w14:paraId="1ADEFFCC" w14:textId="77777777" w:rsidTr="00A3077D">
        <w:trPr>
          <w:trHeight w:val="290"/>
        </w:trPr>
        <w:tc>
          <w:tcPr>
            <w:tcW w:w="2568" w:type="dxa"/>
            <w:noWrap/>
          </w:tcPr>
          <w:p w14:paraId="044DBD99" w14:textId="77777777" w:rsidR="006E0833" w:rsidRPr="006E0833" w:rsidRDefault="006E0833" w:rsidP="006E0833">
            <w:pPr>
              <w:rPr>
                <w:rFonts w:ascii="Times New Roman" w:eastAsia="Calibri" w:hAnsi="Times New Roman"/>
              </w:rPr>
            </w:pPr>
          </w:p>
        </w:tc>
        <w:tc>
          <w:tcPr>
            <w:tcW w:w="651" w:type="dxa"/>
          </w:tcPr>
          <w:p w14:paraId="356F50BA" w14:textId="77777777" w:rsidR="006E0833" w:rsidRPr="006E0833" w:rsidRDefault="006E0833" w:rsidP="006E0833">
            <w:pPr>
              <w:rPr>
                <w:rFonts w:ascii="Times New Roman" w:eastAsia="Calibri" w:hAnsi="Times New Roman"/>
              </w:rPr>
            </w:pPr>
          </w:p>
        </w:tc>
        <w:tc>
          <w:tcPr>
            <w:tcW w:w="3018" w:type="dxa"/>
          </w:tcPr>
          <w:p w14:paraId="0A78C79D" w14:textId="77777777" w:rsidR="006E0833" w:rsidRPr="006E0833" w:rsidRDefault="006E0833" w:rsidP="006E0833">
            <w:pPr>
              <w:rPr>
                <w:rFonts w:ascii="Times New Roman" w:eastAsia="Calibri" w:hAnsi="Times New Roman"/>
              </w:rPr>
            </w:pPr>
          </w:p>
        </w:tc>
        <w:tc>
          <w:tcPr>
            <w:tcW w:w="426" w:type="dxa"/>
          </w:tcPr>
          <w:p w14:paraId="568E95EB" w14:textId="77777777" w:rsidR="006E0833" w:rsidRPr="006E0833" w:rsidRDefault="006E0833" w:rsidP="006E0833">
            <w:pPr>
              <w:rPr>
                <w:rFonts w:ascii="Times New Roman" w:eastAsia="Calibri" w:hAnsi="Times New Roman"/>
              </w:rPr>
            </w:pPr>
          </w:p>
        </w:tc>
        <w:tc>
          <w:tcPr>
            <w:tcW w:w="1417" w:type="dxa"/>
          </w:tcPr>
          <w:p w14:paraId="371A47F1" w14:textId="77777777" w:rsidR="006E0833" w:rsidRPr="006E0833" w:rsidRDefault="006E0833" w:rsidP="006E0833">
            <w:pPr>
              <w:rPr>
                <w:rFonts w:ascii="Times New Roman" w:eastAsia="Calibri" w:hAnsi="Times New Roman"/>
              </w:rPr>
            </w:pPr>
          </w:p>
        </w:tc>
        <w:tc>
          <w:tcPr>
            <w:tcW w:w="1701" w:type="dxa"/>
          </w:tcPr>
          <w:p w14:paraId="0646ADCA" w14:textId="77777777" w:rsidR="006E0833" w:rsidRPr="006E0833" w:rsidRDefault="006E0833" w:rsidP="006E0833">
            <w:pPr>
              <w:rPr>
                <w:rFonts w:ascii="Times New Roman" w:eastAsia="Calibri" w:hAnsi="Times New Roman"/>
              </w:rPr>
            </w:pPr>
          </w:p>
        </w:tc>
        <w:tc>
          <w:tcPr>
            <w:tcW w:w="1843" w:type="dxa"/>
          </w:tcPr>
          <w:p w14:paraId="6085CB90" w14:textId="77777777" w:rsidR="006E0833" w:rsidRPr="006E0833" w:rsidRDefault="006E0833" w:rsidP="006E0833">
            <w:pPr>
              <w:rPr>
                <w:rFonts w:ascii="Times New Roman" w:eastAsia="Calibri" w:hAnsi="Times New Roman"/>
              </w:rPr>
            </w:pPr>
          </w:p>
        </w:tc>
        <w:tc>
          <w:tcPr>
            <w:tcW w:w="1559" w:type="dxa"/>
            <w:noWrap/>
          </w:tcPr>
          <w:p w14:paraId="07DF4176" w14:textId="77777777" w:rsidR="006E0833" w:rsidRPr="006E0833" w:rsidRDefault="006E0833" w:rsidP="006E0833">
            <w:pPr>
              <w:rPr>
                <w:rFonts w:ascii="Times New Roman" w:eastAsia="Calibri" w:hAnsi="Times New Roman"/>
              </w:rPr>
            </w:pPr>
          </w:p>
        </w:tc>
      </w:tr>
      <w:tr w:rsidR="006E0833" w:rsidRPr="006E0833" w14:paraId="19A0CDCE" w14:textId="77777777" w:rsidTr="00A3077D">
        <w:trPr>
          <w:trHeight w:val="290"/>
        </w:trPr>
        <w:tc>
          <w:tcPr>
            <w:tcW w:w="2568" w:type="dxa"/>
            <w:noWrap/>
            <w:hideMark/>
          </w:tcPr>
          <w:p w14:paraId="7807E3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1BD7C4F" w14:textId="77777777" w:rsidR="006E0833" w:rsidRPr="006E0833" w:rsidRDefault="006E0833" w:rsidP="006E0833">
            <w:pPr>
              <w:rPr>
                <w:rFonts w:ascii="Times New Roman" w:eastAsia="Calibri" w:hAnsi="Times New Roman"/>
              </w:rPr>
            </w:pPr>
          </w:p>
        </w:tc>
        <w:tc>
          <w:tcPr>
            <w:tcW w:w="3018" w:type="dxa"/>
          </w:tcPr>
          <w:p w14:paraId="3D56D9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47E719A0" w14:textId="77777777" w:rsidR="006E0833" w:rsidRPr="006E0833" w:rsidRDefault="006E0833" w:rsidP="006E0833">
            <w:pPr>
              <w:rPr>
                <w:rFonts w:ascii="Times New Roman" w:eastAsia="Calibri" w:hAnsi="Times New Roman"/>
              </w:rPr>
            </w:pPr>
          </w:p>
        </w:tc>
        <w:tc>
          <w:tcPr>
            <w:tcW w:w="1417" w:type="dxa"/>
          </w:tcPr>
          <w:p w14:paraId="07CEF4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99248F8"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12.4 ± 3.6</w:t>
            </w:r>
          </w:p>
        </w:tc>
        <w:tc>
          <w:tcPr>
            <w:tcW w:w="1843" w:type="dxa"/>
          </w:tcPr>
          <w:p w14:paraId="6C062C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44.2 ± 15.4</w:t>
            </w:r>
          </w:p>
        </w:tc>
        <w:tc>
          <w:tcPr>
            <w:tcW w:w="1559" w:type="dxa"/>
            <w:noWrap/>
            <w:hideMark/>
          </w:tcPr>
          <w:p w14:paraId="43E740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12.7 ± 3.1</w:t>
            </w:r>
          </w:p>
        </w:tc>
      </w:tr>
      <w:tr w:rsidR="006E0833" w:rsidRPr="006E0833" w14:paraId="23B53463" w14:textId="77777777" w:rsidTr="00A3077D">
        <w:trPr>
          <w:trHeight w:val="290"/>
        </w:trPr>
        <w:tc>
          <w:tcPr>
            <w:tcW w:w="2568" w:type="dxa"/>
            <w:noWrap/>
          </w:tcPr>
          <w:p w14:paraId="490410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eurytopic species</w:t>
            </w:r>
          </w:p>
        </w:tc>
        <w:tc>
          <w:tcPr>
            <w:tcW w:w="651" w:type="dxa"/>
          </w:tcPr>
          <w:p w14:paraId="3BFEE48E" w14:textId="77777777" w:rsidR="006E0833" w:rsidRPr="006E0833" w:rsidRDefault="006E0833" w:rsidP="006E0833">
            <w:pPr>
              <w:rPr>
                <w:rFonts w:ascii="Times New Roman" w:eastAsia="Calibri" w:hAnsi="Times New Roman"/>
              </w:rPr>
            </w:pPr>
          </w:p>
        </w:tc>
        <w:tc>
          <w:tcPr>
            <w:tcW w:w="3018" w:type="dxa"/>
          </w:tcPr>
          <w:p w14:paraId="3C92DCED" w14:textId="77777777" w:rsidR="006E0833" w:rsidRPr="006E0833" w:rsidRDefault="006E0833" w:rsidP="006E0833">
            <w:pPr>
              <w:rPr>
                <w:rFonts w:ascii="Times New Roman" w:eastAsia="Calibri" w:hAnsi="Times New Roman"/>
              </w:rPr>
            </w:pPr>
          </w:p>
        </w:tc>
        <w:tc>
          <w:tcPr>
            <w:tcW w:w="426" w:type="dxa"/>
          </w:tcPr>
          <w:p w14:paraId="6932328F" w14:textId="77777777" w:rsidR="006E0833" w:rsidRPr="006E0833" w:rsidRDefault="006E0833" w:rsidP="006E0833">
            <w:pPr>
              <w:rPr>
                <w:rFonts w:ascii="Times New Roman" w:eastAsia="Calibri" w:hAnsi="Times New Roman"/>
              </w:rPr>
            </w:pPr>
          </w:p>
        </w:tc>
        <w:tc>
          <w:tcPr>
            <w:tcW w:w="1417" w:type="dxa"/>
          </w:tcPr>
          <w:p w14:paraId="45CA76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325BC6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15.5 ± 3.6</w:t>
            </w:r>
          </w:p>
        </w:tc>
        <w:tc>
          <w:tcPr>
            <w:tcW w:w="1843" w:type="dxa"/>
          </w:tcPr>
          <w:p w14:paraId="59BA6E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 ± 8.7</w:t>
            </w:r>
          </w:p>
        </w:tc>
        <w:tc>
          <w:tcPr>
            <w:tcW w:w="1559" w:type="dxa"/>
            <w:noWrap/>
          </w:tcPr>
          <w:p w14:paraId="601BC08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11.1 ± 1.4</w:t>
            </w:r>
          </w:p>
        </w:tc>
      </w:tr>
      <w:tr w:rsidR="006E0833" w:rsidRPr="006E0833" w14:paraId="277F54DB" w14:textId="77777777" w:rsidTr="00A3077D">
        <w:trPr>
          <w:trHeight w:val="290"/>
        </w:trPr>
        <w:tc>
          <w:tcPr>
            <w:tcW w:w="2568" w:type="dxa"/>
            <w:noWrap/>
          </w:tcPr>
          <w:p w14:paraId="79A788C9" w14:textId="77777777" w:rsidR="006E0833" w:rsidRPr="006E0833" w:rsidRDefault="006E0833" w:rsidP="006E0833">
            <w:pPr>
              <w:rPr>
                <w:rFonts w:ascii="Times New Roman" w:eastAsia="Calibri" w:hAnsi="Times New Roman"/>
              </w:rPr>
            </w:pPr>
          </w:p>
        </w:tc>
        <w:tc>
          <w:tcPr>
            <w:tcW w:w="651" w:type="dxa"/>
          </w:tcPr>
          <w:p w14:paraId="2B378A85" w14:textId="77777777" w:rsidR="006E0833" w:rsidRPr="006E0833" w:rsidRDefault="006E0833" w:rsidP="006E0833">
            <w:pPr>
              <w:rPr>
                <w:rFonts w:ascii="Times New Roman" w:eastAsia="Calibri" w:hAnsi="Times New Roman"/>
              </w:rPr>
            </w:pPr>
          </w:p>
        </w:tc>
        <w:tc>
          <w:tcPr>
            <w:tcW w:w="3018" w:type="dxa"/>
          </w:tcPr>
          <w:p w14:paraId="0CC9E1C4" w14:textId="77777777" w:rsidR="006E0833" w:rsidRPr="006E0833" w:rsidRDefault="006E0833" w:rsidP="006E0833">
            <w:pPr>
              <w:rPr>
                <w:rFonts w:ascii="Times New Roman" w:eastAsia="Calibri" w:hAnsi="Times New Roman"/>
              </w:rPr>
            </w:pPr>
          </w:p>
        </w:tc>
        <w:tc>
          <w:tcPr>
            <w:tcW w:w="426" w:type="dxa"/>
          </w:tcPr>
          <w:p w14:paraId="37E6E0B0" w14:textId="77777777" w:rsidR="006E0833" w:rsidRPr="006E0833" w:rsidRDefault="006E0833" w:rsidP="006E0833">
            <w:pPr>
              <w:rPr>
                <w:rFonts w:ascii="Times New Roman" w:eastAsia="Calibri" w:hAnsi="Times New Roman"/>
              </w:rPr>
            </w:pPr>
          </w:p>
        </w:tc>
        <w:tc>
          <w:tcPr>
            <w:tcW w:w="1417" w:type="dxa"/>
          </w:tcPr>
          <w:p w14:paraId="2F469A87" w14:textId="77777777" w:rsidR="006E0833" w:rsidRPr="006E0833" w:rsidRDefault="006E0833" w:rsidP="006E0833">
            <w:pPr>
              <w:rPr>
                <w:rFonts w:ascii="Times New Roman" w:eastAsia="Calibri" w:hAnsi="Times New Roman"/>
              </w:rPr>
            </w:pPr>
          </w:p>
        </w:tc>
        <w:tc>
          <w:tcPr>
            <w:tcW w:w="1701" w:type="dxa"/>
          </w:tcPr>
          <w:p w14:paraId="42A2F7AC" w14:textId="77777777" w:rsidR="006E0833" w:rsidRPr="006E0833" w:rsidRDefault="006E0833" w:rsidP="006E0833">
            <w:pPr>
              <w:rPr>
                <w:rFonts w:ascii="Times New Roman" w:eastAsia="Calibri" w:hAnsi="Times New Roman"/>
              </w:rPr>
            </w:pPr>
          </w:p>
        </w:tc>
        <w:tc>
          <w:tcPr>
            <w:tcW w:w="1843" w:type="dxa"/>
          </w:tcPr>
          <w:p w14:paraId="01045808" w14:textId="77777777" w:rsidR="006E0833" w:rsidRPr="006E0833" w:rsidRDefault="006E0833" w:rsidP="006E0833">
            <w:pPr>
              <w:rPr>
                <w:rFonts w:ascii="Times New Roman" w:eastAsia="Calibri" w:hAnsi="Times New Roman"/>
              </w:rPr>
            </w:pPr>
          </w:p>
        </w:tc>
        <w:tc>
          <w:tcPr>
            <w:tcW w:w="1559" w:type="dxa"/>
            <w:noWrap/>
          </w:tcPr>
          <w:p w14:paraId="1EB1D684" w14:textId="77777777" w:rsidR="006E0833" w:rsidRPr="006E0833" w:rsidRDefault="006E0833" w:rsidP="006E0833">
            <w:pPr>
              <w:rPr>
                <w:rFonts w:ascii="Times New Roman" w:eastAsia="Calibri" w:hAnsi="Times New Roman"/>
              </w:rPr>
            </w:pPr>
          </w:p>
        </w:tc>
      </w:tr>
      <w:tr w:rsidR="006E0833" w:rsidRPr="006E0833" w14:paraId="2DA5CFD6" w14:textId="77777777" w:rsidTr="00A3077D">
        <w:trPr>
          <w:trHeight w:val="290"/>
        </w:trPr>
        <w:tc>
          <w:tcPr>
            <w:tcW w:w="2568" w:type="dxa"/>
            <w:noWrap/>
            <w:hideMark/>
          </w:tcPr>
          <w:p w14:paraId="5AE71E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F957A5F" w14:textId="77777777" w:rsidR="006E0833" w:rsidRPr="006E0833" w:rsidRDefault="006E0833" w:rsidP="006E0833">
            <w:pPr>
              <w:rPr>
                <w:rFonts w:ascii="Times New Roman" w:eastAsia="Calibri" w:hAnsi="Times New Roman"/>
              </w:rPr>
            </w:pPr>
          </w:p>
        </w:tc>
        <w:tc>
          <w:tcPr>
            <w:tcW w:w="3018" w:type="dxa"/>
          </w:tcPr>
          <w:p w14:paraId="548473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844E39D" w14:textId="77777777" w:rsidR="006E0833" w:rsidRPr="006E0833" w:rsidRDefault="006E0833" w:rsidP="006E0833">
            <w:pPr>
              <w:rPr>
                <w:rFonts w:ascii="Times New Roman" w:eastAsia="Calibri" w:hAnsi="Times New Roman"/>
              </w:rPr>
            </w:pPr>
          </w:p>
        </w:tc>
        <w:tc>
          <w:tcPr>
            <w:tcW w:w="1417" w:type="dxa"/>
          </w:tcPr>
          <w:p w14:paraId="05DCE7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6B102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14.3 ± 4.2</w:t>
            </w:r>
          </w:p>
        </w:tc>
        <w:tc>
          <w:tcPr>
            <w:tcW w:w="1843" w:type="dxa"/>
          </w:tcPr>
          <w:p w14:paraId="4FC972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37.1 ± 14.3</w:t>
            </w:r>
          </w:p>
        </w:tc>
        <w:tc>
          <w:tcPr>
            <w:tcW w:w="1559" w:type="dxa"/>
            <w:noWrap/>
            <w:hideMark/>
          </w:tcPr>
          <w:p w14:paraId="7E37618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13.9 ± 2.8</w:t>
            </w:r>
          </w:p>
        </w:tc>
      </w:tr>
      <w:tr w:rsidR="006E0833" w:rsidRPr="006E0833" w14:paraId="3381FEFA" w14:textId="77777777" w:rsidTr="00A3077D">
        <w:trPr>
          <w:trHeight w:val="290"/>
        </w:trPr>
        <w:tc>
          <w:tcPr>
            <w:tcW w:w="2568" w:type="dxa"/>
            <w:noWrap/>
          </w:tcPr>
          <w:p w14:paraId="4D2323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forest-specialist species</w:t>
            </w:r>
          </w:p>
        </w:tc>
        <w:tc>
          <w:tcPr>
            <w:tcW w:w="651" w:type="dxa"/>
          </w:tcPr>
          <w:p w14:paraId="58110386" w14:textId="77777777" w:rsidR="006E0833" w:rsidRPr="006E0833" w:rsidRDefault="006E0833" w:rsidP="006E0833">
            <w:pPr>
              <w:rPr>
                <w:rFonts w:ascii="Times New Roman" w:eastAsia="Calibri" w:hAnsi="Times New Roman"/>
              </w:rPr>
            </w:pPr>
          </w:p>
        </w:tc>
        <w:tc>
          <w:tcPr>
            <w:tcW w:w="3018" w:type="dxa"/>
          </w:tcPr>
          <w:p w14:paraId="1FC109DE" w14:textId="77777777" w:rsidR="006E0833" w:rsidRPr="006E0833" w:rsidRDefault="006E0833" w:rsidP="006E0833">
            <w:pPr>
              <w:rPr>
                <w:rFonts w:ascii="Times New Roman" w:eastAsia="Calibri" w:hAnsi="Times New Roman"/>
              </w:rPr>
            </w:pPr>
          </w:p>
        </w:tc>
        <w:tc>
          <w:tcPr>
            <w:tcW w:w="426" w:type="dxa"/>
          </w:tcPr>
          <w:p w14:paraId="4BA4497D" w14:textId="77777777" w:rsidR="006E0833" w:rsidRPr="006E0833" w:rsidRDefault="006E0833" w:rsidP="006E0833">
            <w:pPr>
              <w:rPr>
                <w:rFonts w:ascii="Times New Roman" w:eastAsia="Calibri" w:hAnsi="Times New Roman"/>
              </w:rPr>
            </w:pPr>
          </w:p>
        </w:tc>
        <w:tc>
          <w:tcPr>
            <w:tcW w:w="1417" w:type="dxa"/>
          </w:tcPr>
          <w:p w14:paraId="78A410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492B6A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3.2</w:t>
            </w:r>
          </w:p>
        </w:tc>
        <w:tc>
          <w:tcPr>
            <w:tcW w:w="1843" w:type="dxa"/>
          </w:tcPr>
          <w:p w14:paraId="21B31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9.3 ± 1.9</w:t>
            </w:r>
          </w:p>
        </w:tc>
        <w:tc>
          <w:tcPr>
            <w:tcW w:w="1559" w:type="dxa"/>
            <w:noWrap/>
          </w:tcPr>
          <w:p w14:paraId="6FB2A5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11.6 ± 2.1</w:t>
            </w:r>
          </w:p>
        </w:tc>
      </w:tr>
      <w:tr w:rsidR="006E0833" w:rsidRPr="006E0833" w14:paraId="449FAD00" w14:textId="77777777" w:rsidTr="00A3077D">
        <w:trPr>
          <w:trHeight w:val="290"/>
        </w:trPr>
        <w:tc>
          <w:tcPr>
            <w:tcW w:w="2568" w:type="dxa"/>
            <w:noWrap/>
          </w:tcPr>
          <w:p w14:paraId="1D1F7A57" w14:textId="77777777" w:rsidR="006E0833" w:rsidRPr="006E0833" w:rsidRDefault="006E0833" w:rsidP="006E0833">
            <w:pPr>
              <w:rPr>
                <w:rFonts w:ascii="Times New Roman" w:eastAsia="Calibri" w:hAnsi="Times New Roman"/>
              </w:rPr>
            </w:pPr>
          </w:p>
        </w:tc>
        <w:tc>
          <w:tcPr>
            <w:tcW w:w="651" w:type="dxa"/>
          </w:tcPr>
          <w:p w14:paraId="5BA513F3" w14:textId="77777777" w:rsidR="006E0833" w:rsidRPr="006E0833" w:rsidRDefault="006E0833" w:rsidP="006E0833">
            <w:pPr>
              <w:rPr>
                <w:rFonts w:ascii="Times New Roman" w:eastAsia="Calibri" w:hAnsi="Times New Roman"/>
              </w:rPr>
            </w:pPr>
          </w:p>
        </w:tc>
        <w:tc>
          <w:tcPr>
            <w:tcW w:w="3018" w:type="dxa"/>
          </w:tcPr>
          <w:p w14:paraId="66FB41E4" w14:textId="77777777" w:rsidR="006E0833" w:rsidRPr="006E0833" w:rsidRDefault="006E0833" w:rsidP="006E0833">
            <w:pPr>
              <w:rPr>
                <w:rFonts w:ascii="Times New Roman" w:eastAsia="Calibri" w:hAnsi="Times New Roman"/>
              </w:rPr>
            </w:pPr>
          </w:p>
        </w:tc>
        <w:tc>
          <w:tcPr>
            <w:tcW w:w="426" w:type="dxa"/>
          </w:tcPr>
          <w:p w14:paraId="501BC841" w14:textId="77777777" w:rsidR="006E0833" w:rsidRPr="006E0833" w:rsidRDefault="006E0833" w:rsidP="006E0833">
            <w:pPr>
              <w:rPr>
                <w:rFonts w:ascii="Times New Roman" w:eastAsia="Calibri" w:hAnsi="Times New Roman"/>
              </w:rPr>
            </w:pPr>
          </w:p>
        </w:tc>
        <w:tc>
          <w:tcPr>
            <w:tcW w:w="1417" w:type="dxa"/>
          </w:tcPr>
          <w:p w14:paraId="54DE4C30" w14:textId="77777777" w:rsidR="006E0833" w:rsidRPr="006E0833" w:rsidRDefault="006E0833" w:rsidP="006E0833">
            <w:pPr>
              <w:rPr>
                <w:rFonts w:ascii="Times New Roman" w:eastAsia="Calibri" w:hAnsi="Times New Roman"/>
              </w:rPr>
            </w:pPr>
          </w:p>
        </w:tc>
        <w:tc>
          <w:tcPr>
            <w:tcW w:w="1701" w:type="dxa"/>
          </w:tcPr>
          <w:p w14:paraId="6F1DC0D3" w14:textId="77777777" w:rsidR="006E0833" w:rsidRPr="006E0833" w:rsidRDefault="006E0833" w:rsidP="006E0833">
            <w:pPr>
              <w:rPr>
                <w:rFonts w:ascii="Times New Roman" w:eastAsia="Calibri" w:hAnsi="Times New Roman"/>
              </w:rPr>
            </w:pPr>
          </w:p>
        </w:tc>
        <w:tc>
          <w:tcPr>
            <w:tcW w:w="1843" w:type="dxa"/>
          </w:tcPr>
          <w:p w14:paraId="637B545D" w14:textId="77777777" w:rsidR="006E0833" w:rsidRPr="006E0833" w:rsidRDefault="006E0833" w:rsidP="006E0833">
            <w:pPr>
              <w:rPr>
                <w:rFonts w:ascii="Times New Roman" w:eastAsia="Calibri" w:hAnsi="Times New Roman"/>
              </w:rPr>
            </w:pPr>
          </w:p>
        </w:tc>
        <w:tc>
          <w:tcPr>
            <w:tcW w:w="1559" w:type="dxa"/>
            <w:noWrap/>
          </w:tcPr>
          <w:p w14:paraId="0D605B6A" w14:textId="77777777" w:rsidR="006E0833" w:rsidRPr="006E0833" w:rsidRDefault="006E0833" w:rsidP="006E0833">
            <w:pPr>
              <w:rPr>
                <w:rFonts w:ascii="Times New Roman" w:eastAsia="Calibri" w:hAnsi="Times New Roman"/>
              </w:rPr>
            </w:pPr>
          </w:p>
        </w:tc>
      </w:tr>
      <w:tr w:rsidR="006E0833" w:rsidRPr="006E0833" w14:paraId="66B9FABD" w14:textId="77777777" w:rsidTr="00A3077D">
        <w:trPr>
          <w:trHeight w:val="290"/>
        </w:trPr>
        <w:tc>
          <w:tcPr>
            <w:tcW w:w="2568" w:type="dxa"/>
            <w:noWrap/>
            <w:hideMark/>
          </w:tcPr>
          <w:p w14:paraId="3CBCBB6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651" w:type="dxa"/>
          </w:tcPr>
          <w:p w14:paraId="2F6D6509" w14:textId="77777777" w:rsidR="006E0833" w:rsidRPr="006E0833" w:rsidRDefault="006E0833" w:rsidP="006E0833">
            <w:pPr>
              <w:rPr>
                <w:rFonts w:ascii="Times New Roman" w:eastAsia="Calibri" w:hAnsi="Times New Roman"/>
              </w:rPr>
            </w:pPr>
          </w:p>
        </w:tc>
        <w:tc>
          <w:tcPr>
            <w:tcW w:w="3018" w:type="dxa"/>
          </w:tcPr>
          <w:p w14:paraId="12C9DA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Number of species</w:t>
            </w:r>
          </w:p>
        </w:tc>
        <w:tc>
          <w:tcPr>
            <w:tcW w:w="426" w:type="dxa"/>
          </w:tcPr>
          <w:p w14:paraId="64C568EA" w14:textId="77777777" w:rsidR="006E0833" w:rsidRPr="006E0833" w:rsidRDefault="006E0833" w:rsidP="006E0833">
            <w:pPr>
              <w:rPr>
                <w:rFonts w:ascii="Times New Roman" w:eastAsia="Calibri" w:hAnsi="Times New Roman"/>
              </w:rPr>
            </w:pPr>
          </w:p>
        </w:tc>
        <w:tc>
          <w:tcPr>
            <w:tcW w:w="1417" w:type="dxa"/>
          </w:tcPr>
          <w:p w14:paraId="0456B94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E0F3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8.0 ± 1.6</w:t>
            </w:r>
          </w:p>
        </w:tc>
        <w:tc>
          <w:tcPr>
            <w:tcW w:w="1843" w:type="dxa"/>
          </w:tcPr>
          <w:p w14:paraId="787FC0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11.7 ± 0.8</w:t>
            </w:r>
          </w:p>
        </w:tc>
        <w:tc>
          <w:tcPr>
            <w:tcW w:w="1559" w:type="dxa"/>
            <w:noWrap/>
            <w:hideMark/>
          </w:tcPr>
          <w:p w14:paraId="581633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0.7</w:t>
            </w:r>
          </w:p>
        </w:tc>
      </w:tr>
      <w:tr w:rsidR="006E0833" w:rsidRPr="006E0833" w14:paraId="2AF6D21F" w14:textId="77777777" w:rsidTr="00A3077D">
        <w:trPr>
          <w:trHeight w:val="290"/>
        </w:trPr>
        <w:tc>
          <w:tcPr>
            <w:tcW w:w="2568" w:type="dxa"/>
            <w:noWrap/>
          </w:tcPr>
          <w:p w14:paraId="07D51D99" w14:textId="77777777" w:rsidR="006E0833" w:rsidRPr="006E0833" w:rsidRDefault="006E0833" w:rsidP="006E0833">
            <w:pPr>
              <w:rPr>
                <w:rFonts w:ascii="Times New Roman" w:eastAsia="Calibri" w:hAnsi="Times New Roman"/>
              </w:rPr>
            </w:pPr>
          </w:p>
        </w:tc>
        <w:tc>
          <w:tcPr>
            <w:tcW w:w="651" w:type="dxa"/>
          </w:tcPr>
          <w:p w14:paraId="15DD3081" w14:textId="77777777" w:rsidR="006E0833" w:rsidRPr="006E0833" w:rsidRDefault="006E0833" w:rsidP="006E0833">
            <w:pPr>
              <w:rPr>
                <w:rFonts w:ascii="Times New Roman" w:eastAsia="Calibri" w:hAnsi="Times New Roman"/>
              </w:rPr>
            </w:pPr>
          </w:p>
        </w:tc>
        <w:tc>
          <w:tcPr>
            <w:tcW w:w="3018" w:type="dxa"/>
          </w:tcPr>
          <w:p w14:paraId="619A87FF" w14:textId="77777777" w:rsidR="006E0833" w:rsidRPr="006E0833" w:rsidRDefault="006E0833" w:rsidP="006E0833">
            <w:pPr>
              <w:rPr>
                <w:rFonts w:ascii="Times New Roman" w:eastAsia="Calibri" w:hAnsi="Times New Roman"/>
              </w:rPr>
            </w:pPr>
          </w:p>
        </w:tc>
        <w:tc>
          <w:tcPr>
            <w:tcW w:w="426" w:type="dxa"/>
          </w:tcPr>
          <w:p w14:paraId="00603841" w14:textId="77777777" w:rsidR="006E0833" w:rsidRPr="006E0833" w:rsidRDefault="006E0833" w:rsidP="006E0833">
            <w:pPr>
              <w:rPr>
                <w:rFonts w:ascii="Times New Roman" w:eastAsia="Calibri" w:hAnsi="Times New Roman"/>
              </w:rPr>
            </w:pPr>
          </w:p>
        </w:tc>
        <w:tc>
          <w:tcPr>
            <w:tcW w:w="1417" w:type="dxa"/>
          </w:tcPr>
          <w:p w14:paraId="065AB75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13807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9.5 ± 1.3</w:t>
            </w:r>
          </w:p>
        </w:tc>
        <w:tc>
          <w:tcPr>
            <w:tcW w:w="1843" w:type="dxa"/>
          </w:tcPr>
          <w:p w14:paraId="3D8B71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9.8 ± 1.1</w:t>
            </w:r>
          </w:p>
        </w:tc>
        <w:tc>
          <w:tcPr>
            <w:tcW w:w="1559" w:type="dxa"/>
            <w:noWrap/>
          </w:tcPr>
          <w:p w14:paraId="29833E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8.3 ± 0.8</w:t>
            </w:r>
          </w:p>
        </w:tc>
      </w:tr>
      <w:tr w:rsidR="006E0833" w:rsidRPr="006E0833" w14:paraId="430F980D" w14:textId="77777777" w:rsidTr="00A3077D">
        <w:trPr>
          <w:trHeight w:val="290"/>
        </w:trPr>
        <w:tc>
          <w:tcPr>
            <w:tcW w:w="2568" w:type="dxa"/>
            <w:noWrap/>
          </w:tcPr>
          <w:p w14:paraId="59E7B8B1" w14:textId="77777777" w:rsidR="006E0833" w:rsidRPr="006E0833" w:rsidRDefault="006E0833" w:rsidP="006E0833">
            <w:pPr>
              <w:rPr>
                <w:rFonts w:ascii="Times New Roman" w:eastAsia="Calibri" w:hAnsi="Times New Roman"/>
              </w:rPr>
            </w:pPr>
          </w:p>
        </w:tc>
        <w:tc>
          <w:tcPr>
            <w:tcW w:w="651" w:type="dxa"/>
          </w:tcPr>
          <w:p w14:paraId="29A53871" w14:textId="77777777" w:rsidR="006E0833" w:rsidRPr="006E0833" w:rsidRDefault="006E0833" w:rsidP="006E0833">
            <w:pPr>
              <w:rPr>
                <w:rFonts w:ascii="Times New Roman" w:eastAsia="Calibri" w:hAnsi="Times New Roman"/>
              </w:rPr>
            </w:pPr>
          </w:p>
        </w:tc>
        <w:tc>
          <w:tcPr>
            <w:tcW w:w="3018" w:type="dxa"/>
          </w:tcPr>
          <w:p w14:paraId="42730E3C" w14:textId="77777777" w:rsidR="006E0833" w:rsidRPr="006E0833" w:rsidRDefault="006E0833" w:rsidP="006E0833">
            <w:pPr>
              <w:rPr>
                <w:rFonts w:ascii="Times New Roman" w:eastAsia="Calibri" w:hAnsi="Times New Roman"/>
              </w:rPr>
            </w:pPr>
          </w:p>
        </w:tc>
        <w:tc>
          <w:tcPr>
            <w:tcW w:w="426" w:type="dxa"/>
          </w:tcPr>
          <w:p w14:paraId="52F5DCB4" w14:textId="77777777" w:rsidR="006E0833" w:rsidRPr="006E0833" w:rsidRDefault="006E0833" w:rsidP="006E0833">
            <w:pPr>
              <w:rPr>
                <w:rFonts w:ascii="Times New Roman" w:eastAsia="Calibri" w:hAnsi="Times New Roman"/>
              </w:rPr>
            </w:pPr>
          </w:p>
        </w:tc>
        <w:tc>
          <w:tcPr>
            <w:tcW w:w="1417" w:type="dxa"/>
          </w:tcPr>
          <w:p w14:paraId="3D20B51D" w14:textId="77777777" w:rsidR="006E0833" w:rsidRPr="006E0833" w:rsidRDefault="006E0833" w:rsidP="006E0833">
            <w:pPr>
              <w:rPr>
                <w:rFonts w:ascii="Times New Roman" w:eastAsia="Calibri" w:hAnsi="Times New Roman"/>
              </w:rPr>
            </w:pPr>
          </w:p>
        </w:tc>
        <w:tc>
          <w:tcPr>
            <w:tcW w:w="1701" w:type="dxa"/>
          </w:tcPr>
          <w:p w14:paraId="2AD0FD91" w14:textId="77777777" w:rsidR="006E0833" w:rsidRPr="006E0833" w:rsidRDefault="006E0833" w:rsidP="006E0833">
            <w:pPr>
              <w:rPr>
                <w:rFonts w:ascii="Times New Roman" w:eastAsia="Calibri" w:hAnsi="Times New Roman"/>
              </w:rPr>
            </w:pPr>
          </w:p>
        </w:tc>
        <w:tc>
          <w:tcPr>
            <w:tcW w:w="1843" w:type="dxa"/>
          </w:tcPr>
          <w:p w14:paraId="2E9C69F6" w14:textId="77777777" w:rsidR="006E0833" w:rsidRPr="006E0833" w:rsidRDefault="006E0833" w:rsidP="006E0833">
            <w:pPr>
              <w:rPr>
                <w:rFonts w:ascii="Times New Roman" w:eastAsia="Calibri" w:hAnsi="Times New Roman"/>
              </w:rPr>
            </w:pPr>
          </w:p>
        </w:tc>
        <w:tc>
          <w:tcPr>
            <w:tcW w:w="1559" w:type="dxa"/>
            <w:noWrap/>
          </w:tcPr>
          <w:p w14:paraId="4199C461" w14:textId="77777777" w:rsidR="006E0833" w:rsidRPr="006E0833" w:rsidRDefault="006E0833" w:rsidP="006E0833">
            <w:pPr>
              <w:rPr>
                <w:rFonts w:ascii="Times New Roman" w:eastAsia="Calibri" w:hAnsi="Times New Roman"/>
              </w:rPr>
            </w:pPr>
          </w:p>
        </w:tc>
      </w:tr>
      <w:tr w:rsidR="006E0833" w:rsidRPr="006E0833" w14:paraId="41745B9F" w14:textId="77777777" w:rsidTr="00A3077D">
        <w:trPr>
          <w:trHeight w:val="290"/>
        </w:trPr>
        <w:tc>
          <w:tcPr>
            <w:tcW w:w="2568" w:type="dxa"/>
            <w:noWrap/>
            <w:hideMark/>
          </w:tcPr>
          <w:p w14:paraId="48490A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651" w:type="dxa"/>
          </w:tcPr>
          <w:p w14:paraId="351B5028" w14:textId="77777777" w:rsidR="006E0833" w:rsidRPr="006E0833" w:rsidRDefault="006E0833" w:rsidP="006E0833">
            <w:pPr>
              <w:rPr>
                <w:rFonts w:ascii="Times New Roman" w:eastAsia="Calibri" w:hAnsi="Times New Roman"/>
              </w:rPr>
            </w:pPr>
          </w:p>
        </w:tc>
        <w:tc>
          <w:tcPr>
            <w:tcW w:w="3018" w:type="dxa"/>
          </w:tcPr>
          <w:p w14:paraId="73DEE1A0" w14:textId="77777777" w:rsidR="006E0833" w:rsidRPr="006E0833" w:rsidRDefault="006E0833" w:rsidP="006E0833">
            <w:pPr>
              <w:rPr>
                <w:rFonts w:ascii="Times New Roman" w:eastAsia="Calibri" w:hAnsi="Times New Roman"/>
              </w:rPr>
            </w:pPr>
            <w:r w:rsidRPr="006E0833">
              <w:rPr>
                <w:rFonts w:ascii="Times New Roman" w:eastAsia="Calibri" w:hAnsi="Times New Roman"/>
              </w:rPr>
              <w:t>Effective number of species</w:t>
            </w:r>
          </w:p>
        </w:tc>
        <w:tc>
          <w:tcPr>
            <w:tcW w:w="426" w:type="dxa"/>
          </w:tcPr>
          <w:p w14:paraId="4882A1D3" w14:textId="77777777" w:rsidR="006E0833" w:rsidRPr="006E0833" w:rsidRDefault="006E0833" w:rsidP="006E0833">
            <w:pPr>
              <w:rPr>
                <w:rFonts w:ascii="Times New Roman" w:eastAsia="Calibri" w:hAnsi="Times New Roman"/>
              </w:rPr>
            </w:pPr>
          </w:p>
        </w:tc>
        <w:tc>
          <w:tcPr>
            <w:tcW w:w="1417" w:type="dxa"/>
          </w:tcPr>
          <w:p w14:paraId="5686E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108ACB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6.5 ± 1.2</w:t>
            </w:r>
          </w:p>
        </w:tc>
        <w:tc>
          <w:tcPr>
            <w:tcW w:w="1843" w:type="dxa"/>
          </w:tcPr>
          <w:p w14:paraId="37A286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6.3 ± 1.0</w:t>
            </w:r>
          </w:p>
        </w:tc>
        <w:tc>
          <w:tcPr>
            <w:tcW w:w="1559" w:type="dxa"/>
            <w:noWrap/>
            <w:hideMark/>
          </w:tcPr>
          <w:p w14:paraId="70FD53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5.1 ± 0.5</w:t>
            </w:r>
          </w:p>
        </w:tc>
      </w:tr>
      <w:tr w:rsidR="006E0833" w:rsidRPr="006E0833" w14:paraId="07E74F7D" w14:textId="77777777" w:rsidTr="00A3077D">
        <w:trPr>
          <w:trHeight w:val="290"/>
        </w:trPr>
        <w:tc>
          <w:tcPr>
            <w:tcW w:w="2568" w:type="dxa"/>
            <w:tcBorders>
              <w:bottom w:val="single" w:sz="4" w:space="0" w:color="auto"/>
            </w:tcBorders>
            <w:noWrap/>
          </w:tcPr>
          <w:p w14:paraId="27EBC332"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AAC263D"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5943BA2A"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1649CC74"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83546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1EEDA758" w14:textId="77777777" w:rsidR="006E0833" w:rsidRPr="006E0833" w:rsidRDefault="006E0833" w:rsidP="006E0833">
            <w:pPr>
              <w:rPr>
                <w:rFonts w:ascii="Times New Roman" w:eastAsia="Calibri" w:hAnsi="Times New Roman"/>
              </w:rPr>
            </w:pPr>
            <w:r w:rsidRPr="006E0833">
              <w:rPr>
                <w:rFonts w:ascii="Times New Roman" w:eastAsia="Calibri" w:hAnsi="Times New Roman"/>
              </w:rPr>
              <w:t>7.0 ± 0.9</w:t>
            </w:r>
          </w:p>
        </w:tc>
        <w:tc>
          <w:tcPr>
            <w:tcW w:w="1843" w:type="dxa"/>
            <w:tcBorders>
              <w:bottom w:val="single" w:sz="4" w:space="0" w:color="auto"/>
            </w:tcBorders>
          </w:tcPr>
          <w:p w14:paraId="1E39A0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1.0</w:t>
            </w:r>
          </w:p>
        </w:tc>
        <w:tc>
          <w:tcPr>
            <w:tcW w:w="1559" w:type="dxa"/>
            <w:tcBorders>
              <w:bottom w:val="single" w:sz="4" w:space="0" w:color="auto"/>
            </w:tcBorders>
            <w:noWrap/>
          </w:tcPr>
          <w:p w14:paraId="23DD9D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6.4 ± 0.6</w:t>
            </w:r>
          </w:p>
        </w:tc>
      </w:tr>
    </w:tbl>
    <w:p w14:paraId="4FE125B5" w14:textId="77777777" w:rsidR="006E0833" w:rsidRPr="006E0833" w:rsidRDefault="006E0833" w:rsidP="006E0833">
      <w:pPr>
        <w:rPr>
          <w:rFonts w:eastAsia="Calibri"/>
          <w:kern w:val="0"/>
          <w:sz w:val="24"/>
          <w:szCs w:val="24"/>
          <w14:ligatures w14:val="none"/>
        </w:rPr>
      </w:pPr>
    </w:p>
    <w:p w14:paraId="0B706C8B" w14:textId="77777777" w:rsidR="006E0833" w:rsidRPr="006E0833" w:rsidRDefault="006E0833" w:rsidP="006E0833">
      <w:pPr>
        <w:ind w:left="11520"/>
        <w:rPr>
          <w:rFonts w:eastAsia="Calibri"/>
          <w:kern w:val="0"/>
          <w:sz w:val="24"/>
          <w:szCs w:val="24"/>
          <w14:ligatures w14:val="none"/>
        </w:rPr>
      </w:pPr>
      <w:r w:rsidRPr="006E0833">
        <w:rPr>
          <w:rFonts w:eastAsia="Calibri"/>
          <w:kern w:val="0"/>
          <w:sz w:val="24"/>
          <w:szCs w:val="24"/>
          <w14:ligatures w14:val="none"/>
        </w:rPr>
        <w:t>Continued</w:t>
      </w:r>
    </w:p>
    <w:p w14:paraId="676B48B1" w14:textId="77777777" w:rsidR="00E92AAE" w:rsidRPr="00543B05" w:rsidRDefault="00E92AAE" w:rsidP="006E0833">
      <w:pPr>
        <w:rPr>
          <w:rFonts w:eastAsia="Calibri"/>
          <w:kern w:val="0"/>
          <w:sz w:val="24"/>
          <w:szCs w:val="24"/>
          <w14:ligatures w14:val="none"/>
        </w:rPr>
      </w:pPr>
    </w:p>
    <w:p w14:paraId="74958A1D" w14:textId="77777777" w:rsidR="00E92AAE" w:rsidRPr="006E0833" w:rsidRDefault="00E92AAE" w:rsidP="006E0833">
      <w:pPr>
        <w:rPr>
          <w:rFonts w:eastAsia="Calibri"/>
          <w:kern w:val="0"/>
          <w:sz w:val="24"/>
          <w:szCs w:val="24"/>
          <w14:ligatures w14:val="none"/>
        </w:rPr>
      </w:pPr>
    </w:p>
    <w:p w14:paraId="45A5BA75" w14:textId="77777777" w:rsidR="00543B05" w:rsidRDefault="00543B05" w:rsidP="006E0833">
      <w:pPr>
        <w:rPr>
          <w:rFonts w:eastAsia="Calibri"/>
          <w:kern w:val="0"/>
          <w:sz w:val="24"/>
          <w:szCs w:val="24"/>
          <w14:ligatures w14:val="none"/>
        </w:rPr>
      </w:pPr>
    </w:p>
    <w:p w14:paraId="47712205" w14:textId="77777777" w:rsidR="00543B05" w:rsidRDefault="00543B05" w:rsidP="006E0833">
      <w:pPr>
        <w:rPr>
          <w:rFonts w:eastAsia="Calibri"/>
          <w:kern w:val="0"/>
          <w:sz w:val="24"/>
          <w:szCs w:val="24"/>
          <w14:ligatures w14:val="none"/>
        </w:rPr>
      </w:pPr>
    </w:p>
    <w:p w14:paraId="6F9D9DFF" w14:textId="77777777" w:rsidR="00543B05" w:rsidRDefault="00543B05" w:rsidP="006E0833">
      <w:pPr>
        <w:rPr>
          <w:rFonts w:eastAsia="Calibri"/>
          <w:kern w:val="0"/>
          <w:sz w:val="24"/>
          <w:szCs w:val="24"/>
          <w14:ligatures w14:val="none"/>
        </w:rPr>
      </w:pPr>
    </w:p>
    <w:p w14:paraId="33AE35EB" w14:textId="5A32F2E8"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3D573C42"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4C807F92" w14:textId="77777777" w:rsidTr="00A3077D">
        <w:trPr>
          <w:trHeight w:val="290"/>
        </w:trPr>
        <w:tc>
          <w:tcPr>
            <w:tcW w:w="2568" w:type="dxa"/>
            <w:tcBorders>
              <w:top w:val="single" w:sz="4" w:space="0" w:color="auto"/>
              <w:bottom w:val="single" w:sz="4" w:space="0" w:color="auto"/>
            </w:tcBorders>
            <w:noWrap/>
          </w:tcPr>
          <w:p w14:paraId="56AF902F"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283B3D9B"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3B73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26DFD5EB"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741E6B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4E163E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466A1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F9544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5554BB5" w14:textId="77777777" w:rsidTr="00A3077D">
        <w:trPr>
          <w:trHeight w:val="290"/>
        </w:trPr>
        <w:tc>
          <w:tcPr>
            <w:tcW w:w="2568" w:type="dxa"/>
            <w:tcBorders>
              <w:top w:val="single" w:sz="4" w:space="0" w:color="auto"/>
            </w:tcBorders>
            <w:noWrap/>
            <w:hideMark/>
          </w:tcPr>
          <w:p w14:paraId="78AAEC6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Functional alpha-</w:t>
            </w:r>
          </w:p>
        </w:tc>
        <w:tc>
          <w:tcPr>
            <w:tcW w:w="651" w:type="dxa"/>
            <w:tcBorders>
              <w:top w:val="single" w:sz="4" w:space="0" w:color="auto"/>
            </w:tcBorders>
          </w:tcPr>
          <w:p w14:paraId="503C795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3B071E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Within-plot mean pairwise </w:t>
            </w:r>
          </w:p>
        </w:tc>
        <w:tc>
          <w:tcPr>
            <w:tcW w:w="426" w:type="dxa"/>
            <w:tcBorders>
              <w:top w:val="single" w:sz="4" w:space="0" w:color="auto"/>
            </w:tcBorders>
          </w:tcPr>
          <w:p w14:paraId="1B232055"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2D9C2F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5BE94E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0.02</w:t>
            </w:r>
          </w:p>
        </w:tc>
        <w:tc>
          <w:tcPr>
            <w:tcW w:w="1843" w:type="dxa"/>
            <w:tcBorders>
              <w:top w:val="single" w:sz="4" w:space="0" w:color="auto"/>
            </w:tcBorders>
          </w:tcPr>
          <w:p w14:paraId="2068212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0.18 ± 0.01</w:t>
            </w:r>
          </w:p>
        </w:tc>
        <w:tc>
          <w:tcPr>
            <w:tcW w:w="1559" w:type="dxa"/>
            <w:tcBorders>
              <w:top w:val="single" w:sz="4" w:space="0" w:color="auto"/>
            </w:tcBorders>
            <w:noWrap/>
            <w:hideMark/>
          </w:tcPr>
          <w:p w14:paraId="55CDDA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0.15 ± 0.01</w:t>
            </w:r>
          </w:p>
        </w:tc>
      </w:tr>
      <w:tr w:rsidR="006E0833" w:rsidRPr="006E0833" w14:paraId="15152623" w14:textId="77777777" w:rsidTr="00A3077D">
        <w:trPr>
          <w:trHeight w:val="290"/>
        </w:trPr>
        <w:tc>
          <w:tcPr>
            <w:tcW w:w="2568" w:type="dxa"/>
            <w:noWrap/>
          </w:tcPr>
          <w:p w14:paraId="444637C5"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diversity</w:t>
            </w:r>
          </w:p>
        </w:tc>
        <w:tc>
          <w:tcPr>
            <w:tcW w:w="651" w:type="dxa"/>
          </w:tcPr>
          <w:p w14:paraId="54D65250" w14:textId="77777777" w:rsidR="006E0833" w:rsidRPr="006E0833" w:rsidRDefault="006E0833" w:rsidP="006E0833">
            <w:pPr>
              <w:rPr>
                <w:rFonts w:ascii="Times New Roman" w:eastAsia="Calibri" w:hAnsi="Times New Roman"/>
              </w:rPr>
            </w:pPr>
          </w:p>
        </w:tc>
        <w:tc>
          <w:tcPr>
            <w:tcW w:w="3018" w:type="dxa"/>
          </w:tcPr>
          <w:p w14:paraId="3D20A76C"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distance in trait space</w:t>
            </w:r>
          </w:p>
        </w:tc>
        <w:tc>
          <w:tcPr>
            <w:tcW w:w="426" w:type="dxa"/>
          </w:tcPr>
          <w:p w14:paraId="28C3A457" w14:textId="77777777" w:rsidR="006E0833" w:rsidRPr="006E0833" w:rsidRDefault="006E0833" w:rsidP="006E0833">
            <w:pPr>
              <w:rPr>
                <w:rFonts w:ascii="Times New Roman" w:eastAsia="Calibri" w:hAnsi="Times New Roman"/>
              </w:rPr>
            </w:pPr>
          </w:p>
        </w:tc>
        <w:tc>
          <w:tcPr>
            <w:tcW w:w="1417" w:type="dxa"/>
          </w:tcPr>
          <w:p w14:paraId="748469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6D919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c>
          <w:tcPr>
            <w:tcW w:w="1843" w:type="dxa"/>
          </w:tcPr>
          <w:p w14:paraId="21BDCD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0.01</w:t>
            </w:r>
          </w:p>
        </w:tc>
        <w:tc>
          <w:tcPr>
            <w:tcW w:w="1559" w:type="dxa"/>
            <w:noWrap/>
          </w:tcPr>
          <w:p w14:paraId="09802B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r>
      <w:tr w:rsidR="006E0833" w:rsidRPr="006E0833" w14:paraId="31A09166" w14:textId="77777777" w:rsidTr="00A3077D">
        <w:trPr>
          <w:trHeight w:val="290"/>
        </w:trPr>
        <w:tc>
          <w:tcPr>
            <w:tcW w:w="2568" w:type="dxa"/>
            <w:noWrap/>
          </w:tcPr>
          <w:p w14:paraId="6764BDDE" w14:textId="77777777" w:rsidR="006E0833" w:rsidRPr="006E0833" w:rsidRDefault="006E0833" w:rsidP="006E0833">
            <w:pPr>
              <w:rPr>
                <w:rFonts w:ascii="Times New Roman" w:eastAsia="Calibri" w:hAnsi="Times New Roman"/>
              </w:rPr>
            </w:pPr>
          </w:p>
        </w:tc>
        <w:tc>
          <w:tcPr>
            <w:tcW w:w="651" w:type="dxa"/>
          </w:tcPr>
          <w:p w14:paraId="1ED4CD7C" w14:textId="77777777" w:rsidR="006E0833" w:rsidRPr="006E0833" w:rsidRDefault="006E0833" w:rsidP="006E0833">
            <w:pPr>
              <w:rPr>
                <w:rFonts w:ascii="Times New Roman" w:eastAsia="Calibri" w:hAnsi="Times New Roman"/>
              </w:rPr>
            </w:pPr>
          </w:p>
        </w:tc>
        <w:tc>
          <w:tcPr>
            <w:tcW w:w="3018" w:type="dxa"/>
          </w:tcPr>
          <w:p w14:paraId="64DBCDBC" w14:textId="77777777" w:rsidR="006E0833" w:rsidRPr="006E0833" w:rsidRDefault="006E0833" w:rsidP="006E0833">
            <w:pPr>
              <w:rPr>
                <w:rFonts w:ascii="Times New Roman" w:eastAsia="Calibri" w:hAnsi="Times New Roman"/>
              </w:rPr>
            </w:pPr>
          </w:p>
        </w:tc>
        <w:tc>
          <w:tcPr>
            <w:tcW w:w="426" w:type="dxa"/>
          </w:tcPr>
          <w:p w14:paraId="5F708E45" w14:textId="77777777" w:rsidR="006E0833" w:rsidRPr="006E0833" w:rsidRDefault="006E0833" w:rsidP="006E0833">
            <w:pPr>
              <w:rPr>
                <w:rFonts w:ascii="Times New Roman" w:eastAsia="Calibri" w:hAnsi="Times New Roman"/>
              </w:rPr>
            </w:pPr>
          </w:p>
        </w:tc>
        <w:tc>
          <w:tcPr>
            <w:tcW w:w="1417" w:type="dxa"/>
          </w:tcPr>
          <w:p w14:paraId="7C0ED942" w14:textId="77777777" w:rsidR="006E0833" w:rsidRPr="006E0833" w:rsidRDefault="006E0833" w:rsidP="006E0833">
            <w:pPr>
              <w:rPr>
                <w:rFonts w:ascii="Times New Roman" w:eastAsia="Calibri" w:hAnsi="Times New Roman"/>
              </w:rPr>
            </w:pPr>
          </w:p>
        </w:tc>
        <w:tc>
          <w:tcPr>
            <w:tcW w:w="1701" w:type="dxa"/>
          </w:tcPr>
          <w:p w14:paraId="60B1C444" w14:textId="77777777" w:rsidR="006E0833" w:rsidRPr="006E0833" w:rsidRDefault="006E0833" w:rsidP="006E0833">
            <w:pPr>
              <w:rPr>
                <w:rFonts w:ascii="Times New Roman" w:eastAsia="Calibri" w:hAnsi="Times New Roman"/>
              </w:rPr>
            </w:pPr>
          </w:p>
        </w:tc>
        <w:tc>
          <w:tcPr>
            <w:tcW w:w="1843" w:type="dxa"/>
          </w:tcPr>
          <w:p w14:paraId="1EC35852" w14:textId="77777777" w:rsidR="006E0833" w:rsidRPr="006E0833" w:rsidRDefault="006E0833" w:rsidP="006E0833">
            <w:pPr>
              <w:rPr>
                <w:rFonts w:ascii="Times New Roman" w:eastAsia="Calibri" w:hAnsi="Times New Roman"/>
              </w:rPr>
            </w:pPr>
          </w:p>
        </w:tc>
        <w:tc>
          <w:tcPr>
            <w:tcW w:w="1559" w:type="dxa"/>
            <w:noWrap/>
          </w:tcPr>
          <w:p w14:paraId="471FFFAE" w14:textId="77777777" w:rsidR="006E0833" w:rsidRPr="006E0833" w:rsidRDefault="006E0833" w:rsidP="006E0833">
            <w:pPr>
              <w:rPr>
                <w:rFonts w:ascii="Times New Roman" w:eastAsia="Calibri" w:hAnsi="Times New Roman"/>
              </w:rPr>
            </w:pPr>
          </w:p>
        </w:tc>
      </w:tr>
      <w:tr w:rsidR="006E0833" w:rsidRPr="006E0833" w14:paraId="098BCDC7" w14:textId="77777777" w:rsidTr="00A3077D">
        <w:trPr>
          <w:trHeight w:val="290"/>
        </w:trPr>
        <w:tc>
          <w:tcPr>
            <w:tcW w:w="2568" w:type="dxa"/>
            <w:noWrap/>
            <w:hideMark/>
          </w:tcPr>
          <w:p w14:paraId="77F6D210"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p w14:paraId="52E5B21D" w14:textId="77777777" w:rsidR="006E0833" w:rsidRPr="006E0833" w:rsidRDefault="006E0833" w:rsidP="006E0833">
            <w:pPr>
              <w:rPr>
                <w:rFonts w:ascii="Times New Roman" w:eastAsia="Calibri" w:hAnsi="Times New Roman"/>
              </w:rPr>
            </w:pPr>
          </w:p>
        </w:tc>
        <w:tc>
          <w:tcPr>
            <w:tcW w:w="651" w:type="dxa"/>
          </w:tcPr>
          <w:p w14:paraId="50EED794" w14:textId="77777777" w:rsidR="006E0833" w:rsidRPr="006E0833" w:rsidRDefault="006E0833" w:rsidP="006E0833">
            <w:pPr>
              <w:rPr>
                <w:rFonts w:ascii="Times New Roman" w:eastAsia="Calibri" w:hAnsi="Times New Roman"/>
              </w:rPr>
            </w:pPr>
          </w:p>
        </w:tc>
        <w:tc>
          <w:tcPr>
            <w:tcW w:w="3018" w:type="dxa"/>
          </w:tcPr>
          <w:p w14:paraId="75D12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mm</w:t>
            </w:r>
          </w:p>
        </w:tc>
        <w:tc>
          <w:tcPr>
            <w:tcW w:w="426" w:type="dxa"/>
          </w:tcPr>
          <w:p w14:paraId="7417FB3E" w14:textId="77777777" w:rsidR="006E0833" w:rsidRPr="006E0833" w:rsidRDefault="006E0833" w:rsidP="006E0833">
            <w:pPr>
              <w:rPr>
                <w:rFonts w:ascii="Times New Roman" w:eastAsia="Calibri" w:hAnsi="Times New Roman"/>
              </w:rPr>
            </w:pPr>
          </w:p>
        </w:tc>
        <w:tc>
          <w:tcPr>
            <w:tcW w:w="1417" w:type="dxa"/>
          </w:tcPr>
          <w:p w14:paraId="570E7C9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1CDE1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16.09 ± 0.50</w:t>
            </w:r>
          </w:p>
        </w:tc>
        <w:tc>
          <w:tcPr>
            <w:tcW w:w="1843" w:type="dxa"/>
          </w:tcPr>
          <w:p w14:paraId="324D09A1"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15.61 ± 0.53</w:t>
            </w:r>
          </w:p>
        </w:tc>
        <w:tc>
          <w:tcPr>
            <w:tcW w:w="1559" w:type="dxa"/>
            <w:noWrap/>
            <w:hideMark/>
          </w:tcPr>
          <w:p w14:paraId="50773D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17.32 ± 0.47</w:t>
            </w:r>
          </w:p>
        </w:tc>
      </w:tr>
      <w:tr w:rsidR="006E0833" w:rsidRPr="006E0833" w14:paraId="6CEC4F25" w14:textId="77777777" w:rsidTr="00A3077D">
        <w:trPr>
          <w:trHeight w:val="290"/>
        </w:trPr>
        <w:tc>
          <w:tcPr>
            <w:tcW w:w="2568" w:type="dxa"/>
            <w:noWrap/>
          </w:tcPr>
          <w:p w14:paraId="53620403" w14:textId="77777777" w:rsidR="006E0833" w:rsidRPr="006E0833" w:rsidRDefault="006E0833" w:rsidP="006E0833">
            <w:pPr>
              <w:rPr>
                <w:rFonts w:ascii="Times New Roman" w:eastAsia="Calibri" w:hAnsi="Times New Roman"/>
              </w:rPr>
            </w:pPr>
          </w:p>
        </w:tc>
        <w:tc>
          <w:tcPr>
            <w:tcW w:w="651" w:type="dxa"/>
          </w:tcPr>
          <w:p w14:paraId="7240D42F" w14:textId="77777777" w:rsidR="006E0833" w:rsidRPr="006E0833" w:rsidRDefault="006E0833" w:rsidP="006E0833">
            <w:pPr>
              <w:rPr>
                <w:rFonts w:ascii="Times New Roman" w:eastAsia="Calibri" w:hAnsi="Times New Roman"/>
              </w:rPr>
            </w:pPr>
          </w:p>
        </w:tc>
        <w:tc>
          <w:tcPr>
            <w:tcW w:w="3018" w:type="dxa"/>
          </w:tcPr>
          <w:p w14:paraId="3C18FAE6" w14:textId="77777777" w:rsidR="006E0833" w:rsidRPr="006E0833" w:rsidRDefault="006E0833" w:rsidP="006E0833">
            <w:pPr>
              <w:rPr>
                <w:rFonts w:ascii="Times New Roman" w:eastAsia="Calibri" w:hAnsi="Times New Roman"/>
              </w:rPr>
            </w:pPr>
          </w:p>
        </w:tc>
        <w:tc>
          <w:tcPr>
            <w:tcW w:w="426" w:type="dxa"/>
          </w:tcPr>
          <w:p w14:paraId="255E0BB8" w14:textId="77777777" w:rsidR="006E0833" w:rsidRPr="006E0833" w:rsidRDefault="006E0833" w:rsidP="006E0833">
            <w:pPr>
              <w:rPr>
                <w:rFonts w:ascii="Times New Roman" w:eastAsia="Calibri" w:hAnsi="Times New Roman"/>
              </w:rPr>
            </w:pPr>
          </w:p>
        </w:tc>
        <w:tc>
          <w:tcPr>
            <w:tcW w:w="1417" w:type="dxa"/>
          </w:tcPr>
          <w:p w14:paraId="23F454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F5032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15.74 ± 0.15</w:t>
            </w:r>
          </w:p>
        </w:tc>
        <w:tc>
          <w:tcPr>
            <w:tcW w:w="1843" w:type="dxa"/>
          </w:tcPr>
          <w:p w14:paraId="72B6D4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15.29 ± 0.37</w:t>
            </w:r>
          </w:p>
        </w:tc>
        <w:tc>
          <w:tcPr>
            <w:tcW w:w="1559" w:type="dxa"/>
            <w:noWrap/>
          </w:tcPr>
          <w:p w14:paraId="6B02FE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16.46 ± 0.38</w:t>
            </w:r>
          </w:p>
        </w:tc>
      </w:tr>
      <w:tr w:rsidR="006E0833" w:rsidRPr="006E0833" w14:paraId="04A25597" w14:textId="77777777" w:rsidTr="00A3077D">
        <w:trPr>
          <w:trHeight w:val="290"/>
        </w:trPr>
        <w:tc>
          <w:tcPr>
            <w:tcW w:w="2568" w:type="dxa"/>
            <w:noWrap/>
          </w:tcPr>
          <w:p w14:paraId="40A53C3F" w14:textId="77777777" w:rsidR="006E0833" w:rsidRPr="006E0833" w:rsidRDefault="006E0833" w:rsidP="006E0833">
            <w:pPr>
              <w:rPr>
                <w:rFonts w:ascii="Times New Roman" w:eastAsia="Calibri" w:hAnsi="Times New Roman"/>
              </w:rPr>
            </w:pPr>
          </w:p>
        </w:tc>
        <w:tc>
          <w:tcPr>
            <w:tcW w:w="651" w:type="dxa"/>
          </w:tcPr>
          <w:p w14:paraId="1E0515D4" w14:textId="77777777" w:rsidR="006E0833" w:rsidRPr="006E0833" w:rsidRDefault="006E0833" w:rsidP="006E0833">
            <w:pPr>
              <w:rPr>
                <w:rFonts w:ascii="Times New Roman" w:eastAsia="Calibri" w:hAnsi="Times New Roman"/>
              </w:rPr>
            </w:pPr>
          </w:p>
        </w:tc>
        <w:tc>
          <w:tcPr>
            <w:tcW w:w="3018" w:type="dxa"/>
          </w:tcPr>
          <w:p w14:paraId="442330CB" w14:textId="77777777" w:rsidR="006E0833" w:rsidRPr="006E0833" w:rsidRDefault="006E0833" w:rsidP="006E0833">
            <w:pPr>
              <w:rPr>
                <w:rFonts w:ascii="Times New Roman" w:eastAsia="Calibri" w:hAnsi="Times New Roman"/>
              </w:rPr>
            </w:pPr>
          </w:p>
        </w:tc>
        <w:tc>
          <w:tcPr>
            <w:tcW w:w="426" w:type="dxa"/>
          </w:tcPr>
          <w:p w14:paraId="1513C03A" w14:textId="77777777" w:rsidR="006E0833" w:rsidRPr="006E0833" w:rsidRDefault="006E0833" w:rsidP="006E0833">
            <w:pPr>
              <w:rPr>
                <w:rFonts w:ascii="Times New Roman" w:eastAsia="Calibri" w:hAnsi="Times New Roman"/>
              </w:rPr>
            </w:pPr>
          </w:p>
        </w:tc>
        <w:tc>
          <w:tcPr>
            <w:tcW w:w="1417" w:type="dxa"/>
          </w:tcPr>
          <w:p w14:paraId="31C23ACD" w14:textId="77777777" w:rsidR="006E0833" w:rsidRPr="006E0833" w:rsidRDefault="006E0833" w:rsidP="006E0833">
            <w:pPr>
              <w:rPr>
                <w:rFonts w:ascii="Times New Roman" w:eastAsia="Calibri" w:hAnsi="Times New Roman"/>
              </w:rPr>
            </w:pPr>
          </w:p>
        </w:tc>
        <w:tc>
          <w:tcPr>
            <w:tcW w:w="1701" w:type="dxa"/>
          </w:tcPr>
          <w:p w14:paraId="03569A20" w14:textId="77777777" w:rsidR="006E0833" w:rsidRPr="006E0833" w:rsidRDefault="006E0833" w:rsidP="006E0833">
            <w:pPr>
              <w:rPr>
                <w:rFonts w:ascii="Times New Roman" w:eastAsia="Calibri" w:hAnsi="Times New Roman"/>
              </w:rPr>
            </w:pPr>
          </w:p>
        </w:tc>
        <w:tc>
          <w:tcPr>
            <w:tcW w:w="1843" w:type="dxa"/>
          </w:tcPr>
          <w:p w14:paraId="2C637453" w14:textId="77777777" w:rsidR="006E0833" w:rsidRPr="006E0833" w:rsidRDefault="006E0833" w:rsidP="006E0833">
            <w:pPr>
              <w:rPr>
                <w:rFonts w:ascii="Times New Roman" w:eastAsia="Calibri" w:hAnsi="Times New Roman"/>
              </w:rPr>
            </w:pPr>
          </w:p>
        </w:tc>
        <w:tc>
          <w:tcPr>
            <w:tcW w:w="1559" w:type="dxa"/>
            <w:noWrap/>
          </w:tcPr>
          <w:p w14:paraId="7E725E8D" w14:textId="77777777" w:rsidR="006E0833" w:rsidRPr="006E0833" w:rsidRDefault="006E0833" w:rsidP="006E0833">
            <w:pPr>
              <w:rPr>
                <w:rFonts w:ascii="Times New Roman" w:eastAsia="Calibri" w:hAnsi="Times New Roman"/>
              </w:rPr>
            </w:pPr>
          </w:p>
        </w:tc>
      </w:tr>
      <w:tr w:rsidR="006E0833" w:rsidRPr="006E0833" w14:paraId="327CFF2B" w14:textId="77777777" w:rsidTr="00A3077D">
        <w:trPr>
          <w:trHeight w:val="290"/>
        </w:trPr>
        <w:tc>
          <w:tcPr>
            <w:tcW w:w="2568" w:type="dxa"/>
            <w:noWrap/>
            <w:hideMark/>
          </w:tcPr>
          <w:p w14:paraId="62BA39D3" w14:textId="10A04B04" w:rsidR="006E0833" w:rsidRPr="006E0833" w:rsidRDefault="006E0833" w:rsidP="006E0833">
            <w:pPr>
              <w:rPr>
                <w:rFonts w:ascii="Times New Roman" w:eastAsia="Calibri" w:hAnsi="Times New Roman"/>
              </w:rPr>
            </w:pPr>
            <w:r w:rsidRPr="006E0833">
              <w:rPr>
                <w:rFonts w:ascii="Times New Roman" w:eastAsia="Calibri" w:hAnsi="Times New Roman"/>
              </w:rPr>
              <w:t>CWM</w:t>
            </w:r>
          </w:p>
        </w:tc>
        <w:tc>
          <w:tcPr>
            <w:tcW w:w="651" w:type="dxa"/>
          </w:tcPr>
          <w:p w14:paraId="1D4947CB" w14:textId="77777777" w:rsidR="006E0833" w:rsidRPr="006E0833" w:rsidRDefault="006E0833" w:rsidP="006E0833">
            <w:pPr>
              <w:rPr>
                <w:rFonts w:ascii="Times New Roman" w:eastAsia="Calibri" w:hAnsi="Times New Roman"/>
              </w:rPr>
            </w:pPr>
          </w:p>
        </w:tc>
        <w:tc>
          <w:tcPr>
            <w:tcW w:w="3018" w:type="dxa"/>
          </w:tcPr>
          <w:p w14:paraId="1F53FF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746C7A6C" w14:textId="77777777" w:rsidR="006E0833" w:rsidRPr="006E0833" w:rsidRDefault="006E0833" w:rsidP="006E0833">
            <w:pPr>
              <w:rPr>
                <w:rFonts w:ascii="Times New Roman" w:eastAsia="Calibri" w:hAnsi="Times New Roman"/>
              </w:rPr>
            </w:pPr>
          </w:p>
        </w:tc>
        <w:tc>
          <w:tcPr>
            <w:tcW w:w="1417" w:type="dxa"/>
          </w:tcPr>
          <w:p w14:paraId="00A186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4FA76F2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0.444 ± 0.013</w:t>
            </w:r>
          </w:p>
        </w:tc>
        <w:tc>
          <w:tcPr>
            <w:tcW w:w="1843" w:type="dxa"/>
          </w:tcPr>
          <w:p w14:paraId="656036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0.458 ± 0.011</w:t>
            </w:r>
          </w:p>
        </w:tc>
        <w:tc>
          <w:tcPr>
            <w:tcW w:w="1559" w:type="dxa"/>
            <w:noWrap/>
            <w:hideMark/>
          </w:tcPr>
          <w:p w14:paraId="371EC5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0.453 ± 0.007</w:t>
            </w:r>
          </w:p>
        </w:tc>
      </w:tr>
      <w:tr w:rsidR="006E0833" w:rsidRPr="006E0833" w14:paraId="4A044BF8" w14:textId="77777777" w:rsidTr="00A3077D">
        <w:trPr>
          <w:trHeight w:val="290"/>
        </w:trPr>
        <w:tc>
          <w:tcPr>
            <w:tcW w:w="2568" w:type="dxa"/>
            <w:noWrap/>
          </w:tcPr>
          <w:p w14:paraId="0055E459" w14:textId="77777777" w:rsidR="006E0833" w:rsidRPr="006E0833" w:rsidRDefault="006E0833" w:rsidP="006E0833">
            <w:pPr>
              <w:rPr>
                <w:rFonts w:ascii="Times New Roman" w:eastAsia="Calibri" w:hAnsi="Times New Roman"/>
              </w:rPr>
            </w:pPr>
            <w:r w:rsidRPr="006E0833">
              <w:rPr>
                <w:rFonts w:ascii="Times New Roman" w:eastAsia="Calibri" w:hAnsi="Times New Roman"/>
              </w:rPr>
              <w:t>antenna length</w:t>
            </w:r>
          </w:p>
        </w:tc>
        <w:tc>
          <w:tcPr>
            <w:tcW w:w="651" w:type="dxa"/>
          </w:tcPr>
          <w:p w14:paraId="7A25E7FF" w14:textId="77777777" w:rsidR="006E0833" w:rsidRPr="006E0833" w:rsidRDefault="006E0833" w:rsidP="006E0833">
            <w:pPr>
              <w:rPr>
                <w:rFonts w:ascii="Times New Roman" w:eastAsia="Calibri" w:hAnsi="Times New Roman"/>
              </w:rPr>
            </w:pPr>
          </w:p>
        </w:tc>
        <w:tc>
          <w:tcPr>
            <w:tcW w:w="3018" w:type="dxa"/>
          </w:tcPr>
          <w:p w14:paraId="1B420E49" w14:textId="77777777" w:rsidR="006E0833" w:rsidRPr="006E0833" w:rsidRDefault="006E0833" w:rsidP="006E0833">
            <w:pPr>
              <w:rPr>
                <w:rFonts w:ascii="Times New Roman" w:eastAsia="Calibri" w:hAnsi="Times New Roman"/>
              </w:rPr>
            </w:pPr>
          </w:p>
        </w:tc>
        <w:tc>
          <w:tcPr>
            <w:tcW w:w="426" w:type="dxa"/>
          </w:tcPr>
          <w:p w14:paraId="502AD6EB" w14:textId="77777777" w:rsidR="006E0833" w:rsidRPr="006E0833" w:rsidRDefault="006E0833" w:rsidP="006E0833">
            <w:pPr>
              <w:rPr>
                <w:rFonts w:ascii="Times New Roman" w:eastAsia="Calibri" w:hAnsi="Times New Roman"/>
              </w:rPr>
            </w:pPr>
          </w:p>
        </w:tc>
        <w:tc>
          <w:tcPr>
            <w:tcW w:w="1417" w:type="dxa"/>
          </w:tcPr>
          <w:p w14:paraId="1683CB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91E82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0.446 ± 0.006</w:t>
            </w:r>
          </w:p>
        </w:tc>
        <w:tc>
          <w:tcPr>
            <w:tcW w:w="1843" w:type="dxa"/>
          </w:tcPr>
          <w:p w14:paraId="029003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0.423 ± 0.005</w:t>
            </w:r>
          </w:p>
        </w:tc>
        <w:tc>
          <w:tcPr>
            <w:tcW w:w="1559" w:type="dxa"/>
            <w:noWrap/>
          </w:tcPr>
          <w:p w14:paraId="69F07D5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0.445 ± 0.008</w:t>
            </w:r>
          </w:p>
        </w:tc>
      </w:tr>
      <w:tr w:rsidR="006E0833" w:rsidRPr="006E0833" w14:paraId="41E00497" w14:textId="77777777" w:rsidTr="00A3077D">
        <w:trPr>
          <w:trHeight w:val="290"/>
        </w:trPr>
        <w:tc>
          <w:tcPr>
            <w:tcW w:w="2568" w:type="dxa"/>
            <w:noWrap/>
          </w:tcPr>
          <w:p w14:paraId="21E334C6" w14:textId="77777777" w:rsidR="006E0833" w:rsidRPr="006E0833" w:rsidRDefault="006E0833" w:rsidP="006E0833">
            <w:pPr>
              <w:rPr>
                <w:rFonts w:ascii="Times New Roman" w:eastAsia="Calibri" w:hAnsi="Times New Roman"/>
              </w:rPr>
            </w:pPr>
          </w:p>
        </w:tc>
        <w:tc>
          <w:tcPr>
            <w:tcW w:w="651" w:type="dxa"/>
          </w:tcPr>
          <w:p w14:paraId="246C54F1" w14:textId="77777777" w:rsidR="006E0833" w:rsidRPr="006E0833" w:rsidRDefault="006E0833" w:rsidP="006E0833">
            <w:pPr>
              <w:rPr>
                <w:rFonts w:ascii="Times New Roman" w:eastAsia="Calibri" w:hAnsi="Times New Roman"/>
              </w:rPr>
            </w:pPr>
          </w:p>
        </w:tc>
        <w:tc>
          <w:tcPr>
            <w:tcW w:w="3018" w:type="dxa"/>
          </w:tcPr>
          <w:p w14:paraId="6B036030" w14:textId="77777777" w:rsidR="006E0833" w:rsidRPr="006E0833" w:rsidRDefault="006E0833" w:rsidP="006E0833">
            <w:pPr>
              <w:rPr>
                <w:rFonts w:ascii="Times New Roman" w:eastAsia="Calibri" w:hAnsi="Times New Roman"/>
              </w:rPr>
            </w:pPr>
          </w:p>
        </w:tc>
        <w:tc>
          <w:tcPr>
            <w:tcW w:w="426" w:type="dxa"/>
          </w:tcPr>
          <w:p w14:paraId="7B8E0BF1" w14:textId="77777777" w:rsidR="006E0833" w:rsidRPr="006E0833" w:rsidRDefault="006E0833" w:rsidP="006E0833">
            <w:pPr>
              <w:rPr>
                <w:rFonts w:ascii="Times New Roman" w:eastAsia="Calibri" w:hAnsi="Times New Roman"/>
              </w:rPr>
            </w:pPr>
          </w:p>
        </w:tc>
        <w:tc>
          <w:tcPr>
            <w:tcW w:w="1417" w:type="dxa"/>
          </w:tcPr>
          <w:p w14:paraId="136D1C28" w14:textId="77777777" w:rsidR="006E0833" w:rsidRPr="006E0833" w:rsidRDefault="006E0833" w:rsidP="006E0833">
            <w:pPr>
              <w:rPr>
                <w:rFonts w:ascii="Times New Roman" w:eastAsia="Calibri" w:hAnsi="Times New Roman"/>
              </w:rPr>
            </w:pPr>
          </w:p>
        </w:tc>
        <w:tc>
          <w:tcPr>
            <w:tcW w:w="1701" w:type="dxa"/>
          </w:tcPr>
          <w:p w14:paraId="5BDDEAE5" w14:textId="77777777" w:rsidR="006E0833" w:rsidRPr="006E0833" w:rsidRDefault="006E0833" w:rsidP="006E0833">
            <w:pPr>
              <w:rPr>
                <w:rFonts w:ascii="Times New Roman" w:eastAsia="Calibri" w:hAnsi="Times New Roman"/>
              </w:rPr>
            </w:pPr>
          </w:p>
        </w:tc>
        <w:tc>
          <w:tcPr>
            <w:tcW w:w="1843" w:type="dxa"/>
          </w:tcPr>
          <w:p w14:paraId="6B892E27" w14:textId="77777777" w:rsidR="006E0833" w:rsidRPr="006E0833" w:rsidRDefault="006E0833" w:rsidP="006E0833">
            <w:pPr>
              <w:rPr>
                <w:rFonts w:ascii="Times New Roman" w:eastAsia="Calibri" w:hAnsi="Times New Roman"/>
              </w:rPr>
            </w:pPr>
          </w:p>
        </w:tc>
        <w:tc>
          <w:tcPr>
            <w:tcW w:w="1559" w:type="dxa"/>
            <w:noWrap/>
          </w:tcPr>
          <w:p w14:paraId="08BC7BA4" w14:textId="77777777" w:rsidR="006E0833" w:rsidRPr="006E0833" w:rsidRDefault="006E0833" w:rsidP="006E0833">
            <w:pPr>
              <w:rPr>
                <w:rFonts w:ascii="Times New Roman" w:eastAsia="Calibri" w:hAnsi="Times New Roman"/>
              </w:rPr>
            </w:pPr>
          </w:p>
        </w:tc>
      </w:tr>
      <w:tr w:rsidR="006E0833" w:rsidRPr="006E0833" w14:paraId="288327A2" w14:textId="77777777" w:rsidTr="00A3077D">
        <w:trPr>
          <w:trHeight w:val="290"/>
        </w:trPr>
        <w:tc>
          <w:tcPr>
            <w:tcW w:w="2568" w:type="dxa"/>
            <w:noWrap/>
            <w:hideMark/>
          </w:tcPr>
          <w:p w14:paraId="4A1CEFAB" w14:textId="1CEEEA3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32352A7" w14:textId="77777777" w:rsidR="006E0833" w:rsidRPr="006E0833" w:rsidRDefault="006E0833" w:rsidP="006E0833">
            <w:pPr>
              <w:rPr>
                <w:rFonts w:ascii="Times New Roman" w:eastAsia="Calibri" w:hAnsi="Times New Roman"/>
              </w:rPr>
            </w:pPr>
          </w:p>
        </w:tc>
        <w:tc>
          <w:tcPr>
            <w:tcW w:w="3018" w:type="dxa"/>
          </w:tcPr>
          <w:p w14:paraId="0D26C1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2CF07B7" w14:textId="77777777" w:rsidR="006E0833" w:rsidRPr="006E0833" w:rsidRDefault="006E0833" w:rsidP="006E0833">
            <w:pPr>
              <w:rPr>
                <w:rFonts w:ascii="Times New Roman" w:eastAsia="Calibri" w:hAnsi="Times New Roman"/>
              </w:rPr>
            </w:pPr>
          </w:p>
        </w:tc>
        <w:tc>
          <w:tcPr>
            <w:tcW w:w="1417" w:type="dxa"/>
          </w:tcPr>
          <w:p w14:paraId="7B67BB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559D0D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0.731 ± 0.014</w:t>
            </w:r>
          </w:p>
        </w:tc>
        <w:tc>
          <w:tcPr>
            <w:tcW w:w="1843" w:type="dxa"/>
          </w:tcPr>
          <w:p w14:paraId="051EB9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0.752 ± 0.013</w:t>
            </w:r>
          </w:p>
        </w:tc>
        <w:tc>
          <w:tcPr>
            <w:tcW w:w="1559" w:type="dxa"/>
            <w:noWrap/>
            <w:hideMark/>
          </w:tcPr>
          <w:p w14:paraId="06C757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0.744 ± 0.013</w:t>
            </w:r>
          </w:p>
        </w:tc>
      </w:tr>
      <w:tr w:rsidR="006E0833" w:rsidRPr="006E0833" w14:paraId="560A6234" w14:textId="77777777" w:rsidTr="00A3077D">
        <w:trPr>
          <w:trHeight w:val="290"/>
        </w:trPr>
        <w:tc>
          <w:tcPr>
            <w:tcW w:w="2568" w:type="dxa"/>
            <w:noWrap/>
          </w:tcPr>
          <w:p w14:paraId="4A9443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rear leg length</w:t>
            </w:r>
          </w:p>
        </w:tc>
        <w:tc>
          <w:tcPr>
            <w:tcW w:w="651" w:type="dxa"/>
          </w:tcPr>
          <w:p w14:paraId="3500844B" w14:textId="77777777" w:rsidR="006E0833" w:rsidRPr="006E0833" w:rsidRDefault="006E0833" w:rsidP="006E0833">
            <w:pPr>
              <w:rPr>
                <w:rFonts w:ascii="Times New Roman" w:eastAsia="Calibri" w:hAnsi="Times New Roman"/>
              </w:rPr>
            </w:pPr>
          </w:p>
        </w:tc>
        <w:tc>
          <w:tcPr>
            <w:tcW w:w="3018" w:type="dxa"/>
          </w:tcPr>
          <w:p w14:paraId="6FE00D1B" w14:textId="77777777" w:rsidR="006E0833" w:rsidRPr="006E0833" w:rsidRDefault="006E0833" w:rsidP="006E0833">
            <w:pPr>
              <w:rPr>
                <w:rFonts w:ascii="Times New Roman" w:eastAsia="Calibri" w:hAnsi="Times New Roman"/>
              </w:rPr>
            </w:pPr>
          </w:p>
        </w:tc>
        <w:tc>
          <w:tcPr>
            <w:tcW w:w="426" w:type="dxa"/>
          </w:tcPr>
          <w:p w14:paraId="0163B92D" w14:textId="77777777" w:rsidR="006E0833" w:rsidRPr="006E0833" w:rsidRDefault="006E0833" w:rsidP="006E0833">
            <w:pPr>
              <w:rPr>
                <w:rFonts w:ascii="Times New Roman" w:eastAsia="Calibri" w:hAnsi="Times New Roman"/>
              </w:rPr>
            </w:pPr>
          </w:p>
        </w:tc>
        <w:tc>
          <w:tcPr>
            <w:tcW w:w="1417" w:type="dxa"/>
          </w:tcPr>
          <w:p w14:paraId="69C3AA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267F86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0.740 ± 0.006</w:t>
            </w:r>
          </w:p>
        </w:tc>
        <w:tc>
          <w:tcPr>
            <w:tcW w:w="1843" w:type="dxa"/>
          </w:tcPr>
          <w:p w14:paraId="39B061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0.712 ± 0.008</w:t>
            </w:r>
          </w:p>
        </w:tc>
        <w:tc>
          <w:tcPr>
            <w:tcW w:w="1559" w:type="dxa"/>
            <w:noWrap/>
          </w:tcPr>
          <w:p w14:paraId="3EAB8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0.739 ± 0.009</w:t>
            </w:r>
          </w:p>
        </w:tc>
      </w:tr>
      <w:tr w:rsidR="006E0833" w:rsidRPr="006E0833" w14:paraId="2BDB6C22" w14:textId="77777777" w:rsidTr="00A3077D">
        <w:trPr>
          <w:trHeight w:val="290"/>
        </w:trPr>
        <w:tc>
          <w:tcPr>
            <w:tcW w:w="2568" w:type="dxa"/>
            <w:noWrap/>
          </w:tcPr>
          <w:p w14:paraId="67664F10" w14:textId="77777777" w:rsidR="006E0833" w:rsidRPr="006E0833" w:rsidRDefault="006E0833" w:rsidP="006E0833">
            <w:pPr>
              <w:rPr>
                <w:rFonts w:ascii="Times New Roman" w:eastAsia="Calibri" w:hAnsi="Times New Roman"/>
              </w:rPr>
            </w:pPr>
          </w:p>
        </w:tc>
        <w:tc>
          <w:tcPr>
            <w:tcW w:w="651" w:type="dxa"/>
          </w:tcPr>
          <w:p w14:paraId="5AF40169" w14:textId="77777777" w:rsidR="006E0833" w:rsidRPr="006E0833" w:rsidRDefault="006E0833" w:rsidP="006E0833">
            <w:pPr>
              <w:rPr>
                <w:rFonts w:ascii="Times New Roman" w:eastAsia="Calibri" w:hAnsi="Times New Roman"/>
              </w:rPr>
            </w:pPr>
          </w:p>
        </w:tc>
        <w:tc>
          <w:tcPr>
            <w:tcW w:w="3018" w:type="dxa"/>
          </w:tcPr>
          <w:p w14:paraId="5DE708DC" w14:textId="77777777" w:rsidR="006E0833" w:rsidRPr="006E0833" w:rsidRDefault="006E0833" w:rsidP="006E0833">
            <w:pPr>
              <w:rPr>
                <w:rFonts w:ascii="Times New Roman" w:eastAsia="Calibri" w:hAnsi="Times New Roman"/>
              </w:rPr>
            </w:pPr>
          </w:p>
        </w:tc>
        <w:tc>
          <w:tcPr>
            <w:tcW w:w="426" w:type="dxa"/>
          </w:tcPr>
          <w:p w14:paraId="034BD976" w14:textId="77777777" w:rsidR="006E0833" w:rsidRPr="006E0833" w:rsidRDefault="006E0833" w:rsidP="006E0833">
            <w:pPr>
              <w:rPr>
                <w:rFonts w:ascii="Times New Roman" w:eastAsia="Calibri" w:hAnsi="Times New Roman"/>
              </w:rPr>
            </w:pPr>
          </w:p>
        </w:tc>
        <w:tc>
          <w:tcPr>
            <w:tcW w:w="1417" w:type="dxa"/>
          </w:tcPr>
          <w:p w14:paraId="0FE228CF" w14:textId="77777777" w:rsidR="006E0833" w:rsidRPr="006E0833" w:rsidRDefault="006E0833" w:rsidP="006E0833">
            <w:pPr>
              <w:rPr>
                <w:rFonts w:ascii="Times New Roman" w:eastAsia="Calibri" w:hAnsi="Times New Roman"/>
              </w:rPr>
            </w:pPr>
          </w:p>
        </w:tc>
        <w:tc>
          <w:tcPr>
            <w:tcW w:w="1701" w:type="dxa"/>
          </w:tcPr>
          <w:p w14:paraId="724455BB" w14:textId="77777777" w:rsidR="006E0833" w:rsidRPr="006E0833" w:rsidRDefault="006E0833" w:rsidP="006E0833">
            <w:pPr>
              <w:rPr>
                <w:rFonts w:ascii="Times New Roman" w:eastAsia="Calibri" w:hAnsi="Times New Roman"/>
              </w:rPr>
            </w:pPr>
          </w:p>
        </w:tc>
        <w:tc>
          <w:tcPr>
            <w:tcW w:w="1843" w:type="dxa"/>
          </w:tcPr>
          <w:p w14:paraId="4299D12F" w14:textId="77777777" w:rsidR="006E0833" w:rsidRPr="006E0833" w:rsidRDefault="006E0833" w:rsidP="006E0833">
            <w:pPr>
              <w:rPr>
                <w:rFonts w:ascii="Times New Roman" w:eastAsia="Calibri" w:hAnsi="Times New Roman"/>
              </w:rPr>
            </w:pPr>
          </w:p>
        </w:tc>
        <w:tc>
          <w:tcPr>
            <w:tcW w:w="1559" w:type="dxa"/>
            <w:noWrap/>
          </w:tcPr>
          <w:p w14:paraId="21FAC16E" w14:textId="77777777" w:rsidR="006E0833" w:rsidRPr="006E0833" w:rsidRDefault="006E0833" w:rsidP="006E0833">
            <w:pPr>
              <w:rPr>
                <w:rFonts w:ascii="Times New Roman" w:eastAsia="Calibri" w:hAnsi="Times New Roman"/>
              </w:rPr>
            </w:pPr>
          </w:p>
        </w:tc>
      </w:tr>
      <w:tr w:rsidR="006E0833" w:rsidRPr="006E0833" w14:paraId="1A96E456" w14:textId="77777777" w:rsidTr="00A3077D">
        <w:trPr>
          <w:trHeight w:val="290"/>
        </w:trPr>
        <w:tc>
          <w:tcPr>
            <w:tcW w:w="2568" w:type="dxa"/>
            <w:noWrap/>
            <w:hideMark/>
          </w:tcPr>
          <w:p w14:paraId="1BD01FA8" w14:textId="2EB22560"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1A5B3891" w14:textId="77777777" w:rsidR="006E0833" w:rsidRPr="006E0833" w:rsidRDefault="006E0833" w:rsidP="006E0833">
            <w:pPr>
              <w:rPr>
                <w:rFonts w:ascii="Times New Roman" w:eastAsia="Calibri" w:hAnsi="Times New Roman"/>
              </w:rPr>
            </w:pPr>
          </w:p>
        </w:tc>
        <w:tc>
          <w:tcPr>
            <w:tcW w:w="3018" w:type="dxa"/>
          </w:tcPr>
          <w:p w14:paraId="3895BF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63E2A338" w14:textId="77777777" w:rsidR="006E0833" w:rsidRPr="006E0833" w:rsidRDefault="006E0833" w:rsidP="006E0833">
            <w:pPr>
              <w:rPr>
                <w:rFonts w:ascii="Times New Roman" w:eastAsia="Calibri" w:hAnsi="Times New Roman"/>
              </w:rPr>
            </w:pPr>
          </w:p>
        </w:tc>
        <w:tc>
          <w:tcPr>
            <w:tcW w:w="1417" w:type="dxa"/>
          </w:tcPr>
          <w:p w14:paraId="089C86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7D200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c>
          <w:tcPr>
            <w:tcW w:w="1843" w:type="dxa"/>
          </w:tcPr>
          <w:p w14:paraId="4E6ABD1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0.001</w:t>
            </w:r>
          </w:p>
        </w:tc>
        <w:tc>
          <w:tcPr>
            <w:tcW w:w="1559" w:type="dxa"/>
            <w:noWrap/>
            <w:hideMark/>
          </w:tcPr>
          <w:p w14:paraId="6FE40B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0.045 ± 0.001</w:t>
            </w:r>
          </w:p>
        </w:tc>
      </w:tr>
      <w:tr w:rsidR="006E0833" w:rsidRPr="006E0833" w14:paraId="58E75AC7" w14:textId="77777777" w:rsidTr="00A3077D">
        <w:trPr>
          <w:trHeight w:val="290"/>
        </w:trPr>
        <w:tc>
          <w:tcPr>
            <w:tcW w:w="2568" w:type="dxa"/>
            <w:noWrap/>
          </w:tcPr>
          <w:p w14:paraId="29C270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length</w:t>
            </w:r>
          </w:p>
        </w:tc>
        <w:tc>
          <w:tcPr>
            <w:tcW w:w="651" w:type="dxa"/>
          </w:tcPr>
          <w:p w14:paraId="235F5CB0" w14:textId="77777777" w:rsidR="006E0833" w:rsidRPr="006E0833" w:rsidRDefault="006E0833" w:rsidP="006E0833">
            <w:pPr>
              <w:rPr>
                <w:rFonts w:ascii="Times New Roman" w:eastAsia="Calibri" w:hAnsi="Times New Roman"/>
              </w:rPr>
            </w:pPr>
          </w:p>
        </w:tc>
        <w:tc>
          <w:tcPr>
            <w:tcW w:w="3018" w:type="dxa"/>
          </w:tcPr>
          <w:p w14:paraId="1C739F09" w14:textId="77777777" w:rsidR="006E0833" w:rsidRPr="006E0833" w:rsidRDefault="006E0833" w:rsidP="006E0833">
            <w:pPr>
              <w:rPr>
                <w:rFonts w:ascii="Times New Roman" w:eastAsia="Calibri" w:hAnsi="Times New Roman"/>
              </w:rPr>
            </w:pPr>
          </w:p>
        </w:tc>
        <w:tc>
          <w:tcPr>
            <w:tcW w:w="426" w:type="dxa"/>
          </w:tcPr>
          <w:p w14:paraId="1AA8E09B" w14:textId="77777777" w:rsidR="006E0833" w:rsidRPr="006E0833" w:rsidRDefault="006E0833" w:rsidP="006E0833">
            <w:pPr>
              <w:rPr>
                <w:rFonts w:ascii="Times New Roman" w:eastAsia="Calibri" w:hAnsi="Times New Roman"/>
              </w:rPr>
            </w:pPr>
          </w:p>
        </w:tc>
        <w:tc>
          <w:tcPr>
            <w:tcW w:w="1417" w:type="dxa"/>
          </w:tcPr>
          <w:p w14:paraId="5BBD66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C23BE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0.047 ± 0.001</w:t>
            </w:r>
          </w:p>
        </w:tc>
        <w:tc>
          <w:tcPr>
            <w:tcW w:w="1843" w:type="dxa"/>
          </w:tcPr>
          <w:p w14:paraId="5245F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0.049 ± 0.001</w:t>
            </w:r>
          </w:p>
        </w:tc>
        <w:tc>
          <w:tcPr>
            <w:tcW w:w="1559" w:type="dxa"/>
            <w:noWrap/>
          </w:tcPr>
          <w:p w14:paraId="62790C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r>
      <w:tr w:rsidR="006E0833" w:rsidRPr="006E0833" w14:paraId="66E8C037" w14:textId="77777777" w:rsidTr="00A3077D">
        <w:trPr>
          <w:trHeight w:val="290"/>
        </w:trPr>
        <w:tc>
          <w:tcPr>
            <w:tcW w:w="2568" w:type="dxa"/>
            <w:noWrap/>
          </w:tcPr>
          <w:p w14:paraId="3E9264A7" w14:textId="77777777" w:rsidR="006E0833" w:rsidRPr="006E0833" w:rsidRDefault="006E0833" w:rsidP="006E0833">
            <w:pPr>
              <w:rPr>
                <w:rFonts w:ascii="Times New Roman" w:eastAsia="Calibri" w:hAnsi="Times New Roman"/>
              </w:rPr>
            </w:pPr>
          </w:p>
        </w:tc>
        <w:tc>
          <w:tcPr>
            <w:tcW w:w="651" w:type="dxa"/>
          </w:tcPr>
          <w:p w14:paraId="112C24C6" w14:textId="77777777" w:rsidR="006E0833" w:rsidRPr="006E0833" w:rsidRDefault="006E0833" w:rsidP="006E0833">
            <w:pPr>
              <w:rPr>
                <w:rFonts w:ascii="Times New Roman" w:eastAsia="Calibri" w:hAnsi="Times New Roman"/>
              </w:rPr>
            </w:pPr>
          </w:p>
        </w:tc>
        <w:tc>
          <w:tcPr>
            <w:tcW w:w="3018" w:type="dxa"/>
          </w:tcPr>
          <w:p w14:paraId="658B8C0E" w14:textId="77777777" w:rsidR="006E0833" w:rsidRPr="006E0833" w:rsidRDefault="006E0833" w:rsidP="006E0833">
            <w:pPr>
              <w:rPr>
                <w:rFonts w:ascii="Times New Roman" w:eastAsia="Calibri" w:hAnsi="Times New Roman"/>
              </w:rPr>
            </w:pPr>
          </w:p>
        </w:tc>
        <w:tc>
          <w:tcPr>
            <w:tcW w:w="426" w:type="dxa"/>
          </w:tcPr>
          <w:p w14:paraId="3588E3E8" w14:textId="77777777" w:rsidR="006E0833" w:rsidRPr="006E0833" w:rsidRDefault="006E0833" w:rsidP="006E0833">
            <w:pPr>
              <w:rPr>
                <w:rFonts w:ascii="Times New Roman" w:eastAsia="Calibri" w:hAnsi="Times New Roman"/>
              </w:rPr>
            </w:pPr>
          </w:p>
        </w:tc>
        <w:tc>
          <w:tcPr>
            <w:tcW w:w="1417" w:type="dxa"/>
          </w:tcPr>
          <w:p w14:paraId="5F9C078F" w14:textId="77777777" w:rsidR="006E0833" w:rsidRPr="006E0833" w:rsidRDefault="006E0833" w:rsidP="006E0833">
            <w:pPr>
              <w:rPr>
                <w:rFonts w:ascii="Times New Roman" w:eastAsia="Calibri" w:hAnsi="Times New Roman"/>
              </w:rPr>
            </w:pPr>
          </w:p>
        </w:tc>
        <w:tc>
          <w:tcPr>
            <w:tcW w:w="1701" w:type="dxa"/>
          </w:tcPr>
          <w:p w14:paraId="7FDACF57" w14:textId="77777777" w:rsidR="006E0833" w:rsidRPr="006E0833" w:rsidRDefault="006E0833" w:rsidP="006E0833">
            <w:pPr>
              <w:rPr>
                <w:rFonts w:ascii="Times New Roman" w:eastAsia="Calibri" w:hAnsi="Times New Roman"/>
              </w:rPr>
            </w:pPr>
          </w:p>
        </w:tc>
        <w:tc>
          <w:tcPr>
            <w:tcW w:w="1843" w:type="dxa"/>
          </w:tcPr>
          <w:p w14:paraId="08512702" w14:textId="77777777" w:rsidR="006E0833" w:rsidRPr="006E0833" w:rsidRDefault="006E0833" w:rsidP="006E0833">
            <w:pPr>
              <w:rPr>
                <w:rFonts w:ascii="Times New Roman" w:eastAsia="Calibri" w:hAnsi="Times New Roman"/>
              </w:rPr>
            </w:pPr>
          </w:p>
        </w:tc>
        <w:tc>
          <w:tcPr>
            <w:tcW w:w="1559" w:type="dxa"/>
            <w:noWrap/>
          </w:tcPr>
          <w:p w14:paraId="2C522882" w14:textId="77777777" w:rsidR="006E0833" w:rsidRPr="006E0833" w:rsidRDefault="006E0833" w:rsidP="006E0833">
            <w:pPr>
              <w:rPr>
                <w:rFonts w:ascii="Times New Roman" w:eastAsia="Calibri" w:hAnsi="Times New Roman"/>
              </w:rPr>
            </w:pPr>
          </w:p>
        </w:tc>
      </w:tr>
      <w:tr w:rsidR="006E0833" w:rsidRPr="006E0833" w14:paraId="21671DDA" w14:textId="77777777" w:rsidTr="00A3077D">
        <w:trPr>
          <w:trHeight w:val="290"/>
        </w:trPr>
        <w:tc>
          <w:tcPr>
            <w:tcW w:w="2568" w:type="dxa"/>
            <w:noWrap/>
            <w:hideMark/>
          </w:tcPr>
          <w:p w14:paraId="0A22F8A4" w14:textId="0350AFAB"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7AA96C50" w14:textId="77777777" w:rsidR="006E0833" w:rsidRPr="006E0833" w:rsidRDefault="006E0833" w:rsidP="006E0833">
            <w:pPr>
              <w:rPr>
                <w:rFonts w:ascii="Times New Roman" w:eastAsia="Calibri" w:hAnsi="Times New Roman"/>
              </w:rPr>
            </w:pPr>
          </w:p>
        </w:tc>
        <w:tc>
          <w:tcPr>
            <w:tcW w:w="3018" w:type="dxa"/>
          </w:tcPr>
          <w:p w14:paraId="50AD36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01EBB97" w14:textId="77777777" w:rsidR="006E0833" w:rsidRPr="006E0833" w:rsidRDefault="006E0833" w:rsidP="006E0833">
            <w:pPr>
              <w:rPr>
                <w:rFonts w:ascii="Times New Roman" w:eastAsia="Calibri" w:hAnsi="Times New Roman"/>
              </w:rPr>
            </w:pPr>
          </w:p>
        </w:tc>
        <w:tc>
          <w:tcPr>
            <w:tcW w:w="1417" w:type="dxa"/>
          </w:tcPr>
          <w:p w14:paraId="560F5A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614DD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c>
          <w:tcPr>
            <w:tcW w:w="1843" w:type="dxa"/>
          </w:tcPr>
          <w:p w14:paraId="097BCF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0.054 ± 0.001</w:t>
            </w:r>
          </w:p>
        </w:tc>
        <w:tc>
          <w:tcPr>
            <w:tcW w:w="1559" w:type="dxa"/>
            <w:noWrap/>
            <w:hideMark/>
          </w:tcPr>
          <w:p w14:paraId="6DD863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0.051 ± 0.001</w:t>
            </w:r>
          </w:p>
        </w:tc>
      </w:tr>
      <w:tr w:rsidR="006E0833" w:rsidRPr="006E0833" w14:paraId="62961153" w14:textId="77777777" w:rsidTr="00A3077D">
        <w:trPr>
          <w:trHeight w:val="290"/>
        </w:trPr>
        <w:tc>
          <w:tcPr>
            <w:tcW w:w="2568" w:type="dxa"/>
            <w:noWrap/>
          </w:tcPr>
          <w:p w14:paraId="0BF0FE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protrusion</w:t>
            </w:r>
          </w:p>
        </w:tc>
        <w:tc>
          <w:tcPr>
            <w:tcW w:w="651" w:type="dxa"/>
          </w:tcPr>
          <w:p w14:paraId="3769DB53" w14:textId="77777777" w:rsidR="006E0833" w:rsidRPr="006E0833" w:rsidRDefault="006E0833" w:rsidP="006E0833">
            <w:pPr>
              <w:rPr>
                <w:rFonts w:ascii="Times New Roman" w:eastAsia="Calibri" w:hAnsi="Times New Roman"/>
              </w:rPr>
            </w:pPr>
          </w:p>
        </w:tc>
        <w:tc>
          <w:tcPr>
            <w:tcW w:w="3018" w:type="dxa"/>
          </w:tcPr>
          <w:p w14:paraId="730FD53E" w14:textId="77777777" w:rsidR="006E0833" w:rsidRPr="006E0833" w:rsidRDefault="006E0833" w:rsidP="006E0833">
            <w:pPr>
              <w:rPr>
                <w:rFonts w:ascii="Times New Roman" w:eastAsia="Calibri" w:hAnsi="Times New Roman"/>
              </w:rPr>
            </w:pPr>
          </w:p>
        </w:tc>
        <w:tc>
          <w:tcPr>
            <w:tcW w:w="426" w:type="dxa"/>
          </w:tcPr>
          <w:p w14:paraId="4174A069" w14:textId="77777777" w:rsidR="006E0833" w:rsidRPr="006E0833" w:rsidRDefault="006E0833" w:rsidP="006E0833">
            <w:pPr>
              <w:rPr>
                <w:rFonts w:ascii="Times New Roman" w:eastAsia="Calibri" w:hAnsi="Times New Roman"/>
              </w:rPr>
            </w:pPr>
          </w:p>
        </w:tc>
        <w:tc>
          <w:tcPr>
            <w:tcW w:w="1417" w:type="dxa"/>
          </w:tcPr>
          <w:p w14:paraId="323AC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3753E6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0.000</w:t>
            </w:r>
          </w:p>
        </w:tc>
        <w:tc>
          <w:tcPr>
            <w:tcW w:w="1843" w:type="dxa"/>
          </w:tcPr>
          <w:p w14:paraId="13E897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0.053 ± 0.001</w:t>
            </w:r>
          </w:p>
        </w:tc>
        <w:tc>
          <w:tcPr>
            <w:tcW w:w="1559" w:type="dxa"/>
            <w:noWrap/>
          </w:tcPr>
          <w:p w14:paraId="5D0D4E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r>
      <w:tr w:rsidR="006E0833" w:rsidRPr="006E0833" w14:paraId="01A57045" w14:textId="77777777" w:rsidTr="00A3077D">
        <w:trPr>
          <w:trHeight w:val="290"/>
        </w:trPr>
        <w:tc>
          <w:tcPr>
            <w:tcW w:w="2568" w:type="dxa"/>
            <w:noWrap/>
          </w:tcPr>
          <w:p w14:paraId="32239616" w14:textId="77777777" w:rsidR="006E0833" w:rsidRPr="006E0833" w:rsidRDefault="006E0833" w:rsidP="006E0833">
            <w:pPr>
              <w:rPr>
                <w:rFonts w:ascii="Times New Roman" w:eastAsia="Calibri" w:hAnsi="Times New Roman"/>
              </w:rPr>
            </w:pPr>
          </w:p>
        </w:tc>
        <w:tc>
          <w:tcPr>
            <w:tcW w:w="651" w:type="dxa"/>
          </w:tcPr>
          <w:p w14:paraId="1A41AA47" w14:textId="77777777" w:rsidR="006E0833" w:rsidRPr="006E0833" w:rsidRDefault="006E0833" w:rsidP="006E0833">
            <w:pPr>
              <w:rPr>
                <w:rFonts w:ascii="Times New Roman" w:eastAsia="Calibri" w:hAnsi="Times New Roman"/>
              </w:rPr>
            </w:pPr>
          </w:p>
        </w:tc>
        <w:tc>
          <w:tcPr>
            <w:tcW w:w="3018" w:type="dxa"/>
          </w:tcPr>
          <w:p w14:paraId="642E28ED" w14:textId="77777777" w:rsidR="006E0833" w:rsidRPr="006E0833" w:rsidRDefault="006E0833" w:rsidP="006E0833">
            <w:pPr>
              <w:rPr>
                <w:rFonts w:ascii="Times New Roman" w:eastAsia="Calibri" w:hAnsi="Times New Roman"/>
              </w:rPr>
            </w:pPr>
          </w:p>
        </w:tc>
        <w:tc>
          <w:tcPr>
            <w:tcW w:w="426" w:type="dxa"/>
          </w:tcPr>
          <w:p w14:paraId="59E502B5" w14:textId="77777777" w:rsidR="006E0833" w:rsidRPr="006E0833" w:rsidRDefault="006E0833" w:rsidP="006E0833">
            <w:pPr>
              <w:rPr>
                <w:rFonts w:ascii="Times New Roman" w:eastAsia="Calibri" w:hAnsi="Times New Roman"/>
              </w:rPr>
            </w:pPr>
          </w:p>
        </w:tc>
        <w:tc>
          <w:tcPr>
            <w:tcW w:w="1417" w:type="dxa"/>
          </w:tcPr>
          <w:p w14:paraId="41A5C833" w14:textId="77777777" w:rsidR="006E0833" w:rsidRPr="006E0833" w:rsidRDefault="006E0833" w:rsidP="006E0833">
            <w:pPr>
              <w:rPr>
                <w:rFonts w:ascii="Times New Roman" w:eastAsia="Calibri" w:hAnsi="Times New Roman"/>
              </w:rPr>
            </w:pPr>
          </w:p>
        </w:tc>
        <w:tc>
          <w:tcPr>
            <w:tcW w:w="1701" w:type="dxa"/>
          </w:tcPr>
          <w:p w14:paraId="0FFE1C54" w14:textId="77777777" w:rsidR="006E0833" w:rsidRPr="006E0833" w:rsidRDefault="006E0833" w:rsidP="006E0833">
            <w:pPr>
              <w:rPr>
                <w:rFonts w:ascii="Times New Roman" w:eastAsia="Calibri" w:hAnsi="Times New Roman"/>
              </w:rPr>
            </w:pPr>
          </w:p>
        </w:tc>
        <w:tc>
          <w:tcPr>
            <w:tcW w:w="1843" w:type="dxa"/>
          </w:tcPr>
          <w:p w14:paraId="22918727" w14:textId="77777777" w:rsidR="006E0833" w:rsidRPr="006E0833" w:rsidRDefault="006E0833" w:rsidP="006E0833">
            <w:pPr>
              <w:rPr>
                <w:rFonts w:ascii="Times New Roman" w:eastAsia="Calibri" w:hAnsi="Times New Roman"/>
              </w:rPr>
            </w:pPr>
          </w:p>
        </w:tc>
        <w:tc>
          <w:tcPr>
            <w:tcW w:w="1559" w:type="dxa"/>
            <w:noWrap/>
          </w:tcPr>
          <w:p w14:paraId="43FAA554" w14:textId="77777777" w:rsidR="006E0833" w:rsidRPr="006E0833" w:rsidRDefault="006E0833" w:rsidP="006E0833">
            <w:pPr>
              <w:rPr>
                <w:rFonts w:ascii="Times New Roman" w:eastAsia="Calibri" w:hAnsi="Times New Roman"/>
              </w:rPr>
            </w:pPr>
          </w:p>
        </w:tc>
      </w:tr>
      <w:tr w:rsidR="006E0833" w:rsidRPr="006E0833" w14:paraId="1318B05A" w14:textId="77777777" w:rsidTr="00A3077D">
        <w:trPr>
          <w:trHeight w:val="290"/>
        </w:trPr>
        <w:tc>
          <w:tcPr>
            <w:tcW w:w="2568" w:type="dxa"/>
            <w:noWrap/>
            <w:hideMark/>
          </w:tcPr>
          <w:p w14:paraId="42D0B7FF" w14:textId="3A3112BD"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C2F7C91" w14:textId="77777777" w:rsidR="006E0833" w:rsidRPr="006E0833" w:rsidRDefault="006E0833" w:rsidP="006E0833">
            <w:pPr>
              <w:rPr>
                <w:rFonts w:ascii="Times New Roman" w:eastAsia="Calibri" w:hAnsi="Times New Roman"/>
              </w:rPr>
            </w:pPr>
          </w:p>
        </w:tc>
        <w:tc>
          <w:tcPr>
            <w:tcW w:w="3018" w:type="dxa"/>
          </w:tcPr>
          <w:p w14:paraId="24CA9E3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C239DA3" w14:textId="77777777" w:rsidR="006E0833" w:rsidRPr="006E0833" w:rsidRDefault="006E0833" w:rsidP="006E0833">
            <w:pPr>
              <w:rPr>
                <w:rFonts w:ascii="Times New Roman" w:eastAsia="Calibri" w:hAnsi="Times New Roman"/>
              </w:rPr>
            </w:pPr>
          </w:p>
        </w:tc>
        <w:tc>
          <w:tcPr>
            <w:tcW w:w="1417" w:type="dxa"/>
          </w:tcPr>
          <w:p w14:paraId="4D6335E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217C7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0.263 ± 0.002</w:t>
            </w:r>
          </w:p>
        </w:tc>
        <w:tc>
          <w:tcPr>
            <w:tcW w:w="1843" w:type="dxa"/>
          </w:tcPr>
          <w:p w14:paraId="155C62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0.002</w:t>
            </w:r>
          </w:p>
        </w:tc>
        <w:tc>
          <w:tcPr>
            <w:tcW w:w="1559" w:type="dxa"/>
            <w:noWrap/>
            <w:hideMark/>
          </w:tcPr>
          <w:p w14:paraId="142965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0.262 ± 0.003</w:t>
            </w:r>
          </w:p>
        </w:tc>
      </w:tr>
      <w:tr w:rsidR="006E0833" w:rsidRPr="006E0833" w14:paraId="11B64ABF" w14:textId="77777777" w:rsidTr="00A3077D">
        <w:trPr>
          <w:trHeight w:val="290"/>
        </w:trPr>
        <w:tc>
          <w:tcPr>
            <w:tcW w:w="2568" w:type="dxa"/>
            <w:tcBorders>
              <w:bottom w:val="single" w:sz="4" w:space="0" w:color="auto"/>
            </w:tcBorders>
            <w:noWrap/>
          </w:tcPr>
          <w:p w14:paraId="353223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pronotum width</w:t>
            </w:r>
          </w:p>
        </w:tc>
        <w:tc>
          <w:tcPr>
            <w:tcW w:w="651" w:type="dxa"/>
            <w:tcBorders>
              <w:bottom w:val="single" w:sz="4" w:space="0" w:color="auto"/>
            </w:tcBorders>
          </w:tcPr>
          <w:p w14:paraId="5F8D43B5"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496B5264"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3544A5CA"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598F9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78AC13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0.001</w:t>
            </w:r>
          </w:p>
        </w:tc>
        <w:tc>
          <w:tcPr>
            <w:tcW w:w="1843" w:type="dxa"/>
            <w:tcBorders>
              <w:bottom w:val="single" w:sz="4" w:space="0" w:color="auto"/>
            </w:tcBorders>
          </w:tcPr>
          <w:p w14:paraId="7C7273A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0.268 ± 0.002</w:t>
            </w:r>
          </w:p>
        </w:tc>
        <w:tc>
          <w:tcPr>
            <w:tcW w:w="1559" w:type="dxa"/>
            <w:tcBorders>
              <w:bottom w:val="single" w:sz="4" w:space="0" w:color="auto"/>
            </w:tcBorders>
            <w:noWrap/>
          </w:tcPr>
          <w:p w14:paraId="4DCB77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0.264 ± 0.001</w:t>
            </w:r>
          </w:p>
        </w:tc>
      </w:tr>
    </w:tbl>
    <w:p w14:paraId="195E31CB" w14:textId="77777777" w:rsidR="006E0833" w:rsidRPr="006E0833" w:rsidRDefault="006E0833" w:rsidP="006E0833">
      <w:pPr>
        <w:ind w:left="10080" w:firstLine="720"/>
        <w:rPr>
          <w:rFonts w:eastAsia="Calibri"/>
          <w:kern w:val="0"/>
          <w:sz w:val="24"/>
          <w:szCs w:val="24"/>
          <w14:ligatures w14:val="none"/>
        </w:rPr>
      </w:pPr>
    </w:p>
    <w:p w14:paraId="4DA8F942" w14:textId="77777777" w:rsidR="006E0833" w:rsidRPr="006E0833" w:rsidRDefault="006E0833" w:rsidP="006E0833">
      <w:pPr>
        <w:ind w:left="10800" w:firstLine="720"/>
        <w:rPr>
          <w:rFonts w:eastAsia="Calibri"/>
          <w:kern w:val="0"/>
          <w:sz w:val="24"/>
          <w:szCs w:val="24"/>
          <w14:ligatures w14:val="none"/>
        </w:rPr>
      </w:pPr>
      <w:r w:rsidRPr="006E0833">
        <w:rPr>
          <w:rFonts w:eastAsia="Calibri"/>
          <w:kern w:val="0"/>
          <w:sz w:val="24"/>
          <w:szCs w:val="24"/>
          <w14:ligatures w14:val="none"/>
        </w:rPr>
        <w:t>Continued</w:t>
      </w:r>
    </w:p>
    <w:p w14:paraId="666F41E0" w14:textId="77777777" w:rsidR="006E0833" w:rsidRPr="006E0833" w:rsidRDefault="006E0833" w:rsidP="006E0833">
      <w:pPr>
        <w:rPr>
          <w:rFonts w:eastAsia="Calibri"/>
          <w:kern w:val="0"/>
          <w:sz w:val="24"/>
          <w:szCs w:val="24"/>
          <w14:ligatures w14:val="none"/>
        </w:rPr>
      </w:pPr>
    </w:p>
    <w:p w14:paraId="553F139A" w14:textId="77777777" w:rsidR="006E0833" w:rsidRDefault="006E0833" w:rsidP="006E0833">
      <w:pPr>
        <w:rPr>
          <w:rFonts w:eastAsia="Calibri"/>
          <w:kern w:val="0"/>
          <w:sz w:val="24"/>
          <w:szCs w:val="24"/>
          <w14:ligatures w14:val="none"/>
        </w:rPr>
      </w:pPr>
    </w:p>
    <w:p w14:paraId="4FB4DD14" w14:textId="77777777" w:rsidR="00B26412" w:rsidRDefault="00B26412" w:rsidP="006E0833">
      <w:pPr>
        <w:rPr>
          <w:rFonts w:eastAsia="Calibri"/>
          <w:kern w:val="0"/>
          <w:sz w:val="24"/>
          <w:szCs w:val="24"/>
          <w14:ligatures w14:val="none"/>
        </w:rPr>
      </w:pPr>
    </w:p>
    <w:p w14:paraId="47A0C996" w14:textId="77777777" w:rsidR="00B26412" w:rsidRPr="006E0833" w:rsidRDefault="00B26412" w:rsidP="006E0833">
      <w:pPr>
        <w:rPr>
          <w:rFonts w:eastAsia="Calibri"/>
          <w:kern w:val="0"/>
          <w:sz w:val="24"/>
          <w:szCs w:val="24"/>
          <w14:ligatures w14:val="none"/>
        </w:rPr>
      </w:pPr>
    </w:p>
    <w:p w14:paraId="35749C29" w14:textId="77777777" w:rsidR="00E92AAE" w:rsidRPr="00543B05" w:rsidRDefault="00E92AAE" w:rsidP="006E0833">
      <w:pPr>
        <w:rPr>
          <w:rFonts w:eastAsia="Calibri"/>
          <w:kern w:val="0"/>
          <w:sz w:val="24"/>
          <w:szCs w:val="24"/>
          <w14:ligatures w14:val="none"/>
        </w:rPr>
      </w:pPr>
    </w:p>
    <w:p w14:paraId="6FDFE3FE" w14:textId="6AD62C76"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7B3A7A6F"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35E8833F" w14:textId="77777777" w:rsidTr="00A3077D">
        <w:trPr>
          <w:trHeight w:val="290"/>
        </w:trPr>
        <w:tc>
          <w:tcPr>
            <w:tcW w:w="2568" w:type="dxa"/>
            <w:tcBorders>
              <w:top w:val="single" w:sz="4" w:space="0" w:color="auto"/>
              <w:bottom w:val="single" w:sz="4" w:space="0" w:color="auto"/>
            </w:tcBorders>
            <w:noWrap/>
          </w:tcPr>
          <w:p w14:paraId="0D77FB93"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4EFAE4A2"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A21F7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541F5730"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5160A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03EBE29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0B5F6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69324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8468F9A" w14:textId="77777777" w:rsidTr="00A3077D">
        <w:trPr>
          <w:trHeight w:val="290"/>
        </w:trPr>
        <w:tc>
          <w:tcPr>
            <w:tcW w:w="2568" w:type="dxa"/>
            <w:tcBorders>
              <w:top w:val="single" w:sz="4" w:space="0" w:color="auto"/>
            </w:tcBorders>
            <w:noWrap/>
          </w:tcPr>
          <w:p w14:paraId="33FFDD15" w14:textId="0717E95F"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Borders>
              <w:top w:val="single" w:sz="4" w:space="0" w:color="auto"/>
            </w:tcBorders>
          </w:tcPr>
          <w:p w14:paraId="79D1364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A1B7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Borders>
              <w:top w:val="single" w:sz="4" w:space="0" w:color="auto"/>
            </w:tcBorders>
          </w:tcPr>
          <w:p w14:paraId="3A5887BD"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715C24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76F2BB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0.006</w:t>
            </w:r>
          </w:p>
        </w:tc>
        <w:tc>
          <w:tcPr>
            <w:tcW w:w="1843" w:type="dxa"/>
            <w:tcBorders>
              <w:top w:val="single" w:sz="4" w:space="0" w:color="auto"/>
            </w:tcBorders>
          </w:tcPr>
          <w:p w14:paraId="591EF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0.351 ± 0.005</w:t>
            </w:r>
          </w:p>
        </w:tc>
        <w:tc>
          <w:tcPr>
            <w:tcW w:w="1559" w:type="dxa"/>
            <w:tcBorders>
              <w:top w:val="single" w:sz="4" w:space="0" w:color="auto"/>
            </w:tcBorders>
            <w:noWrap/>
          </w:tcPr>
          <w:p w14:paraId="146DE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0.353 ± 0.004</w:t>
            </w:r>
          </w:p>
        </w:tc>
      </w:tr>
      <w:tr w:rsidR="006E0833" w:rsidRPr="006E0833" w14:paraId="64C832CA" w14:textId="77777777" w:rsidTr="00A3077D">
        <w:trPr>
          <w:trHeight w:val="290"/>
        </w:trPr>
        <w:tc>
          <w:tcPr>
            <w:tcW w:w="2568" w:type="dxa"/>
            <w:noWrap/>
          </w:tcPr>
          <w:p w14:paraId="25FFF1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abdomen width</w:t>
            </w:r>
          </w:p>
        </w:tc>
        <w:tc>
          <w:tcPr>
            <w:tcW w:w="651" w:type="dxa"/>
          </w:tcPr>
          <w:p w14:paraId="66D7B43D" w14:textId="77777777" w:rsidR="006E0833" w:rsidRPr="006E0833" w:rsidRDefault="006E0833" w:rsidP="006E0833">
            <w:pPr>
              <w:rPr>
                <w:rFonts w:ascii="Times New Roman" w:eastAsia="Calibri" w:hAnsi="Times New Roman"/>
              </w:rPr>
            </w:pPr>
          </w:p>
        </w:tc>
        <w:tc>
          <w:tcPr>
            <w:tcW w:w="3018" w:type="dxa"/>
          </w:tcPr>
          <w:p w14:paraId="7C2A6FA2" w14:textId="77777777" w:rsidR="006E0833" w:rsidRPr="006E0833" w:rsidRDefault="006E0833" w:rsidP="006E0833">
            <w:pPr>
              <w:rPr>
                <w:rFonts w:ascii="Times New Roman" w:eastAsia="Calibri" w:hAnsi="Times New Roman"/>
              </w:rPr>
            </w:pPr>
          </w:p>
        </w:tc>
        <w:tc>
          <w:tcPr>
            <w:tcW w:w="426" w:type="dxa"/>
          </w:tcPr>
          <w:p w14:paraId="03099423" w14:textId="77777777" w:rsidR="006E0833" w:rsidRPr="006E0833" w:rsidRDefault="006E0833" w:rsidP="006E0833">
            <w:pPr>
              <w:rPr>
                <w:rFonts w:ascii="Times New Roman" w:eastAsia="Calibri" w:hAnsi="Times New Roman"/>
              </w:rPr>
            </w:pPr>
          </w:p>
        </w:tc>
        <w:tc>
          <w:tcPr>
            <w:tcW w:w="1417" w:type="dxa"/>
          </w:tcPr>
          <w:p w14:paraId="2184C6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7DD22A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0.357 ± 0.003</w:t>
            </w:r>
          </w:p>
        </w:tc>
        <w:tc>
          <w:tcPr>
            <w:tcW w:w="1843" w:type="dxa"/>
          </w:tcPr>
          <w:p w14:paraId="02B584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0.003</w:t>
            </w:r>
          </w:p>
        </w:tc>
        <w:tc>
          <w:tcPr>
            <w:tcW w:w="1559" w:type="dxa"/>
            <w:noWrap/>
          </w:tcPr>
          <w:p w14:paraId="08B6B84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0.354 ± 0.003</w:t>
            </w:r>
          </w:p>
        </w:tc>
      </w:tr>
      <w:tr w:rsidR="006E0833" w:rsidRPr="006E0833" w14:paraId="514AC23A" w14:textId="77777777" w:rsidTr="00A3077D">
        <w:trPr>
          <w:trHeight w:val="290"/>
        </w:trPr>
        <w:tc>
          <w:tcPr>
            <w:tcW w:w="2568" w:type="dxa"/>
            <w:noWrap/>
          </w:tcPr>
          <w:p w14:paraId="6F516CA7" w14:textId="77777777" w:rsidR="006E0833" w:rsidRPr="006E0833" w:rsidRDefault="006E0833" w:rsidP="006E0833">
            <w:pPr>
              <w:rPr>
                <w:rFonts w:ascii="Times New Roman" w:eastAsia="Calibri" w:hAnsi="Times New Roman"/>
              </w:rPr>
            </w:pPr>
          </w:p>
        </w:tc>
        <w:tc>
          <w:tcPr>
            <w:tcW w:w="651" w:type="dxa"/>
          </w:tcPr>
          <w:p w14:paraId="21C22833" w14:textId="77777777" w:rsidR="006E0833" w:rsidRPr="006E0833" w:rsidRDefault="006E0833" w:rsidP="006E0833">
            <w:pPr>
              <w:rPr>
                <w:rFonts w:ascii="Times New Roman" w:eastAsia="Calibri" w:hAnsi="Times New Roman"/>
              </w:rPr>
            </w:pPr>
          </w:p>
        </w:tc>
        <w:tc>
          <w:tcPr>
            <w:tcW w:w="3018" w:type="dxa"/>
          </w:tcPr>
          <w:p w14:paraId="308CE4CD" w14:textId="77777777" w:rsidR="006E0833" w:rsidRPr="006E0833" w:rsidRDefault="006E0833" w:rsidP="006E0833">
            <w:pPr>
              <w:rPr>
                <w:rFonts w:ascii="Times New Roman" w:eastAsia="Calibri" w:hAnsi="Times New Roman"/>
              </w:rPr>
            </w:pPr>
          </w:p>
        </w:tc>
        <w:tc>
          <w:tcPr>
            <w:tcW w:w="426" w:type="dxa"/>
          </w:tcPr>
          <w:p w14:paraId="28324FC3" w14:textId="77777777" w:rsidR="006E0833" w:rsidRPr="006E0833" w:rsidRDefault="006E0833" w:rsidP="006E0833">
            <w:pPr>
              <w:rPr>
                <w:rFonts w:ascii="Times New Roman" w:eastAsia="Calibri" w:hAnsi="Times New Roman"/>
              </w:rPr>
            </w:pPr>
          </w:p>
        </w:tc>
        <w:tc>
          <w:tcPr>
            <w:tcW w:w="1417" w:type="dxa"/>
          </w:tcPr>
          <w:p w14:paraId="2D2AA3AA" w14:textId="77777777" w:rsidR="006E0833" w:rsidRPr="006E0833" w:rsidRDefault="006E0833" w:rsidP="006E0833">
            <w:pPr>
              <w:rPr>
                <w:rFonts w:ascii="Times New Roman" w:eastAsia="Calibri" w:hAnsi="Times New Roman"/>
              </w:rPr>
            </w:pPr>
          </w:p>
        </w:tc>
        <w:tc>
          <w:tcPr>
            <w:tcW w:w="1701" w:type="dxa"/>
          </w:tcPr>
          <w:p w14:paraId="57D57098" w14:textId="77777777" w:rsidR="006E0833" w:rsidRPr="006E0833" w:rsidRDefault="006E0833" w:rsidP="006E0833">
            <w:pPr>
              <w:rPr>
                <w:rFonts w:ascii="Times New Roman" w:eastAsia="Calibri" w:hAnsi="Times New Roman"/>
              </w:rPr>
            </w:pPr>
          </w:p>
        </w:tc>
        <w:tc>
          <w:tcPr>
            <w:tcW w:w="1843" w:type="dxa"/>
          </w:tcPr>
          <w:p w14:paraId="324D6E22" w14:textId="77777777" w:rsidR="006E0833" w:rsidRPr="006E0833" w:rsidRDefault="006E0833" w:rsidP="006E0833">
            <w:pPr>
              <w:rPr>
                <w:rFonts w:ascii="Times New Roman" w:eastAsia="Calibri" w:hAnsi="Times New Roman"/>
              </w:rPr>
            </w:pPr>
          </w:p>
        </w:tc>
        <w:tc>
          <w:tcPr>
            <w:tcW w:w="1559" w:type="dxa"/>
            <w:noWrap/>
          </w:tcPr>
          <w:p w14:paraId="5F86CBF1" w14:textId="77777777" w:rsidR="006E0833" w:rsidRPr="006E0833" w:rsidRDefault="006E0833" w:rsidP="006E0833">
            <w:pPr>
              <w:rPr>
                <w:rFonts w:ascii="Times New Roman" w:eastAsia="Calibri" w:hAnsi="Times New Roman"/>
              </w:rPr>
            </w:pPr>
          </w:p>
        </w:tc>
      </w:tr>
      <w:tr w:rsidR="006E0833" w:rsidRPr="006E0833" w14:paraId="42D8F69E" w14:textId="77777777" w:rsidTr="00A3077D">
        <w:trPr>
          <w:trHeight w:val="290"/>
        </w:trPr>
        <w:tc>
          <w:tcPr>
            <w:tcW w:w="2568" w:type="dxa"/>
            <w:noWrap/>
            <w:hideMark/>
          </w:tcPr>
          <w:p w14:paraId="3C0A1791" w14:textId="04C99FB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rear </w:t>
            </w:r>
          </w:p>
        </w:tc>
        <w:tc>
          <w:tcPr>
            <w:tcW w:w="651" w:type="dxa"/>
          </w:tcPr>
          <w:p w14:paraId="6A36F01D" w14:textId="77777777" w:rsidR="006E0833" w:rsidRPr="006E0833" w:rsidRDefault="006E0833" w:rsidP="006E0833">
            <w:pPr>
              <w:rPr>
                <w:rFonts w:ascii="Times New Roman" w:eastAsia="Calibri" w:hAnsi="Times New Roman"/>
              </w:rPr>
            </w:pPr>
          </w:p>
        </w:tc>
        <w:tc>
          <w:tcPr>
            <w:tcW w:w="3018" w:type="dxa"/>
          </w:tcPr>
          <w:p w14:paraId="58A66B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37A5EA5" w14:textId="77777777" w:rsidR="006E0833" w:rsidRPr="006E0833" w:rsidRDefault="006E0833" w:rsidP="006E0833">
            <w:pPr>
              <w:rPr>
                <w:rFonts w:ascii="Times New Roman" w:eastAsia="Calibri" w:hAnsi="Times New Roman"/>
              </w:rPr>
            </w:pPr>
          </w:p>
        </w:tc>
        <w:tc>
          <w:tcPr>
            <w:tcW w:w="1417" w:type="dxa"/>
          </w:tcPr>
          <w:p w14:paraId="088D8A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912B0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0.003</w:t>
            </w:r>
          </w:p>
        </w:tc>
        <w:tc>
          <w:tcPr>
            <w:tcW w:w="1843" w:type="dxa"/>
          </w:tcPr>
          <w:p w14:paraId="1D06B9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0.113 ± 0.003</w:t>
            </w:r>
          </w:p>
        </w:tc>
        <w:tc>
          <w:tcPr>
            <w:tcW w:w="1559" w:type="dxa"/>
            <w:noWrap/>
            <w:hideMark/>
          </w:tcPr>
          <w:p w14:paraId="2605AD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0.098 ± 0.002</w:t>
            </w:r>
          </w:p>
        </w:tc>
      </w:tr>
      <w:tr w:rsidR="006E0833" w:rsidRPr="006E0833" w14:paraId="0CCF1DBD" w14:textId="77777777" w:rsidTr="00A3077D">
        <w:trPr>
          <w:trHeight w:val="290"/>
        </w:trPr>
        <w:tc>
          <w:tcPr>
            <w:tcW w:w="2568" w:type="dxa"/>
            <w:noWrap/>
          </w:tcPr>
          <w:p w14:paraId="1879F4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trochanter length</w:t>
            </w:r>
          </w:p>
        </w:tc>
        <w:tc>
          <w:tcPr>
            <w:tcW w:w="651" w:type="dxa"/>
          </w:tcPr>
          <w:p w14:paraId="19B20BEF" w14:textId="77777777" w:rsidR="006E0833" w:rsidRPr="006E0833" w:rsidRDefault="006E0833" w:rsidP="006E0833">
            <w:pPr>
              <w:rPr>
                <w:rFonts w:ascii="Times New Roman" w:eastAsia="Calibri" w:hAnsi="Times New Roman"/>
              </w:rPr>
            </w:pPr>
          </w:p>
        </w:tc>
        <w:tc>
          <w:tcPr>
            <w:tcW w:w="3018" w:type="dxa"/>
          </w:tcPr>
          <w:p w14:paraId="5E809C06" w14:textId="77777777" w:rsidR="006E0833" w:rsidRPr="006E0833" w:rsidRDefault="006E0833" w:rsidP="006E0833">
            <w:pPr>
              <w:rPr>
                <w:rFonts w:ascii="Times New Roman" w:eastAsia="Calibri" w:hAnsi="Times New Roman"/>
              </w:rPr>
            </w:pPr>
          </w:p>
        </w:tc>
        <w:tc>
          <w:tcPr>
            <w:tcW w:w="426" w:type="dxa"/>
          </w:tcPr>
          <w:p w14:paraId="06EE87F9" w14:textId="77777777" w:rsidR="006E0833" w:rsidRPr="006E0833" w:rsidRDefault="006E0833" w:rsidP="006E0833">
            <w:pPr>
              <w:rPr>
                <w:rFonts w:ascii="Times New Roman" w:eastAsia="Calibri" w:hAnsi="Times New Roman"/>
              </w:rPr>
            </w:pPr>
          </w:p>
        </w:tc>
        <w:tc>
          <w:tcPr>
            <w:tcW w:w="1417" w:type="dxa"/>
          </w:tcPr>
          <w:p w14:paraId="07E2FD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2A1A570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0.002</w:t>
            </w:r>
          </w:p>
        </w:tc>
        <w:tc>
          <w:tcPr>
            <w:tcW w:w="1843" w:type="dxa"/>
          </w:tcPr>
          <w:p w14:paraId="4F891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0.109 ± 0.003</w:t>
            </w:r>
          </w:p>
        </w:tc>
        <w:tc>
          <w:tcPr>
            <w:tcW w:w="1559" w:type="dxa"/>
            <w:noWrap/>
          </w:tcPr>
          <w:p w14:paraId="59EA4E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0.102 ± 0.002</w:t>
            </w:r>
          </w:p>
        </w:tc>
      </w:tr>
      <w:tr w:rsidR="006E0833" w:rsidRPr="006E0833" w14:paraId="2AA7DD7B" w14:textId="77777777" w:rsidTr="00A3077D">
        <w:trPr>
          <w:trHeight w:val="290"/>
        </w:trPr>
        <w:tc>
          <w:tcPr>
            <w:tcW w:w="2568" w:type="dxa"/>
            <w:noWrap/>
          </w:tcPr>
          <w:p w14:paraId="00B49E5A" w14:textId="77777777" w:rsidR="006E0833" w:rsidRPr="006E0833" w:rsidRDefault="006E0833" w:rsidP="006E0833">
            <w:pPr>
              <w:rPr>
                <w:rFonts w:ascii="Times New Roman" w:eastAsia="Calibri" w:hAnsi="Times New Roman"/>
              </w:rPr>
            </w:pPr>
          </w:p>
        </w:tc>
        <w:tc>
          <w:tcPr>
            <w:tcW w:w="651" w:type="dxa"/>
          </w:tcPr>
          <w:p w14:paraId="2C2B8923" w14:textId="77777777" w:rsidR="006E0833" w:rsidRPr="006E0833" w:rsidRDefault="006E0833" w:rsidP="006E0833">
            <w:pPr>
              <w:rPr>
                <w:rFonts w:ascii="Times New Roman" w:eastAsia="Calibri" w:hAnsi="Times New Roman"/>
              </w:rPr>
            </w:pPr>
          </w:p>
        </w:tc>
        <w:tc>
          <w:tcPr>
            <w:tcW w:w="3018" w:type="dxa"/>
          </w:tcPr>
          <w:p w14:paraId="1D38BE2A" w14:textId="77777777" w:rsidR="006E0833" w:rsidRPr="006E0833" w:rsidRDefault="006E0833" w:rsidP="006E0833">
            <w:pPr>
              <w:rPr>
                <w:rFonts w:ascii="Times New Roman" w:eastAsia="Calibri" w:hAnsi="Times New Roman"/>
              </w:rPr>
            </w:pPr>
          </w:p>
        </w:tc>
        <w:tc>
          <w:tcPr>
            <w:tcW w:w="426" w:type="dxa"/>
          </w:tcPr>
          <w:p w14:paraId="24E403F3" w14:textId="77777777" w:rsidR="006E0833" w:rsidRPr="006E0833" w:rsidRDefault="006E0833" w:rsidP="006E0833">
            <w:pPr>
              <w:rPr>
                <w:rFonts w:ascii="Times New Roman" w:eastAsia="Calibri" w:hAnsi="Times New Roman"/>
              </w:rPr>
            </w:pPr>
          </w:p>
        </w:tc>
        <w:tc>
          <w:tcPr>
            <w:tcW w:w="1417" w:type="dxa"/>
          </w:tcPr>
          <w:p w14:paraId="5A784353" w14:textId="77777777" w:rsidR="006E0833" w:rsidRPr="006E0833" w:rsidRDefault="006E0833" w:rsidP="006E0833">
            <w:pPr>
              <w:rPr>
                <w:rFonts w:ascii="Times New Roman" w:eastAsia="Calibri" w:hAnsi="Times New Roman"/>
              </w:rPr>
            </w:pPr>
          </w:p>
        </w:tc>
        <w:tc>
          <w:tcPr>
            <w:tcW w:w="1701" w:type="dxa"/>
          </w:tcPr>
          <w:p w14:paraId="52BBB8A1" w14:textId="77777777" w:rsidR="006E0833" w:rsidRPr="006E0833" w:rsidRDefault="006E0833" w:rsidP="006E0833">
            <w:pPr>
              <w:rPr>
                <w:rFonts w:ascii="Times New Roman" w:eastAsia="Calibri" w:hAnsi="Times New Roman"/>
              </w:rPr>
            </w:pPr>
          </w:p>
        </w:tc>
        <w:tc>
          <w:tcPr>
            <w:tcW w:w="1843" w:type="dxa"/>
          </w:tcPr>
          <w:p w14:paraId="06A6E92F" w14:textId="77777777" w:rsidR="006E0833" w:rsidRPr="006E0833" w:rsidRDefault="006E0833" w:rsidP="006E0833">
            <w:pPr>
              <w:rPr>
                <w:rFonts w:ascii="Times New Roman" w:eastAsia="Calibri" w:hAnsi="Times New Roman"/>
              </w:rPr>
            </w:pPr>
          </w:p>
        </w:tc>
        <w:tc>
          <w:tcPr>
            <w:tcW w:w="1559" w:type="dxa"/>
            <w:noWrap/>
          </w:tcPr>
          <w:p w14:paraId="4C4C6ABE" w14:textId="77777777" w:rsidR="006E0833" w:rsidRPr="006E0833" w:rsidRDefault="006E0833" w:rsidP="006E0833">
            <w:pPr>
              <w:rPr>
                <w:rFonts w:ascii="Times New Roman" w:eastAsia="Calibri" w:hAnsi="Times New Roman"/>
              </w:rPr>
            </w:pPr>
          </w:p>
        </w:tc>
      </w:tr>
      <w:tr w:rsidR="006E0833" w:rsidRPr="006E0833" w14:paraId="24D05C30" w14:textId="77777777" w:rsidTr="00A3077D">
        <w:trPr>
          <w:trHeight w:val="290"/>
        </w:trPr>
        <w:tc>
          <w:tcPr>
            <w:tcW w:w="2568" w:type="dxa"/>
            <w:noWrap/>
            <w:hideMark/>
          </w:tcPr>
          <w:p w14:paraId="04E885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p w14:paraId="674668D1" w14:textId="77777777" w:rsidR="006E0833" w:rsidRPr="006E0833" w:rsidRDefault="006E0833" w:rsidP="006E0833">
            <w:pPr>
              <w:rPr>
                <w:rFonts w:ascii="Times New Roman" w:eastAsia="Calibri" w:hAnsi="Times New Roman"/>
              </w:rPr>
            </w:pPr>
          </w:p>
        </w:tc>
        <w:tc>
          <w:tcPr>
            <w:tcW w:w="651" w:type="dxa"/>
          </w:tcPr>
          <w:p w14:paraId="1330133D" w14:textId="77777777" w:rsidR="006E0833" w:rsidRPr="006E0833" w:rsidRDefault="006E0833" w:rsidP="006E0833">
            <w:pPr>
              <w:rPr>
                <w:rFonts w:ascii="Times New Roman" w:eastAsia="Calibri" w:hAnsi="Times New Roman"/>
              </w:rPr>
            </w:pPr>
          </w:p>
        </w:tc>
        <w:tc>
          <w:tcPr>
            <w:tcW w:w="3018" w:type="dxa"/>
          </w:tcPr>
          <w:p w14:paraId="365EC1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6C345FD7" w14:textId="77777777" w:rsidR="006E0833" w:rsidRPr="006E0833" w:rsidRDefault="006E0833" w:rsidP="006E0833">
            <w:pPr>
              <w:rPr>
                <w:rFonts w:ascii="Times New Roman" w:eastAsia="Calibri" w:hAnsi="Times New Roman"/>
              </w:rPr>
            </w:pPr>
          </w:p>
        </w:tc>
        <w:tc>
          <w:tcPr>
            <w:tcW w:w="1417" w:type="dxa"/>
          </w:tcPr>
          <w:p w14:paraId="304DB3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FEF8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 ± 0.03</w:t>
            </w:r>
          </w:p>
        </w:tc>
        <w:tc>
          <w:tcPr>
            <w:tcW w:w="1843" w:type="dxa"/>
          </w:tcPr>
          <w:p w14:paraId="12C256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0.80 ± 0.05</w:t>
            </w:r>
          </w:p>
        </w:tc>
        <w:tc>
          <w:tcPr>
            <w:tcW w:w="1559" w:type="dxa"/>
            <w:noWrap/>
            <w:hideMark/>
          </w:tcPr>
          <w:p w14:paraId="447057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0.79 ± 0.03</w:t>
            </w:r>
          </w:p>
        </w:tc>
      </w:tr>
      <w:tr w:rsidR="006E0833" w:rsidRPr="006E0833" w14:paraId="20F3BC1F" w14:textId="77777777" w:rsidTr="00A3077D">
        <w:trPr>
          <w:trHeight w:val="290"/>
        </w:trPr>
        <w:tc>
          <w:tcPr>
            <w:tcW w:w="2568" w:type="dxa"/>
            <w:noWrap/>
          </w:tcPr>
          <w:p w14:paraId="686D75C7" w14:textId="77777777" w:rsidR="006E0833" w:rsidRPr="006E0833" w:rsidRDefault="006E0833" w:rsidP="006E0833">
            <w:pPr>
              <w:rPr>
                <w:rFonts w:ascii="Times New Roman" w:eastAsia="Calibri" w:hAnsi="Times New Roman"/>
              </w:rPr>
            </w:pPr>
          </w:p>
        </w:tc>
        <w:tc>
          <w:tcPr>
            <w:tcW w:w="651" w:type="dxa"/>
          </w:tcPr>
          <w:p w14:paraId="4A4C330D" w14:textId="77777777" w:rsidR="006E0833" w:rsidRPr="006E0833" w:rsidRDefault="006E0833" w:rsidP="006E0833">
            <w:pPr>
              <w:rPr>
                <w:rFonts w:ascii="Times New Roman" w:eastAsia="Calibri" w:hAnsi="Times New Roman"/>
              </w:rPr>
            </w:pPr>
          </w:p>
        </w:tc>
        <w:tc>
          <w:tcPr>
            <w:tcW w:w="3018" w:type="dxa"/>
          </w:tcPr>
          <w:p w14:paraId="684F58CE" w14:textId="77777777" w:rsidR="006E0833" w:rsidRPr="006E0833" w:rsidRDefault="006E0833" w:rsidP="006E0833">
            <w:pPr>
              <w:rPr>
                <w:rFonts w:ascii="Times New Roman" w:eastAsia="Calibri" w:hAnsi="Times New Roman"/>
              </w:rPr>
            </w:pPr>
          </w:p>
        </w:tc>
        <w:tc>
          <w:tcPr>
            <w:tcW w:w="426" w:type="dxa"/>
          </w:tcPr>
          <w:p w14:paraId="470EC3EE" w14:textId="77777777" w:rsidR="006E0833" w:rsidRPr="006E0833" w:rsidRDefault="006E0833" w:rsidP="006E0833">
            <w:pPr>
              <w:rPr>
                <w:rFonts w:ascii="Times New Roman" w:eastAsia="Calibri" w:hAnsi="Times New Roman"/>
              </w:rPr>
            </w:pPr>
          </w:p>
        </w:tc>
        <w:tc>
          <w:tcPr>
            <w:tcW w:w="1417" w:type="dxa"/>
          </w:tcPr>
          <w:p w14:paraId="1C7F6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F904B9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0.81 ± 0.03</w:t>
            </w:r>
          </w:p>
        </w:tc>
        <w:tc>
          <w:tcPr>
            <w:tcW w:w="1843" w:type="dxa"/>
          </w:tcPr>
          <w:p w14:paraId="3DB15B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0.76 ± 0.03</w:t>
            </w:r>
          </w:p>
        </w:tc>
        <w:tc>
          <w:tcPr>
            <w:tcW w:w="1559" w:type="dxa"/>
            <w:noWrap/>
          </w:tcPr>
          <w:p w14:paraId="58005CC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 ± 0.03</w:t>
            </w:r>
          </w:p>
        </w:tc>
      </w:tr>
      <w:tr w:rsidR="006E0833" w:rsidRPr="006E0833" w14:paraId="663F7579" w14:textId="77777777" w:rsidTr="00A3077D">
        <w:trPr>
          <w:trHeight w:val="290"/>
        </w:trPr>
        <w:tc>
          <w:tcPr>
            <w:tcW w:w="2568" w:type="dxa"/>
            <w:noWrap/>
          </w:tcPr>
          <w:p w14:paraId="4184C0D6" w14:textId="77777777" w:rsidR="006E0833" w:rsidRPr="006E0833" w:rsidRDefault="006E0833" w:rsidP="006E0833">
            <w:pPr>
              <w:rPr>
                <w:rFonts w:ascii="Times New Roman" w:eastAsia="Calibri" w:hAnsi="Times New Roman"/>
              </w:rPr>
            </w:pPr>
          </w:p>
        </w:tc>
        <w:tc>
          <w:tcPr>
            <w:tcW w:w="651" w:type="dxa"/>
          </w:tcPr>
          <w:p w14:paraId="1CE6A7D6" w14:textId="77777777" w:rsidR="006E0833" w:rsidRPr="006E0833" w:rsidRDefault="006E0833" w:rsidP="006E0833">
            <w:pPr>
              <w:rPr>
                <w:rFonts w:ascii="Times New Roman" w:eastAsia="Calibri" w:hAnsi="Times New Roman"/>
              </w:rPr>
            </w:pPr>
          </w:p>
        </w:tc>
        <w:tc>
          <w:tcPr>
            <w:tcW w:w="3018" w:type="dxa"/>
          </w:tcPr>
          <w:p w14:paraId="57C18B44" w14:textId="77777777" w:rsidR="006E0833" w:rsidRPr="006E0833" w:rsidRDefault="006E0833" w:rsidP="006E0833">
            <w:pPr>
              <w:rPr>
                <w:rFonts w:ascii="Times New Roman" w:eastAsia="Calibri" w:hAnsi="Times New Roman"/>
              </w:rPr>
            </w:pPr>
          </w:p>
        </w:tc>
        <w:tc>
          <w:tcPr>
            <w:tcW w:w="426" w:type="dxa"/>
          </w:tcPr>
          <w:p w14:paraId="37089754" w14:textId="77777777" w:rsidR="006E0833" w:rsidRPr="006E0833" w:rsidRDefault="006E0833" w:rsidP="006E0833">
            <w:pPr>
              <w:rPr>
                <w:rFonts w:ascii="Times New Roman" w:eastAsia="Calibri" w:hAnsi="Times New Roman"/>
              </w:rPr>
            </w:pPr>
          </w:p>
        </w:tc>
        <w:tc>
          <w:tcPr>
            <w:tcW w:w="1417" w:type="dxa"/>
          </w:tcPr>
          <w:p w14:paraId="5FA2535F" w14:textId="77777777" w:rsidR="006E0833" w:rsidRPr="006E0833" w:rsidRDefault="006E0833" w:rsidP="006E0833">
            <w:pPr>
              <w:rPr>
                <w:rFonts w:ascii="Times New Roman" w:eastAsia="Calibri" w:hAnsi="Times New Roman"/>
              </w:rPr>
            </w:pPr>
          </w:p>
        </w:tc>
        <w:tc>
          <w:tcPr>
            <w:tcW w:w="1701" w:type="dxa"/>
          </w:tcPr>
          <w:p w14:paraId="716545E4" w14:textId="77777777" w:rsidR="006E0833" w:rsidRPr="006E0833" w:rsidRDefault="006E0833" w:rsidP="006E0833">
            <w:pPr>
              <w:rPr>
                <w:rFonts w:ascii="Times New Roman" w:eastAsia="Calibri" w:hAnsi="Times New Roman"/>
              </w:rPr>
            </w:pPr>
          </w:p>
        </w:tc>
        <w:tc>
          <w:tcPr>
            <w:tcW w:w="1843" w:type="dxa"/>
          </w:tcPr>
          <w:p w14:paraId="5537289F" w14:textId="77777777" w:rsidR="006E0833" w:rsidRPr="006E0833" w:rsidRDefault="006E0833" w:rsidP="006E0833">
            <w:pPr>
              <w:rPr>
                <w:rFonts w:ascii="Times New Roman" w:eastAsia="Calibri" w:hAnsi="Times New Roman"/>
              </w:rPr>
            </w:pPr>
          </w:p>
        </w:tc>
        <w:tc>
          <w:tcPr>
            <w:tcW w:w="1559" w:type="dxa"/>
            <w:noWrap/>
          </w:tcPr>
          <w:p w14:paraId="401E5213" w14:textId="77777777" w:rsidR="006E0833" w:rsidRPr="006E0833" w:rsidRDefault="006E0833" w:rsidP="006E0833">
            <w:pPr>
              <w:rPr>
                <w:rFonts w:ascii="Times New Roman" w:eastAsia="Calibri" w:hAnsi="Times New Roman"/>
              </w:rPr>
            </w:pPr>
          </w:p>
        </w:tc>
      </w:tr>
      <w:tr w:rsidR="006E0833" w:rsidRPr="006E0833" w14:paraId="1385D57A" w14:textId="77777777" w:rsidTr="00A3077D">
        <w:trPr>
          <w:trHeight w:val="290"/>
        </w:trPr>
        <w:tc>
          <w:tcPr>
            <w:tcW w:w="2568" w:type="dxa"/>
            <w:noWrap/>
            <w:hideMark/>
          </w:tcPr>
          <w:p w14:paraId="2B8A83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p w14:paraId="7BD9A4A8" w14:textId="77777777" w:rsidR="006E0833" w:rsidRPr="006E0833" w:rsidRDefault="006E0833" w:rsidP="006E0833">
            <w:pPr>
              <w:rPr>
                <w:rFonts w:ascii="Times New Roman" w:eastAsia="Calibri" w:hAnsi="Times New Roman"/>
              </w:rPr>
            </w:pPr>
          </w:p>
        </w:tc>
        <w:tc>
          <w:tcPr>
            <w:tcW w:w="651" w:type="dxa"/>
          </w:tcPr>
          <w:p w14:paraId="678EB7A4" w14:textId="77777777" w:rsidR="006E0833" w:rsidRPr="006E0833" w:rsidRDefault="006E0833" w:rsidP="006E0833">
            <w:pPr>
              <w:rPr>
                <w:rFonts w:ascii="Times New Roman" w:eastAsia="Calibri" w:hAnsi="Times New Roman"/>
              </w:rPr>
            </w:pPr>
          </w:p>
        </w:tc>
        <w:tc>
          <w:tcPr>
            <w:tcW w:w="3018" w:type="dxa"/>
          </w:tcPr>
          <w:p w14:paraId="6927FD1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3E257ED9" w14:textId="77777777" w:rsidR="006E0833" w:rsidRPr="006E0833" w:rsidRDefault="006E0833" w:rsidP="006E0833">
            <w:pPr>
              <w:rPr>
                <w:rFonts w:ascii="Times New Roman" w:eastAsia="Calibri" w:hAnsi="Times New Roman"/>
              </w:rPr>
            </w:pPr>
          </w:p>
        </w:tc>
        <w:tc>
          <w:tcPr>
            <w:tcW w:w="1417" w:type="dxa"/>
          </w:tcPr>
          <w:p w14:paraId="3F8031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3FFD5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843" w:type="dxa"/>
          </w:tcPr>
          <w:p w14:paraId="78B44C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0.30 ± 0.07</w:t>
            </w:r>
          </w:p>
        </w:tc>
        <w:tc>
          <w:tcPr>
            <w:tcW w:w="1559" w:type="dxa"/>
            <w:noWrap/>
            <w:hideMark/>
          </w:tcPr>
          <w:p w14:paraId="37F6D6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r>
      <w:tr w:rsidR="006E0833" w:rsidRPr="006E0833" w14:paraId="51F6B251" w14:textId="77777777" w:rsidTr="00A3077D">
        <w:trPr>
          <w:trHeight w:val="290"/>
        </w:trPr>
        <w:tc>
          <w:tcPr>
            <w:tcW w:w="2568" w:type="dxa"/>
            <w:tcBorders>
              <w:bottom w:val="single" w:sz="4" w:space="0" w:color="auto"/>
            </w:tcBorders>
            <w:noWrap/>
          </w:tcPr>
          <w:p w14:paraId="105B71B4"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F25CBB4"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08046C8B"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2CC4D428"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160BDD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603198C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 ± 0.03</w:t>
            </w:r>
          </w:p>
        </w:tc>
        <w:tc>
          <w:tcPr>
            <w:tcW w:w="1843" w:type="dxa"/>
            <w:tcBorders>
              <w:bottom w:val="single" w:sz="4" w:space="0" w:color="auto"/>
            </w:tcBorders>
          </w:tcPr>
          <w:p w14:paraId="69BE43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559" w:type="dxa"/>
            <w:tcBorders>
              <w:bottom w:val="single" w:sz="4" w:space="0" w:color="auto"/>
            </w:tcBorders>
            <w:noWrap/>
          </w:tcPr>
          <w:p w14:paraId="432733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0.01</w:t>
            </w:r>
          </w:p>
        </w:tc>
      </w:tr>
    </w:tbl>
    <w:p w14:paraId="00239CEE" w14:textId="77777777" w:rsidR="006E0833" w:rsidRPr="006E0833" w:rsidRDefault="006E0833" w:rsidP="006E0833">
      <w:pPr>
        <w:rPr>
          <w:rFonts w:eastAsia="Calibri"/>
          <w:kern w:val="0"/>
          <w:sz w:val="24"/>
          <w:szCs w:val="24"/>
          <w14:ligatures w14:val="none"/>
        </w:rPr>
      </w:pPr>
    </w:p>
    <w:p w14:paraId="7147FF38" w14:textId="77777777" w:rsidR="006E0833" w:rsidRPr="006E0833" w:rsidRDefault="006E0833" w:rsidP="006E0833">
      <w:pPr>
        <w:rPr>
          <w:rFonts w:eastAsia="Calibri"/>
          <w:kern w:val="0"/>
          <w:sz w:val="24"/>
          <w:szCs w:val="24"/>
          <w14:ligatures w14:val="none"/>
        </w:rPr>
      </w:pPr>
    </w:p>
    <w:p w14:paraId="7217005A" w14:textId="77777777" w:rsidR="006E0833" w:rsidRPr="006E0833" w:rsidRDefault="006E0833" w:rsidP="006E0833">
      <w:pPr>
        <w:rPr>
          <w:rFonts w:eastAsia="Calibri"/>
          <w:kern w:val="0"/>
          <w:sz w:val="24"/>
          <w:szCs w:val="24"/>
          <w14:ligatures w14:val="none"/>
        </w:rPr>
      </w:pPr>
    </w:p>
    <w:p w14:paraId="77757268" w14:textId="77777777" w:rsidR="006E0833" w:rsidRPr="006E0833" w:rsidRDefault="006E0833" w:rsidP="006E0833">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p>
    <w:p w14:paraId="6FB2E768" w14:textId="77777777" w:rsidR="006E0833" w:rsidRPr="006E0833" w:rsidRDefault="006E0833" w:rsidP="006E0833">
      <w:pPr>
        <w:rPr>
          <w:rFonts w:eastAsia="Calibri"/>
          <w:kern w:val="0"/>
          <w:sz w:val="24"/>
          <w:szCs w:val="24"/>
          <w14:ligatures w14:val="none"/>
        </w:rPr>
      </w:pPr>
    </w:p>
    <w:p w14:paraId="3D6462B7" w14:textId="6DABF16A"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The taxonomic and functional composition of ground beetle communities differed among forest management treatments. Ground beetle communities in salvaged plots were taxonomically distinct from undisturbed forest, and taxonomic composition changed over time from 2015 to 2022 (</w:t>
      </w:r>
      <w:r w:rsidR="00D9721D">
        <w:rPr>
          <w:rFonts w:eastAsia="Calibri"/>
          <w:kern w:val="0"/>
          <w:sz w:val="24"/>
          <w:szCs w:val="24"/>
          <w14:ligatures w14:val="none"/>
        </w:rPr>
        <w:t>F=3.8</w:t>
      </w:r>
      <w:r w:rsidR="00A243DD">
        <w:rPr>
          <w:rFonts w:eastAsia="Calibri"/>
          <w:kern w:val="0"/>
          <w:sz w:val="24"/>
          <w:szCs w:val="24"/>
          <w14:ligatures w14:val="none"/>
        </w:rPr>
        <w:t xml:space="preserve">, p&lt;0.001;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A). Functional composition showed an interaction between treatment and year, whereby salvaged plots differed from windthrow and undisturbed forest in 2015, but these differences were not detected in 2022 (</w:t>
      </w:r>
      <w:r w:rsidR="005D388C">
        <w:rPr>
          <w:rFonts w:eastAsia="Calibri"/>
          <w:kern w:val="0"/>
          <w:sz w:val="24"/>
          <w:szCs w:val="24"/>
          <w14:ligatures w14:val="none"/>
        </w:rPr>
        <w:t xml:space="preserve">F=1.3, p=0.046;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B). Neither treatment groups nor years differed significantly in dispersion from their spatial medians</w:t>
      </w:r>
      <w:r w:rsidR="00A454CD">
        <w:rPr>
          <w:rFonts w:eastAsia="Calibri"/>
          <w:kern w:val="0"/>
          <w:sz w:val="24"/>
          <w:szCs w:val="24"/>
          <w14:ligatures w14:val="none"/>
        </w:rPr>
        <w:t xml:space="preserve"> (</w:t>
      </w:r>
      <w:r w:rsidR="00AB0041">
        <w:rPr>
          <w:rFonts w:eastAsia="Calibri"/>
          <w:kern w:val="0"/>
          <w:sz w:val="24"/>
          <w:szCs w:val="24"/>
          <w14:ligatures w14:val="none"/>
        </w:rPr>
        <w:t>p&gt;0.</w:t>
      </w:r>
      <w:r w:rsidR="003C58DE">
        <w:rPr>
          <w:rFonts w:eastAsia="Calibri"/>
          <w:kern w:val="0"/>
          <w:sz w:val="24"/>
          <w:szCs w:val="24"/>
          <w14:ligatures w14:val="none"/>
        </w:rPr>
        <w:t>10</w:t>
      </w:r>
      <w:r w:rsidR="00AB0041">
        <w:rPr>
          <w:rFonts w:eastAsia="Calibri"/>
          <w:kern w:val="0"/>
          <w:sz w:val="24"/>
          <w:szCs w:val="24"/>
          <w14:ligatures w14:val="none"/>
        </w:rPr>
        <w:t xml:space="preserve"> in all cases)</w:t>
      </w:r>
      <w:r w:rsidRPr="006E0833">
        <w:rPr>
          <w:rFonts w:eastAsia="Calibri"/>
          <w:kern w:val="0"/>
          <w:sz w:val="24"/>
          <w:szCs w:val="24"/>
          <w14:ligatures w14:val="none"/>
        </w:rPr>
        <w:t>.</w:t>
      </w:r>
    </w:p>
    <w:p w14:paraId="4F2BC98A" w14:textId="77777777" w:rsidR="006E0833" w:rsidRPr="006E0833" w:rsidRDefault="006E0833" w:rsidP="006E0833">
      <w:pPr>
        <w:spacing w:line="480" w:lineRule="auto"/>
        <w:rPr>
          <w:rFonts w:eastAsia="Calibri"/>
          <w:kern w:val="0"/>
          <w:sz w:val="24"/>
          <w:szCs w:val="24"/>
          <w14:ligatures w14:val="none"/>
        </w:rPr>
      </w:pPr>
    </w:p>
    <w:p w14:paraId="07EECDD6" w14:textId="77777777" w:rsidR="00CF6624" w:rsidRDefault="00CF6624" w:rsidP="00CF6624">
      <w:pPr>
        <w:spacing w:line="480" w:lineRule="auto"/>
        <w:rPr>
          <w:rFonts w:eastAsia="Calibri"/>
          <w:b/>
          <w:bCs/>
          <w:iCs/>
          <w:kern w:val="0"/>
          <w:sz w:val="24"/>
          <w:szCs w:val="18"/>
          <w14:ligatures w14:val="none"/>
        </w:rPr>
      </w:pPr>
      <w:r w:rsidRPr="00CF6624">
        <w:rPr>
          <w:rFonts w:eastAsia="Calibri"/>
          <w:noProof/>
          <w:kern w:val="0"/>
          <w:sz w:val="24"/>
          <w:szCs w:val="24"/>
          <w14:ligatures w14:val="none"/>
        </w:rPr>
        <w:lastRenderedPageBreak/>
        <w:drawing>
          <wp:inline distT="0" distB="0" distL="0" distR="0" wp14:anchorId="0CD5660A" wp14:editId="0D9B98F1">
            <wp:extent cx="5097101" cy="6806218"/>
            <wp:effectExtent l="0" t="0" r="8890" b="0"/>
            <wp:doc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pic:cNvPicPr/>
                  </pic:nvPicPr>
                  <pic:blipFill>
                    <a:blip r:embed="rId16">
                      <a:extLst>
                        <a:ext uri="{96DAC541-7B7A-43D3-8B79-37D633B846F1}">
                          <asvg:svgBlip xmlns:asvg="http://schemas.microsoft.com/office/drawing/2016/SVG/main" r:embed="rId17"/>
                        </a:ext>
                      </a:extLst>
                    </a:blip>
                    <a:stretch>
                      <a:fillRect/>
                    </a:stretch>
                  </pic:blipFill>
                  <pic:spPr>
                    <a:xfrm>
                      <a:off x="0" y="0"/>
                      <a:ext cx="5097101" cy="6806218"/>
                    </a:xfrm>
                    <a:prstGeom prst="rect">
                      <a:avLst/>
                    </a:prstGeom>
                  </pic:spPr>
                </pic:pic>
              </a:graphicData>
            </a:graphic>
          </wp:inline>
        </w:drawing>
      </w:r>
      <w:bookmarkStart w:id="60" w:name="_Toc213432491"/>
    </w:p>
    <w:p w14:paraId="6774787E" w14:textId="714BE721" w:rsidR="006E0833" w:rsidRPr="006E0833" w:rsidRDefault="006E0833" w:rsidP="00CF6624">
      <w:pPr>
        <w:rPr>
          <w:rFonts w:eastAsia="Calibri"/>
          <w:iCs/>
          <w:kern w:val="0"/>
          <w:sz w:val="24"/>
          <w:szCs w:val="18"/>
          <w14:ligatures w14:val="none"/>
        </w:r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5</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Nonmetric multidimensional scaling (NMDS) ordinations of ground beetle communities in taxonomic space (A) and functional trait space (B). Each point is a plot in a given year; shape of the point indicates the year the community was sampled, while color indicates the forest management treatment. The NMDS ordinations resulted in stress values of 0.224 for taxonomic beta-diversity and 0.181 for functional beta-diversity.</w:t>
      </w:r>
      <w:bookmarkEnd w:id="60"/>
    </w:p>
    <w:p w14:paraId="7A3F6F8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25A381F7" w14:textId="3B8FEFB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ab/>
        <w:t>The forest floor environment changed among the forest management treatments over time (</w:t>
      </w:r>
      <w:r w:rsidRPr="0035237C">
        <w:rPr>
          <w:rFonts w:eastAsia="Calibri"/>
          <w:kern w:val="0"/>
          <w:sz w:val="24"/>
          <w:szCs w:val="24"/>
          <w14:ligatures w14:val="none"/>
        </w:rPr>
        <w:t>Table</w:t>
      </w:r>
      <w:r w:rsidR="003D60F1" w:rsidRPr="0035237C">
        <w:rPr>
          <w:rFonts w:eastAsia="Calibri"/>
          <w:kern w:val="0"/>
          <w:sz w:val="24"/>
          <w:szCs w:val="24"/>
          <w14:ligatures w14:val="none"/>
        </w:rPr>
        <w:t xml:space="preserve"> </w:t>
      </w:r>
      <w:r w:rsidR="005B6A29" w:rsidRPr="0035237C">
        <w:rPr>
          <w:rFonts w:eastAsia="Calibri"/>
          <w:kern w:val="0"/>
          <w:sz w:val="24"/>
          <w:szCs w:val="24"/>
          <w14:ligatures w14:val="none"/>
        </w:rPr>
        <w:t>2.</w:t>
      </w:r>
      <w:r w:rsidR="003D60F1" w:rsidRPr="0035237C">
        <w:rPr>
          <w:rFonts w:eastAsia="Calibri"/>
          <w:kern w:val="0"/>
          <w:sz w:val="24"/>
          <w:szCs w:val="24"/>
          <w14:ligatures w14:val="none"/>
        </w:rPr>
        <w:t>5</w:t>
      </w:r>
      <w:r w:rsidRPr="006E0833">
        <w:rPr>
          <w:rFonts w:eastAsia="Calibri"/>
          <w:kern w:val="0"/>
          <w:sz w:val="24"/>
          <w:szCs w:val="24"/>
          <w14:ligatures w14:val="none"/>
        </w:rPr>
        <w:t>).</w:t>
      </w:r>
      <w:r w:rsidR="00487904">
        <w:rPr>
          <w:rFonts w:eastAsia="Calibri"/>
          <w:kern w:val="0"/>
          <w:sz w:val="24"/>
          <w:szCs w:val="24"/>
          <w14:ligatures w14:val="none"/>
        </w:rPr>
        <w:t xml:space="preserve"> </w:t>
      </w:r>
      <w:r w:rsidR="00CB3667">
        <w:rPr>
          <w:rFonts w:eastAsia="Calibri"/>
          <w:kern w:val="0"/>
          <w:sz w:val="24"/>
          <w:szCs w:val="24"/>
          <w14:ligatures w14:val="none"/>
        </w:rPr>
        <w:t>Canopy openness varied by treatment (F=47.2, p&lt;0.001), year (F=45.9, p&lt;0.001), and their interaction (F=</w:t>
      </w:r>
      <w:r w:rsidR="00695CA9">
        <w:rPr>
          <w:rFonts w:eastAsia="Calibri"/>
          <w:kern w:val="0"/>
          <w:sz w:val="24"/>
          <w:szCs w:val="24"/>
          <w14:ligatures w14:val="none"/>
        </w:rPr>
        <w:t>19.9, p&lt;0.001)</w:t>
      </w:r>
      <w:r w:rsidR="00CB3667">
        <w:rPr>
          <w:rFonts w:eastAsia="Calibri"/>
          <w:kern w:val="0"/>
          <w:sz w:val="24"/>
          <w:szCs w:val="24"/>
          <w14:ligatures w14:val="none"/>
        </w:rPr>
        <w:t xml:space="preserve">. </w:t>
      </w:r>
      <w:r w:rsidRPr="006E0833">
        <w:rPr>
          <w:rFonts w:eastAsia="Calibri"/>
          <w:kern w:val="0"/>
          <w:sz w:val="24"/>
          <w:szCs w:val="24"/>
          <w14:ligatures w14:val="none"/>
        </w:rPr>
        <w:t>In 2015, canopy openness was higher in salvaged plots than windthrow or undisturbed forest</w:t>
      </w:r>
      <w:r w:rsidR="00695CA9">
        <w:rPr>
          <w:rFonts w:eastAsia="Calibri"/>
          <w:kern w:val="0"/>
          <w:sz w:val="24"/>
          <w:szCs w:val="24"/>
          <w14:ligatures w14:val="none"/>
        </w:rPr>
        <w:t>,</w:t>
      </w:r>
      <w:r w:rsidRPr="006E0833">
        <w:rPr>
          <w:rFonts w:eastAsia="Calibri"/>
          <w:kern w:val="0"/>
          <w:sz w:val="24"/>
          <w:szCs w:val="24"/>
          <w14:ligatures w14:val="none"/>
        </w:rPr>
        <w:t xml:space="preserve"> </w:t>
      </w:r>
      <w:r w:rsidR="00695CA9">
        <w:rPr>
          <w:rFonts w:eastAsia="Calibri"/>
          <w:kern w:val="0"/>
          <w:sz w:val="24"/>
          <w:szCs w:val="24"/>
          <w14:ligatures w14:val="none"/>
        </w:rPr>
        <w:t xml:space="preserve">but the magnitude of these </w:t>
      </w:r>
      <w:r w:rsidR="007C6D15">
        <w:rPr>
          <w:rFonts w:eastAsia="Calibri"/>
          <w:kern w:val="0"/>
          <w:sz w:val="24"/>
          <w:szCs w:val="24"/>
          <w14:ligatures w14:val="none"/>
        </w:rPr>
        <w:t>treatment differences decreased in 2022</w:t>
      </w:r>
      <w:r w:rsidR="006D25B4">
        <w:rPr>
          <w:rFonts w:eastAsia="Calibri"/>
          <w:kern w:val="0"/>
          <w:sz w:val="24"/>
          <w:szCs w:val="24"/>
          <w14:ligatures w14:val="none"/>
        </w:rPr>
        <w:t xml:space="preserve">, </w:t>
      </w:r>
      <w:r w:rsidR="00BC71D0">
        <w:rPr>
          <w:rFonts w:eastAsia="Calibri"/>
          <w:kern w:val="0"/>
          <w:sz w:val="24"/>
          <w:szCs w:val="24"/>
          <w14:ligatures w14:val="none"/>
        </w:rPr>
        <w:t>because the canopy closed</w:t>
      </w:r>
      <w:r w:rsidR="006D25B4">
        <w:rPr>
          <w:rFonts w:eastAsia="Calibri"/>
          <w:kern w:val="0"/>
          <w:sz w:val="24"/>
          <w:szCs w:val="24"/>
          <w14:ligatures w14:val="none"/>
        </w:rPr>
        <w:t xml:space="preserve"> over time </w:t>
      </w:r>
      <w:r w:rsidR="00BC71D0">
        <w:rPr>
          <w:rFonts w:eastAsia="Calibri"/>
          <w:kern w:val="0"/>
          <w:sz w:val="24"/>
          <w:szCs w:val="24"/>
          <w14:ligatures w14:val="none"/>
        </w:rPr>
        <w:t>following</w:t>
      </w:r>
      <w:r w:rsidR="006D25B4">
        <w:rPr>
          <w:rFonts w:eastAsia="Calibri"/>
          <w:kern w:val="0"/>
          <w:sz w:val="24"/>
          <w:szCs w:val="24"/>
          <w14:ligatures w14:val="none"/>
        </w:rPr>
        <w:t xml:space="preserve"> salvage-logging</w:t>
      </w:r>
      <w:r w:rsidRPr="006E0833">
        <w:rPr>
          <w:rFonts w:eastAsia="Calibri"/>
          <w:kern w:val="0"/>
          <w:sz w:val="24"/>
          <w:szCs w:val="24"/>
          <w14:ligatures w14:val="none"/>
        </w:rPr>
        <w:t xml:space="preserve">. </w:t>
      </w:r>
      <w:r w:rsidR="008C54A1">
        <w:rPr>
          <w:rFonts w:eastAsia="Calibri"/>
          <w:kern w:val="0"/>
          <w:sz w:val="24"/>
          <w:szCs w:val="24"/>
          <w14:ligatures w14:val="none"/>
        </w:rPr>
        <w:t xml:space="preserve">Percentage cover of understory vegetation varied by treatment (F=15.6, p&lt;0.001) and treatment*year interaction (F=5.7, p=0.007). </w:t>
      </w:r>
      <w:r w:rsidRPr="006E0833">
        <w:rPr>
          <w:rFonts w:eastAsia="Calibri"/>
          <w:kern w:val="0"/>
          <w:sz w:val="24"/>
          <w:szCs w:val="24"/>
          <w14:ligatures w14:val="none"/>
        </w:rPr>
        <w:t xml:space="preserve">In 2015, percentage cover of understory vegetation was higher in salvaged plots than windthrow, and windthrow had higher vegetation cover than forest, but these </w:t>
      </w:r>
      <w:r w:rsidR="005B6A29">
        <w:rPr>
          <w:rFonts w:eastAsia="Calibri"/>
          <w:kern w:val="0"/>
          <w:sz w:val="24"/>
          <w:szCs w:val="24"/>
          <w14:ligatures w14:val="none"/>
        </w:rPr>
        <w:t xml:space="preserve">differences became less pronounced </w:t>
      </w:r>
      <w:r w:rsidRPr="006E0833">
        <w:rPr>
          <w:rFonts w:eastAsia="Calibri"/>
          <w:kern w:val="0"/>
          <w:sz w:val="24"/>
          <w:szCs w:val="24"/>
          <w14:ligatures w14:val="none"/>
        </w:rPr>
        <w:t>by 2022. Meanwhile, percentage cover of leaf litter showed the opposite pattern. In 2015, salvaged plots had the lowest leaf litter cover, followed by windthrow plots and then forest with the highest leaf litter cover</w:t>
      </w:r>
      <w:r w:rsidR="009F1A29">
        <w:rPr>
          <w:rFonts w:eastAsia="Calibri"/>
          <w:kern w:val="0"/>
          <w:sz w:val="24"/>
          <w:szCs w:val="24"/>
          <w14:ligatures w14:val="none"/>
        </w:rPr>
        <w:t xml:space="preserve"> (F=</w:t>
      </w:r>
      <w:r w:rsidR="0088090B">
        <w:rPr>
          <w:rFonts w:eastAsia="Calibri"/>
          <w:kern w:val="0"/>
          <w:sz w:val="24"/>
          <w:szCs w:val="24"/>
          <w14:ligatures w14:val="none"/>
        </w:rPr>
        <w:t>20.0, p&lt;0.001)</w:t>
      </w:r>
      <w:r w:rsidRPr="006E0833">
        <w:rPr>
          <w:rFonts w:eastAsia="Calibri"/>
          <w:kern w:val="0"/>
          <w:sz w:val="24"/>
          <w:szCs w:val="24"/>
          <w14:ligatures w14:val="none"/>
        </w:rPr>
        <w:t xml:space="preserve">. By 2022, these differences had </w:t>
      </w:r>
      <w:r w:rsidR="0088090B">
        <w:rPr>
          <w:rFonts w:eastAsia="Calibri"/>
          <w:kern w:val="0"/>
          <w:sz w:val="24"/>
          <w:szCs w:val="24"/>
          <w14:ligatures w14:val="none"/>
        </w:rPr>
        <w:t>lessened in magnitude, leading to an interaction</w:t>
      </w:r>
      <w:r w:rsidR="000A7AFC">
        <w:rPr>
          <w:rFonts w:eastAsia="Calibri"/>
          <w:kern w:val="0"/>
          <w:sz w:val="24"/>
          <w:szCs w:val="24"/>
          <w14:ligatures w14:val="none"/>
        </w:rPr>
        <w:t xml:space="preserve"> between treatment and year (F=8.8, p=0.001)</w:t>
      </w:r>
      <w:r w:rsidRPr="006E0833">
        <w:rPr>
          <w:rFonts w:eastAsia="Calibri"/>
          <w:kern w:val="0"/>
          <w:sz w:val="24"/>
          <w:szCs w:val="24"/>
          <w14:ligatures w14:val="none"/>
        </w:rPr>
        <w:t xml:space="preserve">. Soil moisture was similar among forest management treatments, both in 2015 </w:t>
      </w:r>
      <w:r w:rsidR="00473BE5">
        <w:rPr>
          <w:rFonts w:eastAsia="Calibri"/>
          <w:kern w:val="0"/>
          <w:sz w:val="24"/>
          <w:szCs w:val="24"/>
          <w14:ligatures w14:val="none"/>
        </w:rPr>
        <w:t xml:space="preserve">(F=0.08, p&gt;0.10) </w:t>
      </w:r>
      <w:r w:rsidRPr="006E0833">
        <w:rPr>
          <w:rFonts w:eastAsia="Calibri"/>
          <w:kern w:val="0"/>
          <w:sz w:val="24"/>
          <w:szCs w:val="24"/>
          <w14:ligatures w14:val="none"/>
        </w:rPr>
        <w:t>and in 2022</w:t>
      </w:r>
      <w:r w:rsidR="00473BE5">
        <w:rPr>
          <w:rFonts w:eastAsia="Calibri"/>
          <w:kern w:val="0"/>
          <w:sz w:val="24"/>
          <w:szCs w:val="24"/>
          <w14:ligatures w14:val="none"/>
        </w:rPr>
        <w:t xml:space="preserve"> (F=0.2, p&gt;0.10)</w:t>
      </w:r>
      <w:r w:rsidRPr="006E0833">
        <w:rPr>
          <w:rFonts w:eastAsia="Calibri"/>
          <w:kern w:val="0"/>
          <w:sz w:val="24"/>
          <w:szCs w:val="24"/>
          <w14:ligatures w14:val="none"/>
        </w:rPr>
        <w:t>.</w:t>
      </w:r>
    </w:p>
    <w:p w14:paraId="0CBDA66B" w14:textId="77777777" w:rsidR="006E0833" w:rsidRPr="006E0833" w:rsidRDefault="006E0833" w:rsidP="006E0833">
      <w:pPr>
        <w:spacing w:line="480" w:lineRule="auto"/>
        <w:rPr>
          <w:rFonts w:eastAsia="Calibri"/>
          <w:kern w:val="0"/>
          <w:sz w:val="24"/>
          <w:szCs w:val="24"/>
          <w14:ligatures w14:val="none"/>
        </w:rPr>
      </w:pPr>
    </w:p>
    <w:p w14:paraId="62A6077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54C321FC" w14:textId="2748EC52" w:rsidR="006E0833" w:rsidRPr="006E0833" w:rsidRDefault="00B629A2" w:rsidP="0064092F">
      <w:pPr>
        <w:spacing w:after="200"/>
        <w:rPr>
          <w:rFonts w:eastAsia="Calibri"/>
          <w:kern w:val="0"/>
          <w:sz w:val="24"/>
          <w:szCs w:val="24"/>
          <w14:ligatures w14:val="none"/>
        </w:rPr>
      </w:pPr>
      <w:bookmarkStart w:id="61" w:name="_Toc213432442"/>
      <w:r w:rsidRPr="00B629A2">
        <w:rPr>
          <w:rFonts w:eastAsia="Calibri"/>
          <w:b/>
          <w:bCs/>
          <w:iCs/>
          <w:kern w:val="0"/>
          <w:sz w:val="24"/>
          <w:szCs w:val="18"/>
          <w:highlight w:val="yellow"/>
          <w14:ligatures w14:val="none"/>
        </w:rPr>
        <w:lastRenderedPageBreak/>
        <w:t>Table ___</w:t>
      </w:r>
      <w:r>
        <w:rPr>
          <w:rFonts w:eastAsia="Calibri"/>
          <w:b/>
          <w:bCs/>
          <w:iCs/>
          <w:kern w:val="0"/>
          <w:sz w:val="24"/>
          <w:szCs w:val="18"/>
          <w14:ligatures w14:val="none"/>
        </w:rPr>
        <w:t xml:space="preserve"> </w:t>
      </w:r>
      <w:r w:rsidR="006E0833" w:rsidRPr="006E0833">
        <w:rPr>
          <w:rFonts w:eastAsia="Calibri"/>
          <w:iCs/>
          <w:kern w:val="0"/>
          <w:sz w:val="24"/>
          <w:szCs w:val="18"/>
          <w14:ligatures w14:val="none"/>
        </w:rPr>
        <w:t>Means (± standard errors) of the environmental variables in the understory.</w:t>
      </w:r>
      <w:bookmarkEnd w:id="61"/>
      <w:r>
        <w:rPr>
          <w:rFonts w:eastAsia="Calibri"/>
          <w:iCs/>
          <w:kern w:val="0"/>
          <w:sz w:val="24"/>
          <w:szCs w:val="18"/>
          <w14:ligatures w14:val="none"/>
        </w:rPr>
        <w:t xml:space="preserve"> </w:t>
      </w:r>
      <w:r w:rsidR="0064092F">
        <w:rPr>
          <w:rFonts w:eastAsia="Calibri"/>
          <w:iCs/>
          <w:kern w:val="0"/>
          <w:sz w:val="24"/>
          <w:szCs w:val="18"/>
          <w14:ligatures w14:val="none"/>
        </w:rPr>
        <w:t xml:space="preserve">The columns list the </w:t>
      </w:r>
      <w:r w:rsidR="0064092F">
        <w:rPr>
          <w:rFonts w:eastAsia="Calibri"/>
          <w:iCs/>
          <w:kern w:val="0"/>
          <w:sz w:val="24"/>
          <w:szCs w:val="18"/>
          <w14:ligatures w14:val="none"/>
        </w:rPr>
        <w:t>environmental</w:t>
      </w:r>
      <w:r w:rsidR="0064092F">
        <w:rPr>
          <w:rFonts w:eastAsia="Calibri"/>
          <w:iCs/>
          <w:kern w:val="0"/>
          <w:sz w:val="24"/>
          <w:szCs w:val="18"/>
          <w14:ligatures w14:val="none"/>
        </w:rPr>
        <w:t xml:space="preserve"> variable, followed by the unit, then the year, and then there are columns for the group means for windthrow, salvaged, and forest.</w:t>
      </w:r>
    </w:p>
    <w:tbl>
      <w:tblPr>
        <w:tblStyle w:val="Aaronsinsectlabels1"/>
        <w:tblW w:w="12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1157"/>
        <w:gridCol w:w="1612"/>
        <w:gridCol w:w="528"/>
        <w:gridCol w:w="1276"/>
        <w:gridCol w:w="1843"/>
        <w:gridCol w:w="1701"/>
        <w:gridCol w:w="1701"/>
      </w:tblGrid>
      <w:tr w:rsidR="006E0833" w:rsidRPr="006E0833" w14:paraId="0235E97E" w14:textId="77777777" w:rsidTr="00A3077D">
        <w:trPr>
          <w:trHeight w:val="290"/>
        </w:trPr>
        <w:tc>
          <w:tcPr>
            <w:tcW w:w="3096" w:type="dxa"/>
            <w:tcBorders>
              <w:top w:val="single" w:sz="4" w:space="0" w:color="auto"/>
            </w:tcBorders>
            <w:noWrap/>
          </w:tcPr>
          <w:p w14:paraId="5CFB936B" w14:textId="63800E47" w:rsidR="006E0833" w:rsidRPr="006E0833" w:rsidRDefault="00B629A2" w:rsidP="006E0833">
            <w:pPr>
              <w:rPr>
                <w:rFonts w:ascii="Times New Roman" w:eastAsia="Calibri" w:hAnsi="Times New Roman"/>
              </w:rPr>
            </w:pPr>
            <w:r>
              <w:rPr>
                <w:rFonts w:ascii="Times New Roman" w:eastAsia="Calibri" w:hAnsi="Times New Roman"/>
              </w:rPr>
              <w:t>Environmental variable</w:t>
            </w:r>
          </w:p>
        </w:tc>
        <w:tc>
          <w:tcPr>
            <w:tcW w:w="1157" w:type="dxa"/>
            <w:tcBorders>
              <w:top w:val="single" w:sz="4" w:space="0" w:color="auto"/>
            </w:tcBorders>
          </w:tcPr>
          <w:p w14:paraId="3A5345AA"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27A46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528" w:type="dxa"/>
            <w:tcBorders>
              <w:top w:val="single" w:sz="4" w:space="0" w:color="auto"/>
            </w:tcBorders>
          </w:tcPr>
          <w:p w14:paraId="689474AD"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224CF1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843" w:type="dxa"/>
            <w:tcBorders>
              <w:top w:val="single" w:sz="4" w:space="0" w:color="auto"/>
              <w:left w:val="nil"/>
              <w:bottom w:val="nil"/>
              <w:right w:val="nil"/>
            </w:tcBorders>
            <w:noWrap/>
          </w:tcPr>
          <w:p w14:paraId="7CCE4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c>
          <w:tcPr>
            <w:tcW w:w="1701" w:type="dxa"/>
            <w:tcBorders>
              <w:top w:val="single" w:sz="4" w:space="0" w:color="auto"/>
              <w:left w:val="nil"/>
              <w:bottom w:val="nil"/>
              <w:right w:val="nil"/>
            </w:tcBorders>
            <w:noWrap/>
          </w:tcPr>
          <w:p w14:paraId="10BABD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701" w:type="dxa"/>
            <w:tcBorders>
              <w:top w:val="single" w:sz="4" w:space="0" w:color="auto"/>
              <w:left w:val="nil"/>
              <w:bottom w:val="nil"/>
              <w:right w:val="nil"/>
            </w:tcBorders>
            <w:noWrap/>
          </w:tcPr>
          <w:p w14:paraId="670692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r>
      <w:tr w:rsidR="006E0833" w:rsidRPr="006E0833" w14:paraId="5F9262C3" w14:textId="77777777" w:rsidTr="00A3077D">
        <w:trPr>
          <w:trHeight w:val="290"/>
        </w:trPr>
        <w:tc>
          <w:tcPr>
            <w:tcW w:w="3096" w:type="dxa"/>
            <w:tcBorders>
              <w:top w:val="single" w:sz="4" w:space="0" w:color="auto"/>
            </w:tcBorders>
            <w:noWrap/>
          </w:tcPr>
          <w:p w14:paraId="694B3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Canopy openness</w:t>
            </w:r>
          </w:p>
        </w:tc>
        <w:tc>
          <w:tcPr>
            <w:tcW w:w="1157" w:type="dxa"/>
            <w:tcBorders>
              <w:top w:val="single" w:sz="4" w:space="0" w:color="auto"/>
            </w:tcBorders>
          </w:tcPr>
          <w:p w14:paraId="058240E1"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70FF99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top w:val="single" w:sz="4" w:space="0" w:color="auto"/>
            </w:tcBorders>
          </w:tcPr>
          <w:p w14:paraId="18A36DD3"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50B8E67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single" w:sz="4" w:space="0" w:color="auto"/>
              <w:left w:val="nil"/>
              <w:bottom w:val="nil"/>
              <w:right w:val="nil"/>
            </w:tcBorders>
            <w:noWrap/>
          </w:tcPr>
          <w:p w14:paraId="606EEA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0.4</w:t>
            </w:r>
          </w:p>
        </w:tc>
        <w:tc>
          <w:tcPr>
            <w:tcW w:w="1701" w:type="dxa"/>
            <w:tcBorders>
              <w:top w:val="single" w:sz="4" w:space="0" w:color="auto"/>
              <w:left w:val="nil"/>
              <w:bottom w:val="nil"/>
              <w:right w:val="nil"/>
            </w:tcBorders>
            <w:noWrap/>
          </w:tcPr>
          <w:p w14:paraId="1A2DE1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82.3 ± 3.4</w:t>
            </w:r>
          </w:p>
        </w:tc>
        <w:tc>
          <w:tcPr>
            <w:tcW w:w="1701" w:type="dxa"/>
            <w:tcBorders>
              <w:top w:val="single" w:sz="4" w:space="0" w:color="auto"/>
              <w:left w:val="nil"/>
              <w:bottom w:val="nil"/>
              <w:right w:val="nil"/>
            </w:tcBorders>
            <w:noWrap/>
          </w:tcPr>
          <w:p w14:paraId="6D332E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2.5</w:t>
            </w:r>
          </w:p>
        </w:tc>
      </w:tr>
      <w:tr w:rsidR="006E0833" w:rsidRPr="006E0833" w14:paraId="4BEE82E6" w14:textId="77777777" w:rsidTr="00A3077D">
        <w:trPr>
          <w:trHeight w:val="290"/>
        </w:trPr>
        <w:tc>
          <w:tcPr>
            <w:tcW w:w="3096" w:type="dxa"/>
            <w:noWrap/>
          </w:tcPr>
          <w:p w14:paraId="0DE3AA6F" w14:textId="77777777" w:rsidR="006E0833" w:rsidRPr="006E0833" w:rsidRDefault="006E0833" w:rsidP="006E0833">
            <w:pPr>
              <w:rPr>
                <w:rFonts w:ascii="Times New Roman" w:eastAsia="Calibri" w:hAnsi="Times New Roman"/>
              </w:rPr>
            </w:pPr>
          </w:p>
        </w:tc>
        <w:tc>
          <w:tcPr>
            <w:tcW w:w="1157" w:type="dxa"/>
          </w:tcPr>
          <w:p w14:paraId="720E24C3" w14:textId="77777777" w:rsidR="006E0833" w:rsidRPr="006E0833" w:rsidRDefault="006E0833" w:rsidP="006E0833">
            <w:pPr>
              <w:rPr>
                <w:rFonts w:ascii="Times New Roman" w:eastAsia="Calibri" w:hAnsi="Times New Roman"/>
              </w:rPr>
            </w:pPr>
          </w:p>
        </w:tc>
        <w:tc>
          <w:tcPr>
            <w:tcW w:w="1612" w:type="dxa"/>
          </w:tcPr>
          <w:p w14:paraId="23A52EC6" w14:textId="77777777" w:rsidR="006E0833" w:rsidRPr="006E0833" w:rsidRDefault="006E0833" w:rsidP="006E0833">
            <w:pPr>
              <w:rPr>
                <w:rFonts w:ascii="Times New Roman" w:eastAsia="Calibri" w:hAnsi="Times New Roman"/>
              </w:rPr>
            </w:pPr>
          </w:p>
        </w:tc>
        <w:tc>
          <w:tcPr>
            <w:tcW w:w="528" w:type="dxa"/>
          </w:tcPr>
          <w:p w14:paraId="130024F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0797ED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6A812C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7.7 ± 0.5</w:t>
            </w:r>
          </w:p>
        </w:tc>
        <w:tc>
          <w:tcPr>
            <w:tcW w:w="1701" w:type="dxa"/>
            <w:tcBorders>
              <w:top w:val="nil"/>
              <w:left w:val="nil"/>
              <w:bottom w:val="nil"/>
              <w:right w:val="nil"/>
            </w:tcBorders>
            <w:noWrap/>
          </w:tcPr>
          <w:p w14:paraId="78A010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19.7 ± 10.8</w:t>
            </w:r>
          </w:p>
        </w:tc>
        <w:tc>
          <w:tcPr>
            <w:tcW w:w="1701" w:type="dxa"/>
            <w:tcBorders>
              <w:top w:val="nil"/>
              <w:left w:val="nil"/>
              <w:bottom w:val="nil"/>
              <w:right w:val="nil"/>
            </w:tcBorders>
            <w:noWrap/>
          </w:tcPr>
          <w:p w14:paraId="2FB19D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1.3</w:t>
            </w:r>
          </w:p>
        </w:tc>
      </w:tr>
      <w:tr w:rsidR="006E0833" w:rsidRPr="006E0833" w14:paraId="1866CB3E" w14:textId="77777777" w:rsidTr="00A3077D">
        <w:trPr>
          <w:trHeight w:val="290"/>
        </w:trPr>
        <w:tc>
          <w:tcPr>
            <w:tcW w:w="3096" w:type="dxa"/>
            <w:noWrap/>
          </w:tcPr>
          <w:p w14:paraId="18209F67" w14:textId="77777777" w:rsidR="006E0833" w:rsidRPr="006E0833" w:rsidRDefault="006E0833" w:rsidP="006E0833">
            <w:pPr>
              <w:rPr>
                <w:rFonts w:ascii="Times New Roman" w:eastAsia="Calibri" w:hAnsi="Times New Roman"/>
              </w:rPr>
            </w:pPr>
          </w:p>
        </w:tc>
        <w:tc>
          <w:tcPr>
            <w:tcW w:w="1157" w:type="dxa"/>
          </w:tcPr>
          <w:p w14:paraId="368FF0D6" w14:textId="77777777" w:rsidR="006E0833" w:rsidRPr="006E0833" w:rsidRDefault="006E0833" w:rsidP="006E0833">
            <w:pPr>
              <w:rPr>
                <w:rFonts w:ascii="Times New Roman" w:eastAsia="Calibri" w:hAnsi="Times New Roman"/>
              </w:rPr>
            </w:pPr>
          </w:p>
        </w:tc>
        <w:tc>
          <w:tcPr>
            <w:tcW w:w="1612" w:type="dxa"/>
          </w:tcPr>
          <w:p w14:paraId="4B1700FB" w14:textId="77777777" w:rsidR="006E0833" w:rsidRPr="006E0833" w:rsidRDefault="006E0833" w:rsidP="006E0833">
            <w:pPr>
              <w:rPr>
                <w:rFonts w:ascii="Times New Roman" w:eastAsia="Calibri" w:hAnsi="Times New Roman"/>
              </w:rPr>
            </w:pPr>
          </w:p>
        </w:tc>
        <w:tc>
          <w:tcPr>
            <w:tcW w:w="528" w:type="dxa"/>
          </w:tcPr>
          <w:p w14:paraId="4C8D82B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6BDC5EAD"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0028F588"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3E601E6D"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087C0209" w14:textId="77777777" w:rsidR="006E0833" w:rsidRPr="006E0833" w:rsidRDefault="006E0833" w:rsidP="006E0833">
            <w:pPr>
              <w:rPr>
                <w:rFonts w:ascii="Times New Roman" w:eastAsia="Calibri" w:hAnsi="Times New Roman"/>
              </w:rPr>
            </w:pPr>
          </w:p>
        </w:tc>
      </w:tr>
      <w:tr w:rsidR="006E0833" w:rsidRPr="006E0833" w14:paraId="148E1E5B" w14:textId="77777777" w:rsidTr="00A3077D">
        <w:trPr>
          <w:trHeight w:val="290"/>
        </w:trPr>
        <w:tc>
          <w:tcPr>
            <w:tcW w:w="3096" w:type="dxa"/>
            <w:noWrap/>
          </w:tcPr>
          <w:p w14:paraId="3A8FD7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Ground-level vegetation </w:t>
            </w:r>
          </w:p>
        </w:tc>
        <w:tc>
          <w:tcPr>
            <w:tcW w:w="1157" w:type="dxa"/>
          </w:tcPr>
          <w:p w14:paraId="3B436D47" w14:textId="77777777" w:rsidR="006E0833" w:rsidRPr="006E0833" w:rsidRDefault="006E0833" w:rsidP="006E0833">
            <w:pPr>
              <w:rPr>
                <w:rFonts w:ascii="Times New Roman" w:eastAsia="Calibri" w:hAnsi="Times New Roman"/>
              </w:rPr>
            </w:pPr>
          </w:p>
        </w:tc>
        <w:tc>
          <w:tcPr>
            <w:tcW w:w="1612" w:type="dxa"/>
          </w:tcPr>
          <w:p w14:paraId="24C4218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1345E3C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B3FE6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5D6FAA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21.6 ± 2.8</w:t>
            </w:r>
          </w:p>
        </w:tc>
        <w:tc>
          <w:tcPr>
            <w:tcW w:w="1701" w:type="dxa"/>
            <w:tcBorders>
              <w:top w:val="nil"/>
              <w:left w:val="nil"/>
              <w:bottom w:val="nil"/>
              <w:right w:val="nil"/>
            </w:tcBorders>
            <w:noWrap/>
          </w:tcPr>
          <w:p w14:paraId="1FDFF3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73.0 ± 6.0</w:t>
            </w:r>
          </w:p>
        </w:tc>
        <w:tc>
          <w:tcPr>
            <w:tcW w:w="1701" w:type="dxa"/>
            <w:tcBorders>
              <w:top w:val="nil"/>
              <w:left w:val="nil"/>
              <w:bottom w:val="nil"/>
              <w:right w:val="nil"/>
            </w:tcBorders>
            <w:noWrap/>
          </w:tcPr>
          <w:p w14:paraId="6D8EA6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42.1 ± 10.4</w:t>
            </w:r>
          </w:p>
        </w:tc>
      </w:tr>
      <w:tr w:rsidR="006E0833" w:rsidRPr="006E0833" w14:paraId="6E68A1DC" w14:textId="77777777" w:rsidTr="00A3077D">
        <w:trPr>
          <w:trHeight w:val="290"/>
        </w:trPr>
        <w:tc>
          <w:tcPr>
            <w:tcW w:w="3096" w:type="dxa"/>
            <w:noWrap/>
          </w:tcPr>
          <w:p w14:paraId="2B2F48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percentage cover</w:t>
            </w:r>
          </w:p>
        </w:tc>
        <w:tc>
          <w:tcPr>
            <w:tcW w:w="1157" w:type="dxa"/>
          </w:tcPr>
          <w:p w14:paraId="5009903B" w14:textId="77777777" w:rsidR="006E0833" w:rsidRPr="006E0833" w:rsidRDefault="006E0833" w:rsidP="006E0833">
            <w:pPr>
              <w:rPr>
                <w:rFonts w:ascii="Times New Roman" w:eastAsia="Calibri" w:hAnsi="Times New Roman"/>
              </w:rPr>
            </w:pPr>
          </w:p>
        </w:tc>
        <w:tc>
          <w:tcPr>
            <w:tcW w:w="1612" w:type="dxa"/>
          </w:tcPr>
          <w:p w14:paraId="19EF0F83" w14:textId="77777777" w:rsidR="006E0833" w:rsidRPr="006E0833" w:rsidRDefault="006E0833" w:rsidP="006E0833">
            <w:pPr>
              <w:rPr>
                <w:rFonts w:ascii="Times New Roman" w:eastAsia="Calibri" w:hAnsi="Times New Roman"/>
              </w:rPr>
            </w:pPr>
          </w:p>
        </w:tc>
        <w:tc>
          <w:tcPr>
            <w:tcW w:w="528" w:type="dxa"/>
          </w:tcPr>
          <w:p w14:paraId="0332D389"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FE9D20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582C787E"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35.1 ± 4.2</w:t>
            </w:r>
          </w:p>
        </w:tc>
        <w:tc>
          <w:tcPr>
            <w:tcW w:w="1701" w:type="dxa"/>
            <w:tcBorders>
              <w:top w:val="nil"/>
              <w:left w:val="nil"/>
              <w:bottom w:val="nil"/>
              <w:right w:val="nil"/>
            </w:tcBorders>
            <w:noWrap/>
          </w:tcPr>
          <w:p w14:paraId="3D1771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47.7 ± 11.3</w:t>
            </w:r>
          </w:p>
        </w:tc>
        <w:tc>
          <w:tcPr>
            <w:tcW w:w="1701" w:type="dxa"/>
            <w:tcBorders>
              <w:top w:val="nil"/>
              <w:left w:val="nil"/>
              <w:bottom w:val="nil"/>
              <w:right w:val="nil"/>
            </w:tcBorders>
            <w:noWrap/>
          </w:tcPr>
          <w:p w14:paraId="477BA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41.9 ± 6.7</w:t>
            </w:r>
          </w:p>
        </w:tc>
      </w:tr>
      <w:tr w:rsidR="006E0833" w:rsidRPr="006E0833" w14:paraId="00955277" w14:textId="77777777" w:rsidTr="00A3077D">
        <w:trPr>
          <w:trHeight w:val="290"/>
        </w:trPr>
        <w:tc>
          <w:tcPr>
            <w:tcW w:w="3096" w:type="dxa"/>
            <w:noWrap/>
          </w:tcPr>
          <w:p w14:paraId="3F1667CA" w14:textId="77777777" w:rsidR="006E0833" w:rsidRPr="006E0833" w:rsidRDefault="006E0833" w:rsidP="006E0833">
            <w:pPr>
              <w:rPr>
                <w:rFonts w:ascii="Times New Roman" w:eastAsia="Calibri" w:hAnsi="Times New Roman"/>
              </w:rPr>
            </w:pPr>
          </w:p>
        </w:tc>
        <w:tc>
          <w:tcPr>
            <w:tcW w:w="1157" w:type="dxa"/>
          </w:tcPr>
          <w:p w14:paraId="59987564" w14:textId="77777777" w:rsidR="006E0833" w:rsidRPr="006E0833" w:rsidRDefault="006E0833" w:rsidP="006E0833">
            <w:pPr>
              <w:rPr>
                <w:rFonts w:ascii="Times New Roman" w:eastAsia="Calibri" w:hAnsi="Times New Roman"/>
              </w:rPr>
            </w:pPr>
          </w:p>
        </w:tc>
        <w:tc>
          <w:tcPr>
            <w:tcW w:w="1612" w:type="dxa"/>
          </w:tcPr>
          <w:p w14:paraId="48DC6255" w14:textId="77777777" w:rsidR="006E0833" w:rsidRPr="006E0833" w:rsidRDefault="006E0833" w:rsidP="006E0833">
            <w:pPr>
              <w:rPr>
                <w:rFonts w:ascii="Times New Roman" w:eastAsia="Calibri" w:hAnsi="Times New Roman"/>
              </w:rPr>
            </w:pPr>
          </w:p>
        </w:tc>
        <w:tc>
          <w:tcPr>
            <w:tcW w:w="528" w:type="dxa"/>
          </w:tcPr>
          <w:p w14:paraId="49B52B0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6405E58"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2E7035A7"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21C71FC9"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6F1B2CDF" w14:textId="77777777" w:rsidR="006E0833" w:rsidRPr="006E0833" w:rsidRDefault="006E0833" w:rsidP="006E0833">
            <w:pPr>
              <w:rPr>
                <w:rFonts w:ascii="Times New Roman" w:eastAsia="Calibri" w:hAnsi="Times New Roman"/>
              </w:rPr>
            </w:pPr>
          </w:p>
        </w:tc>
      </w:tr>
      <w:tr w:rsidR="006E0833" w:rsidRPr="006E0833" w14:paraId="58914004" w14:textId="77777777" w:rsidTr="00A3077D">
        <w:trPr>
          <w:trHeight w:val="290"/>
        </w:trPr>
        <w:tc>
          <w:tcPr>
            <w:tcW w:w="3096" w:type="dxa"/>
            <w:noWrap/>
          </w:tcPr>
          <w:p w14:paraId="5B345E16" w14:textId="2217D5AE" w:rsidR="006E0833" w:rsidRPr="006E0833" w:rsidRDefault="006E0833" w:rsidP="006E0833">
            <w:pPr>
              <w:rPr>
                <w:rFonts w:ascii="Times New Roman" w:eastAsia="Calibri" w:hAnsi="Times New Roman"/>
              </w:rPr>
            </w:pPr>
            <w:r w:rsidRPr="006E0833">
              <w:rPr>
                <w:rFonts w:ascii="Times New Roman" w:eastAsia="Calibri" w:hAnsi="Times New Roman"/>
              </w:rPr>
              <w:t>Leaf litter percentage cover</w:t>
            </w:r>
          </w:p>
        </w:tc>
        <w:tc>
          <w:tcPr>
            <w:tcW w:w="1157" w:type="dxa"/>
          </w:tcPr>
          <w:p w14:paraId="030A4ED5" w14:textId="77777777" w:rsidR="006E0833" w:rsidRPr="006E0833" w:rsidRDefault="006E0833" w:rsidP="006E0833">
            <w:pPr>
              <w:rPr>
                <w:rFonts w:ascii="Times New Roman" w:eastAsia="Calibri" w:hAnsi="Times New Roman"/>
              </w:rPr>
            </w:pPr>
          </w:p>
        </w:tc>
        <w:tc>
          <w:tcPr>
            <w:tcW w:w="1612" w:type="dxa"/>
          </w:tcPr>
          <w:p w14:paraId="3D7EF6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4AD1E3B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11ABDD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29F309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61.2 ± 3.6</w:t>
            </w:r>
          </w:p>
        </w:tc>
        <w:tc>
          <w:tcPr>
            <w:tcW w:w="1701" w:type="dxa"/>
            <w:tcBorders>
              <w:top w:val="nil"/>
              <w:left w:val="nil"/>
              <w:bottom w:val="nil"/>
              <w:right w:val="nil"/>
            </w:tcBorders>
            <w:noWrap/>
          </w:tcPr>
          <w:p w14:paraId="6BC606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5.2 ± 3.5</w:t>
            </w:r>
          </w:p>
        </w:tc>
        <w:tc>
          <w:tcPr>
            <w:tcW w:w="1701" w:type="dxa"/>
            <w:tcBorders>
              <w:top w:val="nil"/>
              <w:left w:val="nil"/>
              <w:bottom w:val="nil"/>
              <w:right w:val="nil"/>
            </w:tcBorders>
            <w:noWrap/>
          </w:tcPr>
          <w:p w14:paraId="26E274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35.4 ± 7.3</w:t>
            </w:r>
          </w:p>
        </w:tc>
      </w:tr>
      <w:tr w:rsidR="006E0833" w:rsidRPr="006E0833" w14:paraId="3227F4D7" w14:textId="77777777" w:rsidTr="00A3077D">
        <w:trPr>
          <w:trHeight w:val="290"/>
        </w:trPr>
        <w:tc>
          <w:tcPr>
            <w:tcW w:w="3096" w:type="dxa"/>
            <w:noWrap/>
          </w:tcPr>
          <w:p w14:paraId="5751B1B8" w14:textId="77777777" w:rsidR="006E0833" w:rsidRPr="006E0833" w:rsidRDefault="006E0833" w:rsidP="006E0833">
            <w:pPr>
              <w:rPr>
                <w:rFonts w:ascii="Times New Roman" w:eastAsia="Calibri" w:hAnsi="Times New Roman"/>
              </w:rPr>
            </w:pPr>
          </w:p>
        </w:tc>
        <w:tc>
          <w:tcPr>
            <w:tcW w:w="1157" w:type="dxa"/>
          </w:tcPr>
          <w:p w14:paraId="741BB8A2" w14:textId="77777777" w:rsidR="006E0833" w:rsidRPr="006E0833" w:rsidRDefault="006E0833" w:rsidP="006E0833">
            <w:pPr>
              <w:rPr>
                <w:rFonts w:ascii="Times New Roman" w:eastAsia="Calibri" w:hAnsi="Times New Roman"/>
              </w:rPr>
            </w:pPr>
          </w:p>
        </w:tc>
        <w:tc>
          <w:tcPr>
            <w:tcW w:w="1612" w:type="dxa"/>
          </w:tcPr>
          <w:p w14:paraId="6687020E" w14:textId="77777777" w:rsidR="006E0833" w:rsidRPr="006E0833" w:rsidRDefault="006E0833" w:rsidP="006E0833">
            <w:pPr>
              <w:rPr>
                <w:rFonts w:ascii="Times New Roman" w:eastAsia="Calibri" w:hAnsi="Times New Roman"/>
              </w:rPr>
            </w:pPr>
          </w:p>
        </w:tc>
        <w:tc>
          <w:tcPr>
            <w:tcW w:w="528" w:type="dxa"/>
          </w:tcPr>
          <w:p w14:paraId="6466BFC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54D931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2B40886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43.1 ± 4.5</w:t>
            </w:r>
          </w:p>
        </w:tc>
        <w:tc>
          <w:tcPr>
            <w:tcW w:w="1701" w:type="dxa"/>
            <w:tcBorders>
              <w:top w:val="nil"/>
              <w:left w:val="nil"/>
              <w:bottom w:val="nil"/>
              <w:right w:val="nil"/>
            </w:tcBorders>
            <w:noWrap/>
          </w:tcPr>
          <w:p w14:paraId="65BDB7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31.5 ± 9.5</w:t>
            </w:r>
          </w:p>
        </w:tc>
        <w:tc>
          <w:tcPr>
            <w:tcW w:w="1701" w:type="dxa"/>
            <w:tcBorders>
              <w:top w:val="nil"/>
              <w:left w:val="nil"/>
              <w:bottom w:val="nil"/>
              <w:right w:val="nil"/>
            </w:tcBorders>
            <w:noWrap/>
          </w:tcPr>
          <w:p w14:paraId="3A2ED8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39.6 ± 5.8</w:t>
            </w:r>
          </w:p>
        </w:tc>
      </w:tr>
      <w:tr w:rsidR="006E0833" w:rsidRPr="006E0833" w14:paraId="5394219C" w14:textId="77777777" w:rsidTr="00A3077D">
        <w:trPr>
          <w:trHeight w:val="290"/>
        </w:trPr>
        <w:tc>
          <w:tcPr>
            <w:tcW w:w="3096" w:type="dxa"/>
            <w:noWrap/>
          </w:tcPr>
          <w:p w14:paraId="41E8A250" w14:textId="77777777" w:rsidR="006E0833" w:rsidRPr="006E0833" w:rsidRDefault="006E0833" w:rsidP="006E0833">
            <w:pPr>
              <w:rPr>
                <w:rFonts w:ascii="Times New Roman" w:eastAsia="Calibri" w:hAnsi="Times New Roman"/>
              </w:rPr>
            </w:pPr>
          </w:p>
        </w:tc>
        <w:tc>
          <w:tcPr>
            <w:tcW w:w="1157" w:type="dxa"/>
          </w:tcPr>
          <w:p w14:paraId="14A7B879" w14:textId="77777777" w:rsidR="006E0833" w:rsidRPr="006E0833" w:rsidRDefault="006E0833" w:rsidP="006E0833">
            <w:pPr>
              <w:rPr>
                <w:rFonts w:ascii="Times New Roman" w:eastAsia="Calibri" w:hAnsi="Times New Roman"/>
              </w:rPr>
            </w:pPr>
          </w:p>
        </w:tc>
        <w:tc>
          <w:tcPr>
            <w:tcW w:w="1612" w:type="dxa"/>
          </w:tcPr>
          <w:p w14:paraId="015CB288" w14:textId="77777777" w:rsidR="006E0833" w:rsidRPr="006E0833" w:rsidRDefault="006E0833" w:rsidP="006E0833">
            <w:pPr>
              <w:rPr>
                <w:rFonts w:ascii="Times New Roman" w:eastAsia="Calibri" w:hAnsi="Times New Roman"/>
              </w:rPr>
            </w:pPr>
          </w:p>
        </w:tc>
        <w:tc>
          <w:tcPr>
            <w:tcW w:w="528" w:type="dxa"/>
          </w:tcPr>
          <w:p w14:paraId="5C39C433"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2F28CC98" w14:textId="77777777" w:rsidR="006E0833" w:rsidRPr="006E0833" w:rsidRDefault="006E0833" w:rsidP="006E0833">
            <w:pPr>
              <w:rPr>
                <w:rFonts w:ascii="Times New Roman" w:eastAsia="Calibri" w:hAnsi="Times New Roman"/>
              </w:rPr>
            </w:pPr>
          </w:p>
        </w:tc>
        <w:tc>
          <w:tcPr>
            <w:tcW w:w="1843" w:type="dxa"/>
            <w:tcBorders>
              <w:left w:val="nil"/>
              <w:right w:val="nil"/>
            </w:tcBorders>
            <w:noWrap/>
          </w:tcPr>
          <w:p w14:paraId="4B3DB005"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189690A0"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633717AD" w14:textId="77777777" w:rsidR="006E0833" w:rsidRPr="006E0833" w:rsidRDefault="006E0833" w:rsidP="006E0833">
            <w:pPr>
              <w:rPr>
                <w:rFonts w:ascii="Times New Roman" w:eastAsia="Calibri" w:hAnsi="Times New Roman"/>
              </w:rPr>
            </w:pPr>
          </w:p>
        </w:tc>
      </w:tr>
      <w:tr w:rsidR="006E0833" w:rsidRPr="006E0833" w14:paraId="03265E74" w14:textId="77777777" w:rsidTr="00A3077D">
        <w:trPr>
          <w:trHeight w:val="290"/>
        </w:trPr>
        <w:tc>
          <w:tcPr>
            <w:tcW w:w="3096" w:type="dxa"/>
            <w:noWrap/>
          </w:tcPr>
          <w:p w14:paraId="74DA4EB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w:t>
            </w:r>
            <w:r w:rsidRPr="006E0833">
              <w:rPr>
                <w:rFonts w:ascii="Times New Roman" w:eastAsia="Calibri" w:hAnsi="Times New Roman"/>
                <w:vertAlign w:val="superscript"/>
              </w:rPr>
              <w:t>$</w:t>
            </w:r>
          </w:p>
        </w:tc>
        <w:tc>
          <w:tcPr>
            <w:tcW w:w="1157" w:type="dxa"/>
          </w:tcPr>
          <w:p w14:paraId="760B862B" w14:textId="77777777" w:rsidR="006E0833" w:rsidRPr="006E0833" w:rsidRDefault="006E0833" w:rsidP="006E0833">
            <w:pPr>
              <w:rPr>
                <w:rFonts w:ascii="Times New Roman" w:eastAsia="Calibri" w:hAnsi="Times New Roman"/>
              </w:rPr>
            </w:pPr>
          </w:p>
        </w:tc>
        <w:tc>
          <w:tcPr>
            <w:tcW w:w="1612" w:type="dxa"/>
          </w:tcPr>
          <w:p w14:paraId="332713D6" w14:textId="77777777" w:rsidR="006E0833" w:rsidRPr="006E0833" w:rsidRDefault="006E0833" w:rsidP="006E0833">
            <w:pPr>
              <w:rPr>
                <w:rFonts w:ascii="Times New Roman" w:eastAsia="Calibri" w:hAnsi="Times New Roman"/>
              </w:rPr>
            </w:pPr>
            <w:commentRangeStart w:id="62"/>
            <w:r w:rsidRPr="006E0833">
              <w:rPr>
                <w:rFonts w:ascii="Times New Roman" w:eastAsia="Calibri" w:hAnsi="Times New Roman"/>
              </w:rPr>
              <w:t>0-1.129</w:t>
            </w:r>
            <w:commentRangeEnd w:id="62"/>
            <w:r w:rsidRPr="006E0833">
              <w:rPr>
                <w:rFonts w:ascii="Times New Roman" w:eastAsia="Calibri" w:hAnsi="Times New Roman"/>
              </w:rPr>
              <w:commentReference w:id="62"/>
            </w:r>
          </w:p>
        </w:tc>
        <w:tc>
          <w:tcPr>
            <w:tcW w:w="528" w:type="dxa"/>
          </w:tcPr>
          <w:p w14:paraId="7D30C816"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537901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left w:val="nil"/>
              <w:right w:val="nil"/>
            </w:tcBorders>
            <w:noWrap/>
          </w:tcPr>
          <w:p w14:paraId="644AFC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0.59 ± 0.04</w:t>
            </w:r>
          </w:p>
        </w:tc>
        <w:tc>
          <w:tcPr>
            <w:tcW w:w="1701" w:type="dxa"/>
            <w:tcBorders>
              <w:left w:val="nil"/>
              <w:right w:val="nil"/>
            </w:tcBorders>
            <w:noWrap/>
          </w:tcPr>
          <w:p w14:paraId="2BBEA3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0.61 ± 0.07</w:t>
            </w:r>
          </w:p>
        </w:tc>
        <w:tc>
          <w:tcPr>
            <w:tcW w:w="1701" w:type="dxa"/>
            <w:tcBorders>
              <w:left w:val="nil"/>
              <w:right w:val="nil"/>
            </w:tcBorders>
            <w:noWrap/>
          </w:tcPr>
          <w:p w14:paraId="4BA139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0.60 ± 0.04</w:t>
            </w:r>
          </w:p>
        </w:tc>
      </w:tr>
      <w:tr w:rsidR="006E0833" w:rsidRPr="006E0833" w14:paraId="766C7995" w14:textId="77777777" w:rsidTr="00A3077D">
        <w:trPr>
          <w:trHeight w:val="290"/>
        </w:trPr>
        <w:tc>
          <w:tcPr>
            <w:tcW w:w="3096" w:type="dxa"/>
            <w:tcBorders>
              <w:bottom w:val="single" w:sz="4" w:space="0" w:color="auto"/>
            </w:tcBorders>
            <w:noWrap/>
          </w:tcPr>
          <w:p w14:paraId="720241E8" w14:textId="77777777" w:rsidR="006E0833" w:rsidRPr="006E0833" w:rsidRDefault="006E0833" w:rsidP="006E0833">
            <w:pPr>
              <w:rPr>
                <w:rFonts w:ascii="Times New Roman" w:eastAsia="Calibri" w:hAnsi="Times New Roman"/>
              </w:rPr>
            </w:pPr>
          </w:p>
        </w:tc>
        <w:tc>
          <w:tcPr>
            <w:tcW w:w="1157" w:type="dxa"/>
            <w:tcBorders>
              <w:bottom w:val="single" w:sz="4" w:space="0" w:color="auto"/>
            </w:tcBorders>
          </w:tcPr>
          <w:p w14:paraId="5BA76335" w14:textId="77777777" w:rsidR="006E0833" w:rsidRPr="006E0833" w:rsidRDefault="006E0833" w:rsidP="006E0833">
            <w:pPr>
              <w:rPr>
                <w:rFonts w:ascii="Times New Roman" w:eastAsia="Calibri" w:hAnsi="Times New Roman"/>
              </w:rPr>
            </w:pPr>
          </w:p>
        </w:tc>
        <w:tc>
          <w:tcPr>
            <w:tcW w:w="1612" w:type="dxa"/>
            <w:tcBorders>
              <w:bottom w:val="single" w:sz="4" w:space="0" w:color="auto"/>
            </w:tcBorders>
          </w:tcPr>
          <w:p w14:paraId="3F95D7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bottom w:val="single" w:sz="4" w:space="0" w:color="auto"/>
            </w:tcBorders>
          </w:tcPr>
          <w:p w14:paraId="72857EE2" w14:textId="77777777" w:rsidR="006E0833" w:rsidRPr="006E0833" w:rsidRDefault="006E0833" w:rsidP="006E0833">
            <w:pPr>
              <w:rPr>
                <w:rFonts w:ascii="Times New Roman" w:eastAsia="Calibri" w:hAnsi="Times New Roman"/>
              </w:rPr>
            </w:pPr>
          </w:p>
        </w:tc>
        <w:tc>
          <w:tcPr>
            <w:tcW w:w="1276" w:type="dxa"/>
            <w:tcBorders>
              <w:left w:val="nil"/>
              <w:bottom w:val="single" w:sz="4" w:space="0" w:color="auto"/>
              <w:right w:val="nil"/>
            </w:tcBorders>
          </w:tcPr>
          <w:p w14:paraId="06619E0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left w:val="nil"/>
              <w:bottom w:val="single" w:sz="4" w:space="0" w:color="auto"/>
              <w:right w:val="nil"/>
            </w:tcBorders>
            <w:noWrap/>
          </w:tcPr>
          <w:p w14:paraId="69F7A0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44.8 ± 3.5</w:t>
            </w:r>
          </w:p>
        </w:tc>
        <w:tc>
          <w:tcPr>
            <w:tcW w:w="1701" w:type="dxa"/>
            <w:tcBorders>
              <w:left w:val="nil"/>
              <w:bottom w:val="single" w:sz="4" w:space="0" w:color="auto"/>
              <w:right w:val="nil"/>
            </w:tcBorders>
            <w:noWrap/>
          </w:tcPr>
          <w:p w14:paraId="5BE645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47.6 ± 2.5</w:t>
            </w:r>
          </w:p>
        </w:tc>
        <w:tc>
          <w:tcPr>
            <w:tcW w:w="1701" w:type="dxa"/>
            <w:tcBorders>
              <w:left w:val="nil"/>
              <w:bottom w:val="single" w:sz="4" w:space="0" w:color="auto"/>
              <w:right w:val="nil"/>
            </w:tcBorders>
            <w:noWrap/>
          </w:tcPr>
          <w:p w14:paraId="2BF87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48.7 ± 7.4</w:t>
            </w:r>
          </w:p>
        </w:tc>
      </w:tr>
    </w:tbl>
    <w:p w14:paraId="0AF8A9E0" w14:textId="75E4DEC5" w:rsidR="006E0833" w:rsidRPr="006E0833" w:rsidRDefault="006E0833" w:rsidP="00E92AAE">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r w:rsidRPr="006E0833">
        <w:rPr>
          <w:rFonts w:eastAsia="Calibri"/>
          <w:kern w:val="0"/>
          <w:sz w:val="24"/>
          <w:szCs w:val="24"/>
          <w14:ligatures w14:val="none"/>
        </w:rPr>
        <w:t>$: A different soil sensor was used in 2022 than was used in 2015, so readings are only comparable between treatments within a year.</w:t>
      </w:r>
    </w:p>
    <w:p w14:paraId="200D9947"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lastRenderedPageBreak/>
        <w:t>Discussion</w:t>
      </w:r>
      <w:bookmarkStart w:id="63" w:name="discussion"/>
      <w:bookmarkEnd w:id="63"/>
    </w:p>
    <w:p w14:paraId="44BDFCD4" w14:textId="0F278B2E"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This study investigated the effects of disturbance caused by wind and subsequent salvage logging on ground beetle communities over time. We found that ground beetles differed both taxonomically and functionally between windthrow and salvaged forest, consistent with other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{"citationID":"xKybh02J","properties":{"formattedCitation":"(Koivula and Spence 2006, Gandhi et al. 2008)","plainCitation":"(Koivula and Spence 2006, Gandhi et al. 2008)","noteIndex":0},"citationItems":[{"id":587,"uris":["http://zotero.org/groups/5154252/items/HVCM5YWU"],"itemData":{"id":587,"type":"article-journal","container-title":"Forest Ecology and Management","DOI":"10.1016/j.foreco.2006.09.004","ISSN":"03781127","issue":"1","journalAbbreviation":"Forest Ecology and Management","language":"en","page":"102-112","source":"DOI.org (Crossref)","title":"Effects of post-fire salvage logging on boreal mixed-wood ground beetle assemblages (Coleoptera, Carabidae)","volume":"236","author":[{"family":"Koivula","given":"Matti"},{"family":"Spence","given":"John R."}],"issued":{"date-parts":[["2006",11]]}}},{"id":327,"uris":["http://zotero.org/groups/5154252/items/WB6PAYPV"],"itemData":{"id":327,"type":"article-journal","abstract":"We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and Spence 2006,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Salvage-logging, which removed all standing and downed trees, supported ground beetle communities that were distinct in species and trait composition, compared to windthrow and undisturbed forest which were more similar to one another. Although differences between treatments were largest two years after salvaging in 2015, some differences in species and traits persisted in 2022, nine years after salvaging. These findings suggest that the impacts of salvage logging after a natural disturbance continue to affect forest invertebrates for more than a decade, even as tree regeneration occurs.</w:t>
      </w:r>
    </w:p>
    <w:p w14:paraId="7F72EBE8" w14:textId="522F8D13"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 activity-abundance, species richness, and community composition were similar among windthrow and undisturbed forest in 2015 and 2022. This finding was inconsistent with our hypothesis that ground beetle alpha-diversity would increase in unsalvaged windthrow relative to undisturbed forest. Other studies have found slightly elevated ground beetle alpha-diversity and altered community composition in windthrow relative to reference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{"citationID":"O5tXplYH","properties":{"formattedCitation":"(Gandhi et al. 2008, Sklodowski and Garbalinska 2011, Barber and Widick 2017)","plainCitation":"(Gandhi et al. 2008, Sklodowski and Garbalinska 2011, Barber and Widick 2017)","noteIndex":0},"citationItems":[{"id":327,"uris":["http://zotero.org/groups/5154252/items/WB6PAYPV"],"itemData":{"id":327,"type":"article-journal","abstract":"We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 Sklodowski and Garbalinska 2011,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Wind from strong storms increases standing and downed woody debris, changes abiotic conditions on the soil surface, and stimulates the growth of ground-level vegetation, all of which can alter the structure and composition of arthropod communities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{"citationID":"DmsjAbQr","properties":{"formattedCitation":"(Urbanovicova et al. 2014, Wermelinger et al. 2017)","plainCitation":"(Urbanovicova et al. 2014, Wermelinger et al. 2017)","noteIndex":0},"citationItems":[{"id":1204,"uris":["http://zotero.org/groups/5154252/items/A866T7Q9"],"itemData":{"id":1204,"type":"article-journal","abstract":"The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 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Some of these environmental changes were observed in our study, including increased cover of ground level vegetation and decreased cover of leaf litter. However, instead of a complete reorganization of the ground beetle community, windthrows commonly support many of the </w:t>
      </w:r>
      <w:r w:rsidRPr="006E0833">
        <w:rPr>
          <w:rFonts w:eastAsia="Calibri"/>
          <w:kern w:val="0"/>
          <w:sz w:val="24"/>
          <w:szCs w:val="24"/>
          <w14:ligatures w14:val="none"/>
        </w:rPr>
        <w:lastRenderedPageBreak/>
        <w:t xml:space="preserve">same species found in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{"citationID":"vU1pA6XE","properties":{"formattedCitation":"(Lee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Similarly, our study documented the persistence of forest-specialists in unsalvaged windthrows rather than a pronounced influx of generalists or open-habitat species. </w:t>
      </w:r>
    </w:p>
    <w:p w14:paraId="51F76A73" w14:textId="0506D461"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Windthrow followed by salvage-logging resulted in distinct ground beetle communities and elevated species richness relative to undisturbed forest. Habitat-generalists increased in abundance two years after salvaging, altering ground beetle community composition, which supports our initial hypothesis. At nine years after salvaging, ground beetle communities remained taxonomically distinct, suggesting that legacies of windthrow were altered by the logging process. Our results align with many studies of salvage-logging and green-logging, where complete canopy removal resulted in an initial influx of flight-capable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{"citationID":"RPppY1iP","properties":{"formattedCitation":"(Pearce et al. 2003, Niemel\\uc0\\u228{} et al. 2007, Silverman et al. 2008, Gandhi et al. 2008)","plainCitation":"(Pearce et al. 2003, Niemelä et al. 2007, Silverman et al. 2008, Gandhi et al. 2008)","noteIndex":0},"citationItems":[{"id":423,"uris":["http://zotero.org/groups/5154252/items/JTPR3ZZS"],"itemData":{"id":423,"type":"article-journal","abstract":"Abstract\n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1313,"uris":["http://zotero.org/groups/5154252/items/LDAB6HV9"],"itemData":{"id":1313,"type":"article-journal","container-title":"Journal of Insect Conservation","DOI":"10.1007/s10841-006-9014-0","ISSN":"1366-638X, 1572-9753","issue":"1","journalAbbreviation":"J Insect Conserv","language":"en","license":"http://www.springer.com/tdm","page":"5-18","source":"DOI.org (Crossref)","title":"The effects of forestry on carabid beetles (Coleoptera: Carabidae) in boreal forests","title-short":"The effects of forestry on carabid beetles (Coleoptera","volume":"11","author":[{"family":"Niemelä","given":"Jari"},{"family":"Koivula","given":"Matti"},{"family":"Kotze","given":"D. Johan"}],"issued":{"date-parts":[["2007",2,7]]}}},{"id":320,"uris":["http://zotero.org/groups/5154252/items/2MNXBW9Z"],"itemData":{"id":320,"type":"article-journal","container-title":"Environmental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Niemelä et al. 2007, Silverman et al. 2008,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observed an influx of habitat generalists such as </w:t>
      </w:r>
      <w:r w:rsidRPr="006E0833">
        <w:rPr>
          <w:rFonts w:eastAsia="Calibri"/>
          <w:i/>
          <w:iCs/>
          <w:kern w:val="0"/>
          <w:sz w:val="24"/>
          <w:szCs w:val="24"/>
          <w14:ligatures w14:val="none"/>
        </w:rPr>
        <w:t>C. emarginatus</w:t>
      </w:r>
      <w:r w:rsidRPr="006E0833">
        <w:rPr>
          <w:rFonts w:eastAsia="Calibri"/>
          <w:kern w:val="0"/>
          <w:sz w:val="24"/>
          <w:szCs w:val="24"/>
          <w14:ligatures w14:val="none"/>
        </w:rPr>
        <w:t xml:space="preserve">, but open-habitat specialists from the genera </w:t>
      </w:r>
      <w:r w:rsidRPr="006E0833">
        <w:rPr>
          <w:rFonts w:eastAsia="Calibri"/>
          <w:i/>
          <w:iCs/>
          <w:kern w:val="0"/>
          <w:sz w:val="24"/>
          <w:szCs w:val="24"/>
          <w14:ligatures w14:val="none"/>
        </w:rPr>
        <w:t>Amara</w:t>
      </w:r>
      <w:r w:rsidRPr="006E0833">
        <w:rPr>
          <w:rFonts w:eastAsia="Calibri"/>
          <w:kern w:val="0"/>
          <w:sz w:val="24"/>
          <w:szCs w:val="24"/>
          <w14:ligatures w14:val="none"/>
        </w:rPr>
        <w:t xml:space="preserve"> and </w:t>
      </w:r>
      <w:r w:rsidRPr="006E0833">
        <w:rPr>
          <w:rFonts w:eastAsia="Calibri"/>
          <w:i/>
          <w:iCs/>
          <w:kern w:val="0"/>
          <w:sz w:val="24"/>
          <w:szCs w:val="24"/>
          <w14:ligatures w14:val="none"/>
        </w:rPr>
        <w:t>Harpalus</w:t>
      </w:r>
      <w:r w:rsidRPr="006E0833">
        <w:rPr>
          <w:rFonts w:eastAsia="Calibri"/>
          <w:kern w:val="0"/>
          <w:sz w:val="24"/>
          <w:szCs w:val="24"/>
          <w14:ligatures w14:val="none"/>
        </w:rPr>
        <w:t xml:space="preserve"> were not present,</w:t>
      </w:r>
      <w:r w:rsidR="00C07F02">
        <w:rPr>
          <w:rFonts w:eastAsia="Calibri"/>
          <w:kern w:val="0"/>
          <w:sz w:val="24"/>
          <w:szCs w:val="24"/>
          <w14:ligatures w14:val="none"/>
        </w:rPr>
        <w:t xml:space="preserve"> in contrast to other studies</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{"citationID":"PgrALxoZ","properties":{"formattedCitation":"(Pearce et al. 2003, Silverman et al. 2008, Riley and Browne 2011)","plainCitation":"(Pearce et al. 2003, Silverman et al. 2008, Riley and Browne 2011)","noteIndex":0},"citationItems":[{"id":423,"uris":["http://zotero.org/groups/5154252/items/JTPR3ZZS"],"itemData":{"id":423,"type":"article-journal","abstract":"Abstract\n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Silverman et al. 2008,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finding may reflect the surrounding landscape, which is mostly forested and likely did not support source populations of open-habitat species. We also found some forest-specialists, such as </w:t>
      </w:r>
      <w:r w:rsidRPr="006E0833">
        <w:rPr>
          <w:rFonts w:eastAsia="Calibri"/>
          <w:i/>
          <w:iCs/>
          <w:kern w:val="0"/>
          <w:sz w:val="24"/>
          <w:szCs w:val="24"/>
          <w14:ligatures w14:val="none"/>
        </w:rPr>
        <w:t>P. moestus</w:t>
      </w:r>
      <w:r w:rsidRPr="006E0833">
        <w:rPr>
          <w:rFonts w:eastAsia="Calibri"/>
          <w:kern w:val="0"/>
          <w:sz w:val="24"/>
          <w:szCs w:val="24"/>
          <w14:ligatures w14:val="none"/>
        </w:rPr>
        <w:t xml:space="preserve">, thrived initially in salvage-logged habitat, which may indicate their ability to tolerate altered abiotic conditions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{"citationID":"5Nxi8UOB","properties":{"formattedCitation":"(Riley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adopt new food sources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{"citationID":"4ePHm1QH","properties":{"formattedCitation":"(Lee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utilize any rapidly decomposing branches left by salvaging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{"citationID":"0wasb84w","properties":{"formattedCitation":"(Hamilton 1884, Thorn et al. 2014)","plainCitation":"(Hamilton 1884, Thorn et al. 2014)","noteIndex":0},"citationItems":[{"id":1279,"uris":["http://zotero.org/groups/5154252/items/YI8DP2ZP"],"itemData":{"id":1279,"type":"article-journal","abstract":"The ultimate extinction of many species of Coleoptera in the vicinity of large cities is unquestionable, especially of the larger Carabidæ. The conditions of life with some are such as admit of no adaptation to the methods of civilization, and for them no refuge from the encroachments of agriculture will eventually remain. They are now retiring, retiring, and in time the last goal will be reached. In localities where the population is becoming dense, and all land available placed under cultivation, many fine species that once were common are now rarities and others fast becoming so. It is less than half a century since Mr. Randall described eighty four species from localities in Maine and Massachusetts, most of them common; but, according to Mr. Austin, in the same places several of these species are now extinct and many of them have become rare.","container-title":"The Canadian Entomologist","DOI":"10.4039/Ent1673-4","ISSN":"0008-347X, 1918-3240","issue":"4","journalAbbreviation":"Can Entomol","language":"en","license":"https://www.cambridge.org/core/terms","page":"73-77","source":"DOI.org (Crossref)","title":"The survival of the fittest among certain species of Pterostichus as deduced from their habits","volume":"16","author":[{"family":"Hamilton","given":"John"}],"issued":{"date-parts":[["1884",4]]}}},{"id":796,"uris":["http://zotero.org/groups/5154252/items/4TR272QX"],"itemData":{"id":796,"type":"article-journal","container-title":"PLoS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(Hamilton 1884, 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move between salvaged and unsalvaged habitat during different times of the year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{"citationID":"JDIoqSh8","properties":{"formattedCitation":"(Ohwaki et al. 2015)","plainCitation":"(Ohwaki et al. 2015)","noteIndex":0},"citationItems":[{"id":1316,"uris":["http://zotero.org/groups/5154252/items/Y8K8VU55"],"itemData":{"id":1316,"type":"article-journal","abstract":"Understanding arthropod responses to forest edges is essential to understanding both the characteristics of agro-ecosystems and the potential ecosystem services provided by forests adjacent to farmland in heterogeneous agricultural landscapes. Seasonal difference in the responses of carabid beetles to forest edges was determined using transects that extended from the edge of the forest 22.5 m into the interior of a forest and 22.5 m into the meadow in three seasons, early summer, late summer and mid-autumn. The responses of carabids to the forest edge in terms of species richness and abundance differed significantly in the three seasons. The species richness and abundance peaked in the meadow 4.5 m from the edge and were low in the forest in summer, whereas they peaked at the edge and remained high in the forest in autumn. Species-level analyses revealed that several species did not move between habitats, indicating that the forest edge acted as a barrier for these species. Many species, however, peaked in the meadow near the edge and the distribution of one species along the meadow-forest transect changed with the seasons. Our results indicate that secondary forests are not an effective sources of predators of pests, but do function as overwintering sites for some species. Because many species that prefer open land hibernate in field boundaries and fallow fields, the quality and spatial configuration of these habitats is important. Furthermore, in terms of pest management the seasonal dynamics of not only carabid beetles but other beneficial arthropods such as spiders and parasitoids should be considered.","container-title":"European Journal of Entomology","DOI":"10.14411/eje.2015.022","ISSN":"12105759, 18028829","issue":"1","journalAbbreviation":"Eur. J. Entomol.","language":"en","license":"https://creativecommons.org/licenses/by/4.0/","page":"135-144","source":"DOI.org (Crossref)","title":"Seasonal variability in the response of ground beetles (Coleoptera: Carabidae) to a forest edge in a heterogeneous agricultural landscape in Japan","title-short":"Seasonal variability in the response of ground beetles (Coleoptera","volume":"112","author":[{"family":"Ohwaki","given":"Atsushi"},{"family":"Kaneko","given":"Yohei"},{"family":"Ikeda","given":"Hiroshi"}],"issued":{"date-parts":[["2015",1,25]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(Ohwaki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salvaged habitat after nine years supported mostly habitat-generalists such as </w:t>
      </w:r>
      <w:r w:rsidRPr="006E0833">
        <w:rPr>
          <w:rFonts w:eastAsia="Calibri"/>
          <w:i/>
          <w:iCs/>
          <w:kern w:val="0"/>
          <w:sz w:val="24"/>
          <w:szCs w:val="24"/>
          <w14:ligatures w14:val="none"/>
        </w:rPr>
        <w:t>P. stygicus</w:t>
      </w:r>
      <w:r w:rsidRPr="006E0833">
        <w:rPr>
          <w:rFonts w:eastAsia="Calibri"/>
          <w:kern w:val="0"/>
          <w:sz w:val="24"/>
          <w:szCs w:val="24"/>
          <w14:ligatures w14:val="none"/>
        </w:rPr>
        <w:t xml:space="preserve">, suggesting that logging may have reduced the woody debris resources necessary for certain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{"citationID":"n3C2jnvF","properties":{"formattedCitation":"(Gore and Patterson III 1986, Larochelle and Larivi\\uc0\\u232{}re 2003, Pearce et al. 2003)","plainCitation":"(Gore and Patterson III 1986, Larochelle and Larivière 2003, Pearce et al. 2003)","noteIndex":0},"citationItems":[{"id":1189,"uris":["http://zotero.org/groups/5154252/items/EYP7CP3V"],"itemData":{"id":1189,"type":"article-journal","abstract":"Downed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(Gore and Patterson III 1986, Larochelle and Larivière 2003, 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69D5B1C" w14:textId="2EF23C3D"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Contrary to our hypothesis, we found that functional alpha-diversity was similar among forest management treatments and across years, despite the increase in species richness after salvaging. We expected that the influx of open-habitat species and habitat-generalists following windthrow and salvage-logging would increase functional diversity due to the presence of novel traits such as flight capability or traits associated with specialized modes of feeding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{"citationID":"V4yjcbRd","properties":{"formattedCitation":"(Lee et al. 2017, Nardi et al. 2022)","plainCitation":"(Lee et al. 2017, Nardi et al. 2022)","noteIndex":0},"citationItems":[{"id":1182,"uris":["http://zotero.org/groups/5154252/items/98APL7VW"],"itemData":{"id":1182,"type":"article-journal","container-title":"Journal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Min"},{"family":"Kwon","given":"Tae-Sung"},{"family":"Cheon","given":"Kwangil"}],"issued":{"date-parts":[["2017",1]]}}},{"id":1325,"uris":["http://zotero.org/groups/5154252/items/24FHRD2E"],"itemData":{"id":1325,"type":"article-journal","abstract":"Wind disturbances and consequent salvage logging lead to drastic changes in forest soil conditions, vegetation and microclimate, potentially affecting arthropod communities. In mountain regions, topography is expected to be particularly important to modulate the effect of canopy removal and soil disturbance potentially amplifying the ecological contrast between forest and disturbed areas. Here, we studied the short-term response of ground beetles (Carabidae), spiders (Araneae), and harvestmen (Opiliones) in wind-damaged spruce forests along statistically orthogonal gradients in elevation, slope, and aspect. We addressed three main ecological questions: (i) Does the effect of wind disturbance on diversity depend on topography? (ii) Are there speciﬁc taxon-related responses to disturbances?, and (iii) What is the role of dispersal in shaping species assembly dynamics? We generally observed that increasing slope and elevation ampliﬁed the differences between undisturbed forest and windfall areas. On the one hand, the diversity of ground beetles and harvestmen seemed to be negatively affected by wind disturbance, causing a loss of specialized forest species with a low rate of colonization of species typical of open habitats. On the other hand, several novel spider species were able to rapidly colonize windfalls and community composition strongly shifted from forest to disturbed areas. Species with long-range dispersal strategies (e.g. ﬂying and ballooning) were those more likely to colonize windfalls. Our ﬁndings suggest that disturbance effects on ground-dwelling organisms were modulated by underlying environmental gradients and that short-term response of different taxa was dependent on their dispersal ability.","container-title":"Basic and Applied Ecology","DOI":"10.1016/j.baae.2022.11.004","ISSN":"14391791","journalAbbreviation":"Basic and Applied Ecology","language":"en","page":"86-95","source":"DOI.org (Crossref)","title":"Short-term response of ground-dwelling arthropods to storm-related disturbances is mediated by topography and dispersal","volume":"65","author":[{"family":"Nardi","given":"Davide"},{"family":"Giannone","given":"Filippo"},{"family":"Marini","given":"Lorenzo"}],"issued":{"date-parts":[["2022",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 Nardi et al. 2022)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functional alpha-diversity did not differ, functional beta-diversity between forest management treatments supported our hypothesis. Ground beetle communities in salvage-logged forest were functionally distinct from windthrow and undisturbed forest in 2015. The environmental conditions within salvaged plots, including higher light levels, lower leaf litter depth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{"citationID":"8fmJ05to","properties":{"formattedCitation":"(Greenberg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temperature extremes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{"citationID":"7Vlxia8h","properties":{"formattedCitation":"(Urbanovicova et al. 2014)","plainCitation":"(Urbanovicova et al. 2014)","noteIndex":0},"citationItems":[{"id":1204,"uris":["http://zotero.org/groups/5154252/items/A866T7Q9"],"itemData":{"id":1204,"type":"article-journal","abstract":"The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altered vegetation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{"citationID":"BqWMcJz0","properties":{"formattedCitation":"(Spicer et al. 2023)","plainCitation":"(Spicer et al. 2023)","noteIndex":0},"citationItems":[{"id":714,"uris":["http://zotero.org/groups/5154252/items/IIR6XHRW"],"itemData":{"id":714,"type":"article-journal","container-title":"Forest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changes in prey types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{"citationID":"sdnwSHU0","properties":{"formattedCitation":"(Wermelinger et al. 2017)","plainCitation":"(Wermelinger et al. 2017)","noteIndex":0},"citationItems":[{"id":572,"uris":["http://zotero.org/groups/5154252/items/48EDZPRL"],"itemData":{"id":572,"type":"article-journal","container-title":"Forest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can act as filters that select for a different suite of functional traits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{"citationID":"4gT7rEQb","properties":{"formattedCitation":"(Bauer and Kredler 1993, Inward et al. 2011, Ng et al. 2018, Sultaire et al. 2021)","plainCitation":"(Bauer and Kredler 1993, Inward et al. 2011, Ng et al. 2018, Sultaire et al. 2021)","noteIndex":0},"citationItems":[{"id":427,"uris":["http://zotero.org/groups/5154252/items/FB8PLU46"],"itemData":{"id":427,"type":"article-journal","abstract":"Twelve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509,"uris":["http://zotero.org/groups/5154252/items/9T4YQHEY"],"itemData":{"id":509,"type":"article-journal","container-title":"Journal of Biogeography","DOI":"10.1111/j.1365-2699.2011.02509.x","ISSN":"03050270","issue":"9","language":"en","page":"1668-1682","source":"DOI.org (Crossref)","title":"Local and regional ecological morphology of dung beetle assemblages across four biogeographic regions: Ecological morphology of dung beetle assemblages","title-short":"Local and regional ecological morphology of dung beetle assemblages across four biogeographic regions","volume":"38","author":[{"family":"Inward","given":"Daegan J. G."},{"family":"Davies","given":"Richard G."},{"family":"Pergande","given":"Claire"},{"family":"Denham","given":"Andrew J."},{"family":"Vogler","given":"Alfried P."}],"issued":{"date-parts":[["2011",9]]}}},{"id":1331,"uris":["http://zotero.org/groups/5154252/items/6I3IXKV2"],"itemData":{"id":1331,"type":"article-journal","abstract":"Land-use change due to agriculture has a major influence on arthropod biodiversity, and may influence species differently depending on their traits. It is unclear how species traits vary across different land uses and their edges, with most studies focussing on single habitat types and overlooking edge effects. We examined variation in morphological traits of carabid beetles (Coleoptera:Carabidae) on both sides of edges between woodlands and four adjoining, but contrasting farmland uses in an agricultural landscape. We asked: (1) how do traits differ between woodlands and different adjoining farmland uses (crop, fallow, restoration planting, and woody debris applied over crop), and do effects depend on increasing distances from the farmland–woodland edge? (2) Does vegetation structure explain observed effects of adjoining farmland use and edge effects on these traits? We found that carabid communities varied in body size and shape, including traits associated with diet, robustness, and visual ability. Smaller sized species were associated with woodlands and larger sized species with farmlands. Farmland use further influenced these associations, where woodlands adjoining plantings supported smaller species, while fallows and crops supported larger species. Vegetation structure significantly influenced body size, flying ability, and body shape, and helped explain the effects of farmland use and distance from edges on body size. We highlight the important role of vegetation structure, farmland use, and edge effects in filtering the morphological traits of carabid assemblages across a highly modified agricultural landscape. Our findings suggest that farmland management can influence body size and dispersal-related traits in farmland and adjacent native vegetation.","container-title":"Oecologia","DOI":"10.1007/s00442-018-4180-9","ISSN":"0029-8549, 1432-1939","issue":"3","journalAbbreviation":"Oecologia","language":"en","page":"645-657","source":"DOI.org (Crossref)","title":"Disentangling the effects of farmland use, habitat edges, and vegetation structure on ground beetle morphological traits","volume":"188","author":[{"family":"Ng","given":"Katherina"},{"family":"Barton","given":"Philip S."},{"family":"Blanchard","given":"Wade"},{"family":"Evans","given":"Maldwyn J."},{"family":"Lindenmayer","given":"David B."},{"family":"Macfadyen","given":"Sarina"},{"family":"McIntyre","given":"Sue"},{"family":"Driscoll","given":"Don A."}],"issued":{"date-parts":[["2018",11]]}}},{"id":1318,"uris":["http://zotero.org/groups/5154252/items/QGXUNTSD"],"itemData":{"id":1318,"type":"article-journal","abstract":"Managing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Inward et al. 2011, Ng et al. 2018, 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common in salvaged forests had </w:t>
      </w:r>
      <w:r w:rsidR="00C07F02">
        <w:rPr>
          <w:rFonts w:eastAsia="Calibri"/>
          <w:kern w:val="0"/>
          <w:sz w:val="24"/>
          <w:szCs w:val="24"/>
          <w14:ligatures w14:val="none"/>
        </w:rPr>
        <w:t xml:space="preserve">proportionally </w:t>
      </w:r>
      <w:r w:rsidRPr="006E0833">
        <w:rPr>
          <w:rFonts w:eastAsia="Calibri"/>
          <w:kern w:val="0"/>
          <w:sz w:val="24"/>
          <w:szCs w:val="24"/>
          <w14:ligatures w14:val="none"/>
        </w:rPr>
        <w:t xml:space="preserve">longer eyes and rear trochanters in both years, and were more flight capable in 2015, partially supporting our hypothesis. Larger eye size can relate to open habitat preference, diurnal activity, and visual-hunting strategy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{"citationID":"4vBhDk0k","properties":{"formattedCitation":"(Bauer and Kredler 1993, Ribera et al. 1999, Talarico et al. 2007)","plainCitation":"(Bauer and Kredler 1993, Ribera et al. 1999, Talarico et al. 2007)","noteIndex":0},"citationItems":[{"id":427,"uris":["http://zotero.org/groups/5154252/items/FB8PLU46"],"itemData":{"id":427,"type":"article-journal","abstract":"Twelve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1337,"uris":["http://zotero.org/groups/5154252/items/LP5DBUYK"],"itemData":{"id":1337,"type":"article-journal","container-title":"Annales Zoologici Fennici","issue":"1","language":"en","page":"21-37","source":"Zotero","title":"A comparative study of the morphology and life traits of Scottish ground beetles (Coleoptera, Carabidae)","volume":"36","author":[{"family":"Ribera","given":"Ignacio"},{"family":"Foster","given":"Garth N."},{"family":"Downie,","given":"Iain S."},{"family":"McCracken","given":"David I."},{"family":"Abernethy","given":"Vicky J."}],"issued":{"date-parts":[["1999"]]}}},{"id":425,"uris":["http://zotero.org/groups/5154252/items/VP6JIHI3"],"itemData":{"id":425,"type":"article-journal","container-title":"Journal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Ribera et al. 1999, Talarico et al. 2007)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with larger rear trochanters can expand crevices between layers of substrate, whereas species with shorter rear trochanters tend to walk or run on the surface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{"citationID":"LGMLRpoG","properties":{"formattedCitation":"(Evans 1977, Forsythe 1981)","plainCitation":"(Evans 1977, Forsythe 1981)","noteIndex":0},"citationItems":[{"id":1344,"uris":["http://zotero.org/groups/5154252/items/QTBB5CFG"],"itemData":{"id":1344,"type":"article-journal","abstract":"This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G."}],"issued":{"date-parts":[["1977",2]]}}},{"id":1263,"uris":["http://zotero.org/groups/5154252/items/KGKMCQGY"],"itemData":{"id":1263,"type":"article-journal","abstract":"Recordings of horizontal pulling forces and running were obtained for a number of species of carabid beetles belonging to different Supertribes. Hind leg measurements also were analysed, and all these parameters were correlated with body lengths and weights.","container-title":"The Coleopterists Bulletin","issue":"4","language":"en","page":"353-378","source":"Zotero","title":"Running and Pushing in Relationship to Hind Leg Structure in Some Carabidae (Coleoptera)","volume":"35","author":[{"family":"Forsythe","given":"Trevor G"}],"issued":{"date-parts":[["1981"]]}}}],"schema":"https://github.com/citation-style-language/schema/raw/master/csl-citation.json"}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(Evans 1977, Forsythe 1981)</w:t>
      </w:r>
      <w:r w:rsidRPr="006E0833">
        <w:rPr>
          <w:rFonts w:eastAsia="Calibri"/>
          <w:kern w:val="0"/>
          <w:sz w:val="24"/>
          <w:szCs w:val="24"/>
          <w14:ligatures w14:val="none"/>
        </w:rPr>
        <w:fldChar w:fldCharType="end"/>
      </w:r>
      <w:r w:rsidRPr="006E0833">
        <w:rPr>
          <w:rFonts w:eastAsia="Calibri"/>
          <w:kern w:val="0"/>
          <w:sz w:val="24"/>
          <w:szCs w:val="24"/>
          <w14:ligatures w14:val="none"/>
        </w:rPr>
        <w:t>. Further research could investigate why salvage-logging favore</w:t>
      </w:r>
      <w:commentRangeStart w:id="64"/>
      <w:r w:rsidRPr="006E0833">
        <w:rPr>
          <w:rFonts w:eastAsia="Calibri"/>
          <w:kern w:val="0"/>
          <w:sz w:val="24"/>
          <w:szCs w:val="24"/>
          <w14:ligatures w14:val="none"/>
        </w:rPr>
        <w:t>d species with longer trochanters,</w:t>
      </w:r>
      <w:commentRangeEnd w:id="64"/>
      <w:r w:rsidRPr="006E0833">
        <w:rPr>
          <w:rFonts w:eastAsia="Calibri"/>
          <w:sz w:val="16"/>
          <w:szCs w:val="16"/>
        </w:rPr>
        <w:commentReference w:id="64"/>
      </w:r>
      <w:r w:rsidRPr="006E0833">
        <w:rPr>
          <w:rFonts w:eastAsia="Calibri"/>
          <w:kern w:val="0"/>
          <w:sz w:val="24"/>
          <w:szCs w:val="24"/>
          <w14:ligatures w14:val="none"/>
        </w:rPr>
        <w:t xml:space="preserve"> even though salvag</w:t>
      </w:r>
      <w:commentRangeStart w:id="65"/>
      <w:r w:rsidRPr="006E0833">
        <w:rPr>
          <w:rFonts w:eastAsia="Calibri"/>
          <w:kern w:val="0"/>
          <w:sz w:val="24"/>
          <w:szCs w:val="24"/>
          <w14:ligatures w14:val="none"/>
        </w:rPr>
        <w:t xml:space="preserve">ed forest tended to have lower leaf litter cover </w:t>
      </w:r>
      <w:commentRangeEnd w:id="65"/>
      <w:r w:rsidRPr="006E0833">
        <w:rPr>
          <w:rFonts w:eastAsia="Calibri"/>
          <w:sz w:val="16"/>
          <w:szCs w:val="16"/>
        </w:rPr>
        <w:commentReference w:id="65"/>
      </w:r>
      <w:r w:rsidRPr="006E0833">
        <w:rPr>
          <w:rFonts w:eastAsia="Calibri"/>
          <w:kern w:val="0"/>
          <w:sz w:val="24"/>
          <w:szCs w:val="24"/>
          <w14:ligatures w14:val="none"/>
        </w:rPr>
        <w:t xml:space="preserve">and higher vegetation cover. The abundance of flight-capable species often increases in the first few years after disturbance, then decreases over time with forest regeneration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{"citationID":"DhfSQLNC","properties":{"formattedCitation":"(Sklodowski and Garbalinska 2011, Riley and Browne 2011)","plainCitation":"(Sklodowski and Garbalinska 2011, Riley and Browne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found that salvage-logging favored flight </w:t>
      </w:r>
      <w:r w:rsidRPr="006E0833">
        <w:rPr>
          <w:rFonts w:eastAsia="Calibri"/>
          <w:kern w:val="0"/>
          <w:sz w:val="24"/>
          <w:szCs w:val="24"/>
          <w14:ligatures w14:val="none"/>
        </w:rPr>
        <w:lastRenderedPageBreak/>
        <w:t xml:space="preserve">capable species in 2015, but not in 2022, which may reflect the rapid tree regeneration occurring in salvaged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{"citationID":"qPcujutH","properties":{"formattedCitation":"(Curtze et al. 2018)","plainCitation":"(Curtze et al. 2018)","noteIndex":0},"citationItems":[{"id":716,"uris":["http://zotero.org/groups/5154252/items/BYWIHCSA"],"itemData":{"id":716,"type":"article-journal","container-title":"Northeastern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(Curtze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Finally, species common in undisturbed forest tended to have longer bodies, which may reflect that larger forest-specialists can decline in disturbed forests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{"citationID":"0AUXRNUs","properties":{"formattedCitation":"(Sklodowski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34222011" w14:textId="57CC12B5" w:rsidR="006E0833" w:rsidRDefault="006E0833" w:rsidP="0099241F">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process of salvage-logging following a natural disturbance such as wind can alter important biological legacies that shape short- and long-term recovery in forests. These legacies include the size-distribution of tree seedlings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{"citationID":"9VZ0TNeO","properties":{"formattedCitation":"(Slyder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size, age, and microclimate around downed woody debris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{"citationID":"oW8Y13LN","properties":{"formattedCitation":"(Thorn et al. 2014)","plainCitation":"(Thorn et al. 2014)","noteIndex":0},"citationItems":[{"id":796,"uris":["http://zotero.org/groups/5154252/items/4TR272QX"],"itemData":{"id":796,"type":"article-journal","container-title":"PLoS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the abundance and richness of herbaceous plants in the understory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{"citationID":"EIODiuaM","properties":{"formattedCitation":"(Elliott et al. 2002, Spicer et al. 2023)","plainCitation":"(Elliott et al. 2002, Spicer et al. 2023)","noteIndex":0},"citationItems":[{"id":1307,"uris":["http://zotero.org/groups/5154252/items/2EKW5D74"],"itemData":{"id":1307,"type":"article-journal","abstract":"ELL~IT, K. J. (IJSDA Forest Service, Southern Research Station, Coweeta Hydrologic Laboratory, 3160 Coweeta Lab Rd., Otto, North Carolina 28763), S. L. HITCHC~~K ANII I,. KR~JECER (Furman University, Greenville, South Carolina 29613). Vegetation response to large-scale disturbance in a Southern Appalachian forest: Hurricane Opal and salvage logging. J. Torrey Bot. Sot. 129: 48-59. 2002.-Disturbance such as catastrophic windthrow can play a major role in the structure and composition of southern Appalachian forests. We report effects of Hurricane Opal followed by salvage logging on vegetation dynamics (regeneration, composition, and diversity) the first three years after disturbance at the Coweeta Hydrologic Laboratory in western North Carolina. The objective of this study was to compare species composition and diversity of undcrstory and groundlayer species in a hurricane + salvage logged (H+S) forest to an adjacent undisturbed forest. Abundance of groundlayer species was much higher in the H+S forest than in the undisturbed forest, and abundance increased over time. Percent cover, density, and species richness were significantly higher in the H+S forest than in the undisturbed forest. In addition, percent cover increased by approximately 85% between 1997 and 1999 in the H+S plots. Shannon’s index of diversity (H’) based on percent cover was significantly higher in the H+S forest than the undisturbed forest by the third year after disturbance. However, there was no significant difference in H’ based on density between H+S forest and the undisturbed forest in either year. In the undisturbed forest, 59 species and 50 genera represented 30 families. By 1999 (the third year after disturbance), the H+S forest retained 93 species. 72 genera and 42 families. The Asteraceae and Liliaceae had the highest number of species in both sampled forests, with more species of Liliaceae in the H+S plots. Micro-relief created from pit and mound topography from uprooting of windthrown trees, shade from the slash-debris left on site from the salvage logging, and shade from the remaining overstory trees created a mosaic of environmental conditions. This environmental heterogeneity could be responsible for the mix of early (shade intolerant) and late (shade tolerant) successional herbaceous species, and a higher species richness and diversity than the undisturbed forest.","container-title":"Journal of the Torrey Botanical Society","DOI":"10.2307/3088682","ISSN":"10955674","issue":"1","journalAbbreviation":"Journal of the Torrey Botanical Society","language":"en","page":"48","source":"DOI.org (Crossref)","title":"Vegetation Response to Large Scale Disturbance in a Southern Appalachian Forest: Hurricane Opal and Salvage Logging","title-short":"Vegetation Response to Large Scale Disturbance in a Southern Appalachian Forest","volume":"129","author":[{"family":"Elliott","given":"Katherine J."},{"family":"Hitchcock","given":"Stephanie L."},{"family":"Krueger","given":"Lisa"}],"issued":{"date-parts":[["2002",1]]}}},{"id":714,"uris":["http://zotero.org/groups/5154252/items/IIR6XHRW"],"itemData":{"id":714,"type":"article-journal","container-title":"Forest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(Elliott et al. 2002, 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ground beetles as environmental indicators, we documented shifts in community composition that occurred due to salvage-logging. Our results suggest that habitat generalists benefitted from salvaging, but some species with specialized modes of feeding were disadvantaged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{"citationID":"nnGeuz0H","properties":{"formattedCitation":"(Sultaire et al. 2021)","plainCitation":"(Sultaire et al. 2021)","noteIndex":0},"citationItems":[{"id":1318,"uris":["http://zotero.org/groups/5154252/items/QGXUNTSD"],"itemData":{"id":1318,"type":"article-journal","abstract":"Managing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Furthermore, we saw larger differences in community composition than we did in alpha-diversity, suggesting that species turnover occurred among windthrow, salvaged, and undisturbed forest patch</w:t>
      </w:r>
      <w:r w:rsidR="0099241F">
        <w:rPr>
          <w:rFonts w:eastAsia="Calibri"/>
          <w:kern w:val="0"/>
          <w:sz w:val="24"/>
          <w:szCs w:val="24"/>
          <w14:ligatures w14:val="none"/>
        </w:rPr>
        <w:t xml:space="preserve">es, </w:t>
      </w:r>
      <w:r w:rsidRPr="006E0833">
        <w:rPr>
          <w:rFonts w:eastAsia="Calibri"/>
          <w:kern w:val="0"/>
          <w:sz w:val="24"/>
          <w:szCs w:val="24"/>
          <w14:ligatures w14:val="none"/>
        </w:rPr>
        <w:t>ultimately supporting increased landscape</w:t>
      </w:r>
      <w:r w:rsidR="0099241F">
        <w:rPr>
          <w:rFonts w:eastAsia="Calibri"/>
          <w:kern w:val="0"/>
          <w:sz w:val="24"/>
          <w:szCs w:val="24"/>
          <w14:ligatures w14:val="none"/>
        </w:rPr>
        <w:t>-</w:t>
      </w:r>
      <w:r w:rsidRPr="006E0833">
        <w:rPr>
          <w:rFonts w:eastAsia="Calibri"/>
          <w:kern w:val="0"/>
          <w:sz w:val="24"/>
          <w:szCs w:val="24"/>
          <w14:ligatures w14:val="none"/>
        </w:rPr>
        <w:t xml:space="preserve">level diversity. Finally, differences between </w:t>
      </w:r>
      <w:r w:rsidR="0099241F">
        <w:rPr>
          <w:rFonts w:eastAsia="Calibri"/>
          <w:kern w:val="0"/>
          <w:sz w:val="24"/>
          <w:szCs w:val="24"/>
          <w14:ligatures w14:val="none"/>
        </w:rPr>
        <w:t xml:space="preserve">disturbances </w:t>
      </w:r>
      <w:r w:rsidRPr="006E0833">
        <w:rPr>
          <w:rFonts w:eastAsia="Calibri"/>
          <w:kern w:val="0"/>
          <w:sz w:val="24"/>
          <w:szCs w:val="24"/>
          <w14:ligatures w14:val="none"/>
        </w:rPr>
        <w:t>(for example, in taxonomic composition and CWM meta-trochanter length) persisted even after nine years, highlighting the importance of maintaining biological legacies in the landscape following disturbance in forests. These findings suggest that conservation-minded land managers should leave a portion of windthrow stands unsalvaged to conserve ground beetle biodiversity in the long term.</w:t>
      </w:r>
    </w:p>
    <w:p w14:paraId="5B8CBE4B" w14:textId="77777777" w:rsidR="00CC5397" w:rsidRPr="006E0833" w:rsidRDefault="00CC5397" w:rsidP="0099241F">
      <w:pPr>
        <w:spacing w:line="480" w:lineRule="auto"/>
        <w:ind w:firstLine="720"/>
        <w:rPr>
          <w:rFonts w:eastAsia="Calibri"/>
          <w:kern w:val="0"/>
          <w:sz w:val="24"/>
          <w:szCs w:val="24"/>
          <w14:ligatures w14:val="none"/>
        </w:rPr>
      </w:pPr>
    </w:p>
    <w:p w14:paraId="1C34EDBE" w14:textId="77777777" w:rsidR="006E0833" w:rsidRPr="006E0833" w:rsidRDefault="006E0833" w:rsidP="006E0833">
      <w:pPr>
        <w:rPr>
          <w:rFonts w:eastAsia="Calibri"/>
          <w:b/>
          <w:bCs/>
          <w:kern w:val="0"/>
          <w:sz w:val="24"/>
          <w:szCs w:val="24"/>
          <w14:ligatures w14:val="none"/>
        </w:rPr>
      </w:pPr>
      <w:r w:rsidRPr="006E0833">
        <w:rPr>
          <w:rFonts w:eastAsia="Calibri"/>
          <w:b/>
          <w:bCs/>
          <w:kern w:val="0"/>
          <w:sz w:val="24"/>
          <w:szCs w:val="24"/>
          <w14:ligatures w14:val="none"/>
        </w:rPr>
        <w:t>References</w:t>
      </w:r>
    </w:p>
    <w:p w14:paraId="35914307" w14:textId="77777777" w:rsidR="006E0833" w:rsidRPr="006E0833" w:rsidRDefault="006E0833" w:rsidP="006B3562">
      <w:pPr>
        <w:rPr>
          <w:rFonts w:eastAsia="Calibri"/>
          <w:kern w:val="0"/>
          <w:sz w:val="24"/>
          <w:szCs w:val="24"/>
          <w14:ligatures w14:val="none"/>
        </w:rPr>
      </w:pPr>
    </w:p>
    <w:commentRangeStart w:id="66"/>
    <w:p w14:paraId="04364F8A" w14:textId="77777777" w:rsidR="004B2F59" w:rsidRDefault="006E0833" w:rsidP="004B2F59">
      <w:pPr>
        <w:pStyle w:val="Bibliography"/>
      </w:pPr>
      <w:r w:rsidRPr="006E0833">
        <w:rPr>
          <w:rFonts w:eastAsia="Calibri"/>
          <w:sz w:val="24"/>
          <w:szCs w:val="24"/>
          <w14:ligatures w14:val="none"/>
        </w:rPr>
        <w:fldChar w:fldCharType="begin"/>
      </w:r>
      <w:r w:rsidR="006B3562">
        <w:rPr>
          <w:rFonts w:eastAsia="Calibri"/>
          <w:sz w:val="24"/>
          <w:szCs w:val="24"/>
          <w14:ligatures w14:val="none"/>
        </w:rPr>
        <w:instrText xml:space="preserve"> ADDIN ZOTERO_BIBL {"uncited":[],"omitted":[],"custom":[]} CSL_BIBLIOGRAPHY </w:instrText>
      </w:r>
      <w:r w:rsidRPr="006E0833">
        <w:rPr>
          <w:rFonts w:eastAsia="Calibri"/>
          <w:sz w:val="24"/>
          <w:szCs w:val="24"/>
          <w14:ligatures w14:val="none"/>
        </w:rPr>
        <w:fldChar w:fldCharType="separate"/>
      </w:r>
      <w:r w:rsidR="004B2F59">
        <w:t>Barber, N. A., and W. L. Widick. 2017. Localized Effects of Tornado Damage on Ground Beetle Communities and Vegetation in a Forested Preserve. Natural Areas Journal 37:489–496.</w:t>
      </w:r>
    </w:p>
    <w:p w14:paraId="32961150" w14:textId="77777777" w:rsidR="004B2F59" w:rsidRDefault="004B2F59" w:rsidP="004B2F59">
      <w:pPr>
        <w:pStyle w:val="Bibliography"/>
      </w:pPr>
      <w:r>
        <w:lastRenderedPageBreak/>
        <w:t>Barton, P. S., H. Gibb, A. D. Manning, D. B. Lindenmayer, and S. A. Cunningham. 2011. Morphological traits as predictors of diet and microhabitat use in a diverse beetle assemblage. Biological Journal of the Linnean Society 102:301–310.</w:t>
      </w:r>
    </w:p>
    <w:p w14:paraId="4222FC09" w14:textId="77777777" w:rsidR="004B2F59" w:rsidRDefault="004B2F59" w:rsidP="004B2F59">
      <w:pPr>
        <w:pStyle w:val="Bibliography"/>
      </w:pPr>
      <w:r>
        <w:t xml:space="preserve">Bates, D., M. Mächler, B. Bolker, and S. Walker. 2015. Fitting Linear Mixed-Effects Models Using </w:t>
      </w:r>
      <w:r>
        <w:rPr>
          <w:b/>
          <w:bCs/>
        </w:rPr>
        <w:t>lme4</w:t>
      </w:r>
      <w:r>
        <w:t>. Journal of Statistical Software 67.</w:t>
      </w:r>
    </w:p>
    <w:p w14:paraId="532BB42B" w14:textId="77777777" w:rsidR="004B2F59" w:rsidRDefault="004B2F59" w:rsidP="004B2F59">
      <w:pPr>
        <w:pStyle w:val="Bibliography"/>
      </w:pPr>
      <w:r>
        <w:t>Bauer, T., and M. Kredler. 1993. Morphology of the compound eyes as an indicator of life-style in carabid beetles. Canadian Journal of Zoology 71:799–810.</w:t>
      </w:r>
    </w:p>
    <w:p w14:paraId="4EABB9BA" w14:textId="77777777" w:rsidR="004B2F59" w:rsidRDefault="004B2F59" w:rsidP="004B2F59">
      <w:pPr>
        <w:pStyle w:val="Bibliography"/>
      </w:pPr>
      <w:r>
        <w:t>Bousquet, Y. 2010. Illustrated identification guide to adults and larvae of northeastern North American ground beetles: Coleoptera : Carabidae. Pensoft, Sofia.</w:t>
      </w:r>
    </w:p>
    <w:p w14:paraId="2D00E1D3" w14:textId="77777777" w:rsidR="004B2F59" w:rsidRDefault="004B2F59" w:rsidP="004B2F59">
      <w:pPr>
        <w:pStyle w:val="Bibliography"/>
      </w:pPr>
      <w:r>
        <w:t>Bousquet, Y. 2012. Catalogue of Geadephaga (Coleoptera: Adephaga) of America, north of Mexico. ZooKeys 245:1–1722.</w:t>
      </w:r>
    </w:p>
    <w:p w14:paraId="15E4198C" w14:textId="77777777" w:rsidR="004B2F59" w:rsidRDefault="004B2F59" w:rsidP="004B2F59">
      <w:pPr>
        <w:pStyle w:val="Bibliography"/>
      </w:pPr>
      <w:r>
        <w:t>Bousquet, Y., and P. Messer. 2010. Redescription of Stenolophus thoracicus Casey (Coleoptera, Carabidae, Harpalini), a valid species. ZooKeys 53:25–31.</w:t>
      </w:r>
    </w:p>
    <w:p w14:paraId="6AB4C4AE" w14:textId="77777777" w:rsidR="004B2F59" w:rsidRDefault="004B2F59" w:rsidP="004B2F59">
      <w:pPr>
        <w:pStyle w:val="Bibliography"/>
      </w:pPr>
      <w:r>
        <w:t>Browne, R., S. Maveety, L. Cooper, and K. Riley. 2014. Ground Beetle (Coleoptera: Carabidae) Species Composition in the Southern Appalachian Mountains. Southeastern Naturalist 13:407–422.</w:t>
      </w:r>
    </w:p>
    <w:p w14:paraId="33EA4996" w14:textId="77777777" w:rsidR="004B2F59" w:rsidRDefault="004B2F59" w:rsidP="004B2F59">
      <w:pPr>
        <w:pStyle w:val="Bibliography"/>
      </w:pPr>
      <w:r>
        <w:t>Calinger, K., E. Calhoon, H. Chang, J. Whitacre, J. Wenzel, L. Comita, and S. Queenborough. 2015. Historic Mining and Agriculture as Indicators of Occurrence and Abundance of Widespread Invasive Plant Species. PLOS ONE 10:e0128161.</w:t>
      </w:r>
    </w:p>
    <w:p w14:paraId="3E15DB6E" w14:textId="77777777" w:rsidR="004B2F59" w:rsidRDefault="004B2F59" w:rsidP="004B2F59">
      <w:pPr>
        <w:pStyle w:val="Bibliography"/>
      </w:pPr>
      <w:r>
        <w:t xml:space="preserve">Chao, A., and C. Chiu. 2016. Species Richness: Estimation and Comparison. Pages 1–26 </w:t>
      </w:r>
      <w:r>
        <w:rPr>
          <w:i/>
          <w:iCs/>
        </w:rPr>
        <w:t>in</w:t>
      </w:r>
      <w:r>
        <w:t xml:space="preserve"> R. S. Kenett, N. T. Longford, W. W. Piegorsch, and F. Ruggeri, editors. Wiley StatsRef: Statistics Reference Online. First edition. Wiley.</w:t>
      </w:r>
    </w:p>
    <w:p w14:paraId="678FDFED" w14:textId="77777777" w:rsidR="004B2F59" w:rsidRDefault="004B2F59" w:rsidP="004B2F59">
      <w:pPr>
        <w:pStyle w:val="Bibliography"/>
      </w:pPr>
      <w:r>
        <w:t>Chao, A., K. H. Ma, T. C. Hsieh, and C. Chiu. 2016. SpadeR: Species-Richness Prediction and Diversity Estimation with R.</w:t>
      </w:r>
    </w:p>
    <w:p w14:paraId="158E868E" w14:textId="77777777" w:rsidR="004B2F59" w:rsidRDefault="004B2F59" w:rsidP="004B2F59">
      <w:pPr>
        <w:pStyle w:val="Bibliography"/>
      </w:pPr>
      <w:r>
        <w:t>Curtze, A. C., T. A. Carlo, and J. W. Wenzel. 2018. The Effects of a Tornado Disturbance and a Salvaged Timber Extraction on the Seed-Rain and Recruitment Community of an Eastern Temperate Deciduous Forest. Northeastern Naturalist 25:627.</w:t>
      </w:r>
    </w:p>
    <w:p w14:paraId="17CCA7F1" w14:textId="77777777" w:rsidR="004B2F59" w:rsidRDefault="004B2F59" w:rsidP="004B2F59">
      <w:pPr>
        <w:pStyle w:val="Bibliography"/>
      </w:pPr>
      <w:r>
        <w:t>Elliott, K. J., S. L. Hitchcock, and L. Krueger. 2002. Vegetation Response to Large Scale Disturbance in a Southern Appalachian Forest: Hurricane Opal and Salvage Logging. Journal of the Torrey Botanical Society 129:48.</w:t>
      </w:r>
    </w:p>
    <w:p w14:paraId="21537E6D" w14:textId="77777777" w:rsidR="004B2F59" w:rsidRDefault="004B2F59" w:rsidP="004B2F59">
      <w:pPr>
        <w:pStyle w:val="Bibliography"/>
      </w:pPr>
      <w:r>
        <w:lastRenderedPageBreak/>
        <w:t xml:space="preserve">Erwin, T. L. 1979. Thoughts on the Evolutionary History of Ground Beetles: Hypotheses Generated from Comparative Faunal Analyses of Lowland Forest Sites in Temperate and Tropical Regions. Pages 539–592 </w:t>
      </w:r>
      <w:r>
        <w:rPr>
          <w:i/>
          <w:iCs/>
        </w:rPr>
        <w:t>in</w:t>
      </w:r>
      <w:r>
        <w:t xml:space="preserve"> T. L. Erwin, G. E. Ball, D. R. Whitehead, and A. L. Halpern, editors. Carabid Beetles: Their Evolution, Natural History, and Classification. Springer Netherlands, Dordrecht.</w:t>
      </w:r>
    </w:p>
    <w:p w14:paraId="1B25E614" w14:textId="77777777" w:rsidR="004B2F59" w:rsidRDefault="004B2F59" w:rsidP="004B2F59">
      <w:pPr>
        <w:pStyle w:val="Bibliography"/>
      </w:pPr>
      <w:r>
        <w:t>Evans, M. E. G. 1977. Locomotion in the Coleoptera Adephaga, especially Carabidae. Journal of Zoology 181:189–226.</w:t>
      </w:r>
    </w:p>
    <w:p w14:paraId="17F855E0" w14:textId="77777777" w:rsidR="004B2F59" w:rsidRDefault="004B2F59" w:rsidP="004B2F59">
      <w:pPr>
        <w:pStyle w:val="Bibliography"/>
      </w:pPr>
      <w:r>
        <w:t>Fischer, A., P. Marshall, and A. Camp. 2013. Disturbances in deciduous temperate forest ecosystems of the northern hemisphere: their effects on both recent and future forest development. Biodiversity and Conservation 22:1863–1893.</w:t>
      </w:r>
    </w:p>
    <w:p w14:paraId="2D03263A" w14:textId="77777777" w:rsidR="004B2F59" w:rsidRDefault="004B2F59" w:rsidP="004B2F59">
      <w:pPr>
        <w:pStyle w:val="Bibliography"/>
      </w:pPr>
      <w:r>
        <w:t>Forsythe, T. G. 1981. Running and Pushing in Relationship to Hind Leg Structure in Some Carabidae (Coleoptera). The Coleopterists Bulletin 35:353–378.</w:t>
      </w:r>
    </w:p>
    <w:p w14:paraId="6CDE4D38" w14:textId="77777777" w:rsidR="004B2F59" w:rsidRDefault="004B2F59" w:rsidP="004B2F59">
      <w:pPr>
        <w:pStyle w:val="Bibliography"/>
      </w:pPr>
      <w:r>
        <w:t>Forsythe, T. G. 1991. Feeding and locomotory functions in relation to body form in five species of ground beetle (Coleoptera: Carabidae). Journal of Zoology 223:233–263.</w:t>
      </w:r>
    </w:p>
    <w:p w14:paraId="2745487E" w14:textId="77777777" w:rsidR="004B2F59" w:rsidRDefault="004B2F59" w:rsidP="004B2F59">
      <w:pPr>
        <w:pStyle w:val="Bibliography"/>
      </w:pPr>
      <w:r>
        <w:t>Fountain-Jones, N. M., S. C. Baker, and G. J. Jordan. 2015. Moving beyond the guild concept: developing a practical functional trait framework for terrestrial beetles. Ecological Entomology 40:1–13.</w:t>
      </w:r>
    </w:p>
    <w:p w14:paraId="27FADA06" w14:textId="77777777" w:rsidR="004B2F59" w:rsidRDefault="004B2F59" w:rsidP="004B2F59">
      <w:pPr>
        <w:pStyle w:val="Bibliography"/>
      </w:pPr>
      <w:r>
        <w:t>Fox, J., and S. Weisberg. 2019. An {R} Companion to Applied Regression. Sage, Thousand Oaks {CA}.</w:t>
      </w:r>
    </w:p>
    <w:p w14:paraId="5D8AE042" w14:textId="77777777" w:rsidR="004B2F59" w:rsidRDefault="004B2F59" w:rsidP="004B2F59">
      <w:pPr>
        <w:pStyle w:val="Bibliography"/>
      </w:pPr>
      <w:r>
        <w:t>Freitag, R. 1969. A revision of the species of the genus Evarthrus LeConte (Coleoptera: Carabidae). Quaestiones Entomologicae 5:88–212.</w:t>
      </w:r>
    </w:p>
    <w:p w14:paraId="33CA3A24" w14:textId="77777777" w:rsidR="004B2F59" w:rsidRDefault="004B2F59" w:rsidP="004B2F59">
      <w:pPr>
        <w:pStyle w:val="Bibliography"/>
      </w:pPr>
      <w:r>
        <w:t>Gandhi, K. J. K., D. W. Gilmore, S. A. Katovich, W. J. Mattson, J. C. Zasada, and S. J. Seybold. 2008. Catastrophic windstorm and fuel-reduction treatments alter ground beetle (Coleoptera: Carabidae) assemblages in a North American sub-boreal forest. Forest Ecology and Management 256:1104–1123.</w:t>
      </w:r>
    </w:p>
    <w:p w14:paraId="70253BB6" w14:textId="77777777" w:rsidR="004B2F59" w:rsidRDefault="004B2F59" w:rsidP="004B2F59">
      <w:pPr>
        <w:pStyle w:val="Bibliography"/>
      </w:pPr>
      <w:r>
        <w:t>Gore, J. A., and W. A. Patterson III. 1986. Mass of downed wood in northern hardwood forests in New Hampshire: potential effects of forest management. Canadian Journal of Forest Research 16:335–339.</w:t>
      </w:r>
    </w:p>
    <w:p w14:paraId="5F709DA4" w14:textId="77777777" w:rsidR="004B2F59" w:rsidRDefault="004B2F59" w:rsidP="004B2F59">
      <w:pPr>
        <w:pStyle w:val="Bibliography"/>
      </w:pPr>
      <w:r>
        <w:t>Greenberg, C. H., and T. G. Forrest. 2003. Seasonal abundance of ground-occuring macroarthropods in forest and canopy gaps in the southern Appalachians. Southeastern Naturalist 2:591–608.</w:t>
      </w:r>
    </w:p>
    <w:p w14:paraId="7E5C8566" w14:textId="77777777" w:rsidR="004B2F59" w:rsidRDefault="004B2F59" w:rsidP="004B2F59">
      <w:pPr>
        <w:pStyle w:val="Bibliography"/>
      </w:pPr>
      <w:r>
        <w:t>Hamilton, J. 1884. The survival of the fittest among certain species of Pterostichus as deduced from their habits. The Canadian Entomologist 16:73–77.</w:t>
      </w:r>
    </w:p>
    <w:p w14:paraId="3E769EAE" w14:textId="77777777" w:rsidR="004B2F59" w:rsidRDefault="004B2F59" w:rsidP="004B2F59">
      <w:pPr>
        <w:pStyle w:val="Bibliography"/>
      </w:pPr>
      <w:r>
        <w:lastRenderedPageBreak/>
        <w:t>Harden, C. W., and F. G. Guarnieri. 2017. Illustrated Key and Photo Atlas of the Snail-eating Ground Beetles in the Genus Scaphinotus Dejean (Coleoptera: Carabidae: Cychrini) Occurring in the Mid-Atlantic Region. The Maryland Entomologist 7:16–34.</w:t>
      </w:r>
    </w:p>
    <w:p w14:paraId="67B2402A" w14:textId="77777777" w:rsidR="004B2F59" w:rsidRDefault="004B2F59" w:rsidP="004B2F59">
      <w:pPr>
        <w:pStyle w:val="Bibliography"/>
      </w:pPr>
      <w:r>
        <w:t>Hunting, W. 2013. A taxonomic revision of the Cymindis (Pinacodera) limbata species group (Coleoptera, Carabidae, Lebiini), including description of a new species from Florida, U.S.A. ZooKeys 259:1–73.</w:t>
      </w:r>
    </w:p>
    <w:p w14:paraId="3C548BFC" w14:textId="77777777" w:rsidR="004B2F59" w:rsidRDefault="004B2F59" w:rsidP="004B2F59">
      <w:pPr>
        <w:pStyle w:val="Bibliography"/>
      </w:pPr>
      <w:r>
        <w:t>Inward, D. J. G., R. G. Davies, C. Pergande, A. J. Denham, and A. P. Vogler. 2011. Local and regional ecological morphology of dung beetle assemblages across four biogeographic regions: Ecological morphology of dung beetle assemblages. Journal of Biogeography 38:1668–1682.</w:t>
      </w:r>
    </w:p>
    <w:p w14:paraId="128B1EA3" w14:textId="77777777" w:rsidR="004B2F59" w:rsidRDefault="004B2F59" w:rsidP="004B2F59">
      <w:pPr>
        <w:pStyle w:val="Bibliography"/>
      </w:pPr>
      <w:r>
        <w:t>Kembel, S. W., P. D. Cowan, M. R. Helmus, W. K. Cornwell, H. Morlon, D. D. Ackerly, S. P. Blomberg, and C. O. Webb. 2010. Picante: R tools for integrating phylogenies and ecology. Bioinformatics 26:1463–1464.</w:t>
      </w:r>
    </w:p>
    <w:p w14:paraId="7E230FC1" w14:textId="77777777" w:rsidR="004B2F59" w:rsidRDefault="004B2F59" w:rsidP="004B2F59">
      <w:pPr>
        <w:pStyle w:val="Bibliography"/>
      </w:pPr>
      <w:r>
        <w:t>Koivula, M. 2011. Useful model organisms, indicators, or both? Ground beetles (Coleoptera, Carabidae) reflecting environmental conditions. ZooKeys 100:287–317.</w:t>
      </w:r>
    </w:p>
    <w:p w14:paraId="22205654" w14:textId="77777777" w:rsidR="004B2F59" w:rsidRDefault="004B2F59" w:rsidP="004B2F59">
      <w:pPr>
        <w:pStyle w:val="Bibliography"/>
      </w:pPr>
      <w:r>
        <w:t>Koivula, M., and J. R. Spence. 2006. Effects of post-fire salvage logging on boreal mixed-wood ground beetle assemblages (Coleoptera, Carabidae). Forest Ecology and Management 236:102–112.</w:t>
      </w:r>
    </w:p>
    <w:p w14:paraId="4D9C87B1" w14:textId="77777777" w:rsidR="004B2F59" w:rsidRDefault="004B2F59" w:rsidP="004B2F59">
      <w:pPr>
        <w:pStyle w:val="Bibliography"/>
      </w:pPr>
      <w:r>
        <w:t xml:space="preserve">Kuznetsova, A., P. B. Brockhoff, and R. H. B. Christensen. 2017. </w:t>
      </w:r>
      <w:r>
        <w:rPr>
          <w:b/>
          <w:bCs/>
        </w:rPr>
        <w:t>lmerTest</w:t>
      </w:r>
      <w:r>
        <w:t xml:space="preserve"> Package: Tests in Linear Mixed Effects Models. Journal of Statistical Software 82.</w:t>
      </w:r>
    </w:p>
    <w:p w14:paraId="090E6D77" w14:textId="77777777" w:rsidR="004B2F59" w:rsidRDefault="004B2F59" w:rsidP="004B2F59">
      <w:pPr>
        <w:pStyle w:val="Bibliography"/>
      </w:pPr>
      <w:r>
        <w:t>Laliberte, E., P. Legendre, and B. Shipley. 2014. FD: measuring functional diversity from multiple traits, and other tools for functional ecology. R.</w:t>
      </w:r>
    </w:p>
    <w:p w14:paraId="098A31BF" w14:textId="77777777" w:rsidR="004B2F59" w:rsidRDefault="004B2F59" w:rsidP="004B2F59">
      <w:pPr>
        <w:pStyle w:val="Bibliography"/>
      </w:pPr>
      <w:r>
        <w:t>Lambeets, K., M. L. Vandegehuchte, J. Maelfait, and D. Bonte. 2008. Understanding the impact of flooding on trait‐displacements and shifts in assemblage structure of predatory arthropods on river banks. Journal of Animal Ecology 77:1162–1174.</w:t>
      </w:r>
    </w:p>
    <w:p w14:paraId="15A312C1" w14:textId="77777777" w:rsidR="004B2F59" w:rsidRDefault="004B2F59" w:rsidP="004B2F59">
      <w:pPr>
        <w:pStyle w:val="Bibliography"/>
      </w:pPr>
      <w:r>
        <w:t>Langor, D. W., and J. R. Spence. 2006. Arthropods as ecological indicators of sustainability in Canadian forests. The Forestry Chronicle 82:344–350.</w:t>
      </w:r>
    </w:p>
    <w:p w14:paraId="2C132997" w14:textId="77777777" w:rsidR="004B2F59" w:rsidRDefault="004B2F59" w:rsidP="004B2F59">
      <w:pPr>
        <w:pStyle w:val="Bibliography"/>
      </w:pPr>
      <w:r>
        <w:t>Larochelle, A., and M.-C. Larivière. 2003. A natural history of the ground-beetles (Coleoptera: Carabidae) of America north of Mexico. Pensoft Publ, Sofia.</w:t>
      </w:r>
    </w:p>
    <w:p w14:paraId="762F5786" w14:textId="77777777" w:rsidR="004B2F59" w:rsidRDefault="004B2F59" w:rsidP="004B2F59">
      <w:pPr>
        <w:pStyle w:val="Bibliography"/>
      </w:pPr>
      <w:r>
        <w:t>Lee, C. M., T.-S. Kwon, and K. Cheon. 2017. Response of ground beetles (Coleoptera: Carabidae) to forest gaps formed by a typhoon in a red pine forest at Gwangneung Forest, Republic of Korea. Journal of Forestry Research 28:173–181.</w:t>
      </w:r>
    </w:p>
    <w:p w14:paraId="113DAF70" w14:textId="77777777" w:rsidR="004B2F59" w:rsidRDefault="004B2F59" w:rsidP="004B2F59">
      <w:pPr>
        <w:pStyle w:val="Bibliography"/>
      </w:pPr>
      <w:r>
        <w:lastRenderedPageBreak/>
        <w:t>Lenth, R. V. 2024. emmeans: Estimated Marginal Means, aka Least-Squares Means. R.</w:t>
      </w:r>
    </w:p>
    <w:p w14:paraId="068003A1" w14:textId="77777777" w:rsidR="004B2F59" w:rsidRDefault="004B2F59" w:rsidP="004B2F59">
      <w:pPr>
        <w:pStyle w:val="Bibliography"/>
      </w:pPr>
      <w:r>
        <w:t>Li, D. 2018. hillR: taxonomic, functional, and phylogenetic diversity and similarity through Hill Numbers. Journal of Open Source Software 3:1041.</w:t>
      </w:r>
    </w:p>
    <w:p w14:paraId="7817E3D8" w14:textId="77777777" w:rsidR="004B2F59" w:rsidRDefault="004B2F59" w:rsidP="004B2F59">
      <w:pPr>
        <w:pStyle w:val="Bibliography"/>
      </w:pPr>
      <w:r>
        <w:t>Lindenmayer, D., P. J. Burton, and J. F. Franklin. 2012. Salvage logging and its ecological consequences. Island Press, United States.</w:t>
      </w:r>
    </w:p>
    <w:p w14:paraId="478CC3B0" w14:textId="77777777" w:rsidR="004B2F59" w:rsidRDefault="004B2F59" w:rsidP="004B2F59">
      <w:pPr>
        <w:pStyle w:val="Bibliography"/>
      </w:pPr>
      <w:r>
        <w:t>Lindroth, C. H. 1961. The Ground-beetles of Canada and Alaska.</w:t>
      </w:r>
    </w:p>
    <w:p w14:paraId="7E3C1844" w14:textId="77777777" w:rsidR="004B2F59" w:rsidRDefault="004B2F59" w:rsidP="004B2F59">
      <w:pPr>
        <w:pStyle w:val="Bibliography"/>
      </w:pPr>
      <w:r>
        <w:t>Lundgren, J., and K. McCravy. 2011. Carabid beetles (Coleoptera: Carabidae) of the Midwestern United States: a review and synthesis of recent research. Terrestrial Arthropod Reviews 4:63–94.</w:t>
      </w:r>
    </w:p>
    <w:p w14:paraId="627BE708" w14:textId="77777777" w:rsidR="004B2F59" w:rsidRDefault="004B2F59" w:rsidP="004B2F59">
      <w:pPr>
        <w:pStyle w:val="Bibliography"/>
      </w:pPr>
      <w:r>
        <w:t>Martinez Arbizu, P. 2017. pairwiseAdonis: Pairwise Multilevel Comparison using Adonis. R.</w:t>
      </w:r>
    </w:p>
    <w:p w14:paraId="465B0156" w14:textId="77777777" w:rsidR="004B2F59" w:rsidRDefault="004B2F59" w:rsidP="004B2F59">
      <w:pPr>
        <w:pStyle w:val="Bibliography"/>
      </w:pPr>
      <w:r>
        <w:t>McNabb, D. H., A. D. Startsev, and H. Nguyen. 2001. Soil Wetness and Traffic Level Effects on Bulk Density and Air‐Filled Porosity of Compacted Boreal Forest Soils. Soil Science Society of America Journal 65:1238–1247.</w:t>
      </w:r>
    </w:p>
    <w:p w14:paraId="2C4F1B82" w14:textId="77777777" w:rsidR="004B2F59" w:rsidRDefault="004B2F59" w:rsidP="004B2F59">
      <w:pPr>
        <w:pStyle w:val="Bibliography"/>
      </w:pPr>
      <w:r>
        <w:t>Murphy, S. J., L. D. Audino, J. Whitacre, J. L. Eck, J. W. Wenzel, S. A. Queenborough, and L. S. Comita. 2015. Species associations structured by environment and land‐use history promote beta‐diversity in a temperate forest. Ecology 96:705–715.</w:t>
      </w:r>
    </w:p>
    <w:p w14:paraId="71DF06D7" w14:textId="77777777" w:rsidR="004B2F59" w:rsidRDefault="004B2F59" w:rsidP="004B2F59">
      <w:pPr>
        <w:pStyle w:val="Bibliography"/>
      </w:pPr>
      <w:r>
        <w:t>Nardi, D., F. Giannone, and L. Marini. 2022. Short-term response of ground-dwelling arthropods to storm-related disturbances is mediated by topography and dispersal. Basic and Applied Ecology 65:86–95.</w:t>
      </w:r>
    </w:p>
    <w:p w14:paraId="1416644A" w14:textId="77777777" w:rsidR="004B2F59" w:rsidRDefault="004B2F59" w:rsidP="004B2F59">
      <w:pPr>
        <w:pStyle w:val="Bibliography"/>
      </w:pPr>
      <w:r>
        <w:t>National Centers for Environmental Information: Past Weather. 2012, 2022. . National Oceanic and Atmospheric Administration.</w:t>
      </w:r>
    </w:p>
    <w:p w14:paraId="3A1219DD" w14:textId="77777777" w:rsidR="004B2F59" w:rsidRDefault="004B2F59" w:rsidP="004B2F59">
      <w:pPr>
        <w:pStyle w:val="Bibliography"/>
      </w:pPr>
      <w:r>
        <w:t>Ng, K., P. S. Barton, W. Blanchard, M. J. Evans, D. B. Lindenmayer, S. Macfadyen, S. McIntyre, and D. A. Driscoll. 2018. Disentangling the effects of farmland use, habitat edges, and vegetation structure on ground beetle morphological traits. Oecologia 188:645–657.</w:t>
      </w:r>
    </w:p>
    <w:p w14:paraId="637708DA" w14:textId="77777777" w:rsidR="004B2F59" w:rsidRDefault="004B2F59" w:rsidP="004B2F59">
      <w:pPr>
        <w:pStyle w:val="Bibliography"/>
      </w:pPr>
      <w:r>
        <w:t>Niemelä, J., M. Koivula, and D. J. Kotze. 2007. The effects of forestry on carabid beetles (Coleoptera: Carabidae) in boreal forests. Journal of Insect Conservation 11:5–18.</w:t>
      </w:r>
    </w:p>
    <w:p w14:paraId="689B7DAB" w14:textId="77777777" w:rsidR="004B2F59" w:rsidRDefault="004B2F59" w:rsidP="004B2F59">
      <w:pPr>
        <w:pStyle w:val="Bibliography"/>
      </w:pPr>
      <w:r>
        <w:t>Ohwaki, A., Y. Kaneko, and H. Ikeda. 2015. Seasonal variability in the response of ground beetles (Coleoptera: Carabidae) to a forest edge in a heterogeneous agricultural landscape in Japan. European Journal of Entomology 112:135–144.</w:t>
      </w:r>
    </w:p>
    <w:p w14:paraId="3030E73B" w14:textId="77777777" w:rsidR="004B2F59" w:rsidRDefault="004B2F59" w:rsidP="004B2F59">
      <w:pPr>
        <w:pStyle w:val="Bibliography"/>
      </w:pPr>
      <w:r>
        <w:lastRenderedPageBreak/>
        <w:t>Oksanen, J., G. Simpson, F. Blanchet, Kindt R, Legendre P, Minchin P, O’Hara R, Solymos P, Stevens M, Szoecs E, Wagner H, Barbour M, Bedward M, Bolker B, Borcard D, Carvalho G, Chirico M, De Caceres, M, Durand S, Evangelista H, FitzJohn R, Friendly M, Furneaux B, Hannigan G, Hill M, Lahti L, McGlinn D, Ouellette M, Ribeiro, and Cunha E, Smith T, Stier A, Ter Braak C, Weedon J. 2024. _vegan: Community Ecology Package_. R.</w:t>
      </w:r>
    </w:p>
    <w:p w14:paraId="5F23A1AA" w14:textId="77777777" w:rsidR="004B2F59" w:rsidRDefault="004B2F59" w:rsidP="004B2F59">
      <w:pPr>
        <w:pStyle w:val="Bibliography"/>
      </w:pPr>
      <w:r>
        <w:t>Pearce, J. L., L. A. Venier, J. McKee, J. Pedlar, and D. McKenney. 2003. Influence of habitat and microhabitat on carabid (Coleoptera: Carabidae) assemblages in four stand types. The Canadian Entomologist 135:337–357.</w:t>
      </w:r>
    </w:p>
    <w:p w14:paraId="74FDF1CA" w14:textId="77777777" w:rsidR="004B2F59" w:rsidRDefault="004B2F59" w:rsidP="004B2F59">
      <w:pPr>
        <w:pStyle w:val="Bibliography"/>
      </w:pPr>
      <w:r>
        <w:t>Perry, K., and D. Herms. 2019. Dynamic Responses of Ground-Dwelling Invertebrate Communities to Disturbance in Forest Ecosystems. Insects 10:61.</w:t>
      </w:r>
    </w:p>
    <w:p w14:paraId="4D31B5F6" w14:textId="77777777" w:rsidR="004B2F59" w:rsidRDefault="004B2F59" w:rsidP="004B2F59">
      <w:pPr>
        <w:pStyle w:val="Bibliography"/>
      </w:pPr>
      <w:r>
        <w:t>Perry, K. I., K. F. Wallin, J. W. Wenzel, and D. A. Herms. 2018. Forest disturbance and arthropods: Small‐scale canopy gaps drive invertebrate community structure and composition. Ecosphere 9:e02463.</w:t>
      </w:r>
    </w:p>
    <w:p w14:paraId="071E87A5" w14:textId="77777777" w:rsidR="004B2F59" w:rsidRDefault="004B2F59" w:rsidP="004B2F59">
      <w:pPr>
        <w:pStyle w:val="Bibliography"/>
      </w:pPr>
      <w:r>
        <w:t>Pohl, G. R., D. W. Langor, and J. R. Spence. 2007. Rove beetles and ground beetles (Coleoptera: Staphylinidae, Carabidae) as indicators of harvest and regeneration practices in western Canadian foothills forests. Biological Conservation 137:294–307.</w:t>
      </w:r>
    </w:p>
    <w:p w14:paraId="39468049" w14:textId="77777777" w:rsidR="004B2F59" w:rsidRDefault="004B2F59" w:rsidP="004B2F59">
      <w:pPr>
        <w:pStyle w:val="Bibliography"/>
      </w:pPr>
      <w:r>
        <w:t>R Core Team. 2024. R: A Language and Environment for Statistical Computing. R Foundation for Statistical Computing, Vienna, Austria.</w:t>
      </w:r>
    </w:p>
    <w:p w14:paraId="60B444F6" w14:textId="77777777" w:rsidR="004B2F59" w:rsidRDefault="004B2F59" w:rsidP="004B2F59">
      <w:pPr>
        <w:pStyle w:val="Bibliography"/>
      </w:pPr>
      <w:r>
        <w:t>Ribera, I., S. Dolédec, I. S. Downie, and G. N. Foster. 2001. Effect of Land Disturbance and Stress on Species Traits of Ground Beetle Assemblages. Ecology 82:1112–1129.</w:t>
      </w:r>
    </w:p>
    <w:p w14:paraId="7EC68667" w14:textId="77777777" w:rsidR="004B2F59" w:rsidRDefault="004B2F59" w:rsidP="004B2F59">
      <w:pPr>
        <w:pStyle w:val="Bibliography"/>
      </w:pPr>
      <w:r>
        <w:t>Ribera, I., G. N. Foster, I. S. Downie, D. I. McCracken, and V. J. Abernethy. 1999. A comparative study of the morphology and life traits of Scottish ground beetles (Coleoptera, Carabidae). Annales Zoologici Fennici 36:21–37.</w:t>
      </w:r>
    </w:p>
    <w:p w14:paraId="211F12FC" w14:textId="77777777" w:rsidR="004B2F59" w:rsidRDefault="004B2F59" w:rsidP="004B2F59">
      <w:pPr>
        <w:pStyle w:val="Bibliography"/>
      </w:pPr>
      <w:r>
        <w:t>Riley, K., and R. Browne. 2011. Changes in ground beetle diversity and community composition in age structured forests (Coleoptera, Carabidae). ZooKeys 147:601–621.</w:t>
      </w:r>
    </w:p>
    <w:p w14:paraId="402800E0" w14:textId="77777777" w:rsidR="004B2F59" w:rsidRDefault="004B2F59" w:rsidP="004B2F59">
      <w:pPr>
        <w:pStyle w:val="Bibliography"/>
      </w:pPr>
      <w:r>
        <w:t>Silverman, B., D. J. Horn, F. F. Purrington, and K. J. K. Gandhi. 2008. Oil Pipeline Corridor Through an Intact Forest Alters Ground Beetle (Coleoptera: Carabidae) Assemblages in Southeastern Ohio. Environmental Entomology 37:725–733.</w:t>
      </w:r>
    </w:p>
    <w:p w14:paraId="59B6551C" w14:textId="77777777" w:rsidR="004B2F59" w:rsidRDefault="004B2F59" w:rsidP="004B2F59">
      <w:pPr>
        <w:pStyle w:val="Bibliography"/>
      </w:pPr>
      <w:r>
        <w:lastRenderedPageBreak/>
        <w:t>Sklodowski, J., and P. Garbalinska. 2011. Ground beetle (Coleoptera, Carabidae) assemblages inhabiting Scots pine stands of Puszcza Piska Forest: six-year responses to a tornado impact. ZooKeys 100:371–392.</w:t>
      </w:r>
    </w:p>
    <w:p w14:paraId="42EBF4CE" w14:textId="77777777" w:rsidR="004B2F59" w:rsidRDefault="004B2F59" w:rsidP="004B2F59">
      <w:pPr>
        <w:pStyle w:val="Bibliography"/>
      </w:pPr>
      <w:r>
        <w:t>Slyder, J. B., J. W. Wenzel, A. A. Royo, M. E. Spicer, and W. P. Carson. 2020. Post-windthrow salvage logging increases seedling and understory diversity with little impact on composition immediately after logging. New Forests 51:409–420.</w:t>
      </w:r>
    </w:p>
    <w:p w14:paraId="711B504F" w14:textId="77777777" w:rsidR="004B2F59" w:rsidRDefault="004B2F59" w:rsidP="004B2F59">
      <w:pPr>
        <w:pStyle w:val="Bibliography"/>
      </w:pPr>
      <w:r>
        <w:t>Spicer, M. E., A. A. Royo, J. W. Wenzel, and W. P. Carson. 2023. Understory plant growth forms respond independently to combined natural and anthropogenic disturbances. Forest Ecology and Management 543:121077.</w:t>
      </w:r>
    </w:p>
    <w:p w14:paraId="3FE4DFDC" w14:textId="77777777" w:rsidR="004B2F59" w:rsidRDefault="004B2F59" w:rsidP="004B2F59">
      <w:pPr>
        <w:pStyle w:val="Bibliography"/>
      </w:pPr>
      <w:r>
        <w:t>Sultaire, S. M., A. J. Kroll, J. Verschuyl, D. A. Landis, and G. J. Roloff. 2021. Effects of varying retention tree patterns on ground beetle (Coleoptera: Carabidae) taxonomic and functional diversity. Ecosphere 12:e03641.</w:t>
      </w:r>
    </w:p>
    <w:p w14:paraId="4A6CC9D2" w14:textId="77777777" w:rsidR="004B2F59" w:rsidRDefault="004B2F59" w:rsidP="004B2F59">
      <w:pPr>
        <w:pStyle w:val="Bibliography"/>
      </w:pPr>
      <w:r>
        <w:t>Swenson, N. G. 2014. Functional and Phylogenetic Ecology in R. Springer New York, New York, NY.</w:t>
      </w:r>
    </w:p>
    <w:p w14:paraId="4A876165" w14:textId="77777777" w:rsidR="004B2F59" w:rsidRDefault="004B2F59" w:rsidP="004B2F59">
      <w:pPr>
        <w:pStyle w:val="Bibliography"/>
      </w:pPr>
      <w:r>
        <w:t>Talarico, F., M. Romeo, A. Massolo, P. Brandmayr, and T. Zetto. 2007. Morphometry and eye morphology in three species of Carabus (Coleoptera: Carabidae) in relation to habitat demands. Journal of Zoological Systematics and Evolutionary Research 45:33–38.</w:t>
      </w:r>
    </w:p>
    <w:p w14:paraId="46B02CF1" w14:textId="77777777" w:rsidR="004B2F59" w:rsidRDefault="004B2F59" w:rsidP="004B2F59">
      <w:pPr>
        <w:pStyle w:val="Bibliography"/>
      </w:pPr>
      <w:r>
        <w:t>Thiele, H.-U. 1977. Carabid Beetles in Their Environments. Springer, Berlin, Heidelberg.</w:t>
      </w:r>
    </w:p>
    <w:p w14:paraId="6FB8FDCD" w14:textId="77777777" w:rsidR="004B2F59" w:rsidRDefault="004B2F59" w:rsidP="004B2F59">
      <w:pPr>
        <w:pStyle w:val="Bibliography"/>
      </w:pPr>
      <w:r>
        <w:t>Thorn, S., C. Bässler, R. Brandl, P. J. Burton, R. Cahall, J. L. Campbell, J. Castro, C.-Y. Choi, T. Cobb, D. C. Donato, E. Durska, J. B. Fontaine, S. Gauthier, C. Hebert, T. Hothorn, R. L. Hutto, E.-J. Lee, A. B. Leverkus, D. B. Lindenmayer, M. K. Obrist, J. Rost, S. Seibold, R. Seidl, D. Thom, K. Waldron, B. Wermelinger, M.-B. Winter, M. Zmihorski, and J. Müller. 2018. Impacts of salvage logging on biodiversity: A meta-analysis. Journal of Applied Ecology 55:279–289.</w:t>
      </w:r>
    </w:p>
    <w:p w14:paraId="26EDA307" w14:textId="77777777" w:rsidR="004B2F59" w:rsidRDefault="004B2F59" w:rsidP="004B2F59">
      <w:pPr>
        <w:pStyle w:val="Bibliography"/>
      </w:pPr>
      <w:r>
        <w:t>Thorn, S., C. Bässler, T. Gottschalk, T. Hothorn, H. Bussler, K. Raffa, and J. Müller. 2014. New Insights into the Consequences of Post-Windthrow Salvage Logging Revealed by Functional Structure of Saproxylic Beetles Assemblages. PLoS ONE 9:e101757.</w:t>
      </w:r>
    </w:p>
    <w:p w14:paraId="0593F945" w14:textId="77777777" w:rsidR="004B2F59" w:rsidRDefault="004B2F59" w:rsidP="004B2F59">
      <w:pPr>
        <w:pStyle w:val="Bibliography"/>
      </w:pPr>
      <w:r>
        <w:t>Urbanovicova, V., D. Miklisová, and A. Mock. 2014. Activity of epigeic arthropods in differently managed windthrown forest stands in the High Tatra Mts. North-western Journal of Zoology 10:337–345.</w:t>
      </w:r>
    </w:p>
    <w:p w14:paraId="18CE889C" w14:textId="77777777" w:rsidR="004B2F59" w:rsidRDefault="004B2F59" w:rsidP="004B2F59">
      <w:pPr>
        <w:pStyle w:val="Bibliography"/>
      </w:pPr>
      <w:r>
        <w:t>Venn, S. 2016. To fly or not to fly: Factors influencing the flight capacity of carabid beetles (Coleoptera: Carabidae). European Journal of Entomology 113:587–600.</w:t>
      </w:r>
    </w:p>
    <w:p w14:paraId="465B9985" w14:textId="77777777" w:rsidR="004B2F59" w:rsidRDefault="004B2F59" w:rsidP="004B2F59">
      <w:pPr>
        <w:pStyle w:val="Bibliography"/>
      </w:pPr>
      <w:r>
        <w:lastRenderedPageBreak/>
        <w:t>Wagner, D. L. 2019. Insect Declines in the Anthropocene.</w:t>
      </w:r>
    </w:p>
    <w:p w14:paraId="431D5CC8" w14:textId="77777777" w:rsidR="004B2F59" w:rsidRDefault="004B2F59" w:rsidP="004B2F59">
      <w:pPr>
        <w:pStyle w:val="Bibliography"/>
      </w:pPr>
      <w:r>
        <w:t>Wermelinger, B., M. Moretti, P. Duelli, T. Lachat, G. B. Pezzatti, and M. K. Obrist. 2017. Impact of windthrow and salvage-logging on taxonomic and functional diversity of forest arthropods. Forest Ecology and Management 391:9–18.</w:t>
      </w:r>
    </w:p>
    <w:p w14:paraId="587D39D9" w14:textId="77777777" w:rsidR="004B2F59" w:rsidRDefault="004B2F59" w:rsidP="004B2F59">
      <w:pPr>
        <w:pStyle w:val="Bibliography"/>
      </w:pPr>
      <w:r>
        <w:t>Werner, S. M., and K. F. Raffa. 2000. Effects of forest management practices on the diversity of ground-occurring beetles in mixed northern hardwood forests of the Great Lakes Region. Forest Ecology and Management.</w:t>
      </w:r>
    </w:p>
    <w:p w14:paraId="47826AD1" w14:textId="2E01BC5E" w:rsidR="006E0833" w:rsidRPr="006E0833" w:rsidRDefault="006E0833" w:rsidP="006B3562">
      <w:pPr>
        <w:rPr>
          <w:rFonts w:eastAsia="Calibri"/>
          <w:kern w:val="0"/>
          <w:sz w:val="24"/>
          <w:szCs w:val="24"/>
          <w14:ligatures w14:val="none"/>
        </w:rPr>
      </w:pPr>
      <w:r w:rsidRPr="006E0833">
        <w:rPr>
          <w:rFonts w:eastAsia="Calibri"/>
          <w:kern w:val="0"/>
          <w:sz w:val="24"/>
          <w:szCs w:val="24"/>
          <w14:ligatures w14:val="none"/>
        </w:rPr>
        <w:fldChar w:fldCharType="end"/>
      </w:r>
      <w:commentRangeEnd w:id="66"/>
      <w:r w:rsidRPr="006E0833">
        <w:rPr>
          <w:rFonts w:eastAsia="Calibri"/>
          <w:sz w:val="16"/>
          <w:szCs w:val="16"/>
        </w:rPr>
        <w:commentReference w:id="66"/>
      </w:r>
    </w:p>
    <w:p w14:paraId="7148A05A" w14:textId="77777777" w:rsidR="006E0833" w:rsidRPr="006E0833" w:rsidRDefault="006E0833" w:rsidP="006B3562">
      <w:pPr>
        <w:rPr>
          <w:rFonts w:eastAsia="Calibri"/>
          <w:kern w:val="0"/>
          <w:sz w:val="24"/>
          <w:szCs w:val="24"/>
          <w14:ligatures w14:val="none"/>
        </w:rPr>
      </w:pPr>
    </w:p>
    <w:p w14:paraId="0A3C8107" w14:textId="77777777" w:rsidR="006E0833" w:rsidRPr="006E0833" w:rsidRDefault="006E0833" w:rsidP="006B3562">
      <w:pPr>
        <w:rPr>
          <w:rFonts w:eastAsia="Calibri"/>
          <w:kern w:val="0"/>
          <w:sz w:val="24"/>
          <w:szCs w:val="24"/>
          <w14:ligatures w14:val="none"/>
        </w:rPr>
      </w:pPr>
    </w:p>
    <w:p w14:paraId="056780EB" w14:textId="77777777" w:rsidR="00712D79" w:rsidRPr="00330CF3" w:rsidRDefault="00712D79" w:rsidP="00E92AAE">
      <w:pPr>
        <w:rPr>
          <w:sz w:val="24"/>
          <w:szCs w:val="24"/>
        </w:rPr>
      </w:pPr>
    </w:p>
    <w:sectPr w:rsidR="00712D79" w:rsidRPr="00330CF3" w:rsidSect="00330CF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ry, Kayla" w:date="2025-11-08T12:32:00Z" w:initials="KP">
    <w:p w14:paraId="3CD50D68" w14:textId="77777777" w:rsidR="006E0833" w:rsidRDefault="006E0833" w:rsidP="006E0833">
      <w:pPr>
        <w:pStyle w:val="CommentText1"/>
      </w:pPr>
      <w:r>
        <w:rPr>
          <w:rStyle w:val="CommentReference"/>
        </w:rPr>
        <w:annotationRef/>
      </w:r>
      <w:r>
        <w:t>These are also biological legacies. Maybe want to revise order of sentences?</w:t>
      </w:r>
    </w:p>
  </w:comment>
  <w:comment w:id="1" w:author="Perry, Kayla" w:date="2025-11-08T12:34:00Z" w:initials="KP">
    <w:p w14:paraId="54701E94" w14:textId="77777777" w:rsidR="006E0833" w:rsidRDefault="006E0833" w:rsidP="006E0833">
      <w:pPr>
        <w:pStyle w:val="CommentText1"/>
      </w:pPr>
      <w:r>
        <w:rPr>
          <w:rStyle w:val="CommentReference"/>
        </w:rPr>
        <w:annotationRef/>
      </w:r>
      <w:r>
        <w:t>I’m not sure this transition makes sense. I think first connecting back to biological legacies, then how removal of biological legacies may impact beneficial organisms such as insects</w:t>
      </w:r>
    </w:p>
  </w:comment>
  <w:comment w:id="2" w:author="Perry, Kayla" w:date="2025-11-08T12:35:00Z" w:initials="KP">
    <w:p w14:paraId="6C51FEC3" w14:textId="77777777" w:rsidR="006E0833" w:rsidRDefault="006E0833" w:rsidP="006E0833">
      <w:pPr>
        <w:pStyle w:val="CommentText1"/>
      </w:pPr>
      <w:r>
        <w:rPr>
          <w:rStyle w:val="CommentReference"/>
        </w:rPr>
        <w:annotationRef/>
      </w:r>
      <w:r>
        <w:t>Move this up</w:t>
      </w:r>
    </w:p>
  </w:comment>
  <w:comment w:id="3" w:author="Perry, Kayla" w:date="2025-11-08T12:37:00Z" w:initials="KP">
    <w:p w14:paraId="20A7675E" w14:textId="77777777" w:rsidR="006E0833" w:rsidRDefault="006E0833" w:rsidP="006E0833">
      <w:pPr>
        <w:pStyle w:val="CommentText1"/>
      </w:pPr>
      <w:r>
        <w:rPr>
          <w:rStyle w:val="CommentReference"/>
        </w:rPr>
        <w:annotationRef/>
      </w:r>
      <w:r>
        <w:t>Yes, and there is a gap in knowledge about what this changes might be and whether we can predict them. I think you need to expand on this a bit more (like a sentence).</w:t>
      </w:r>
    </w:p>
  </w:comment>
  <w:comment w:id="4" w:author="Perry, Kayla" w:date="2025-11-08T12:42:00Z" w:initials="KP">
    <w:p w14:paraId="5135439C" w14:textId="77777777" w:rsidR="006E0833" w:rsidRDefault="006E0833" w:rsidP="006E0833">
      <w:pPr>
        <w:pStyle w:val="CommentText1"/>
      </w:pPr>
      <w:r>
        <w:rPr>
          <w:rStyle w:val="CommentReference"/>
        </w:rPr>
        <w:annotationRef/>
      </w:r>
      <w:r>
        <w:t>With current text, not sure you have made a case for this</w:t>
      </w:r>
    </w:p>
  </w:comment>
  <w:comment w:id="5" w:author="Perry, Kayla" w:date="2025-11-08T12:41:00Z" w:initials="KP">
    <w:p w14:paraId="036F95F0" w14:textId="77777777" w:rsidR="006E0833" w:rsidRDefault="006E0833" w:rsidP="006E0833">
      <w:pPr>
        <w:pStyle w:val="CommentText1"/>
      </w:pPr>
      <w:r>
        <w:rPr>
          <w:rStyle w:val="CommentReference"/>
        </w:rPr>
        <w:annotationRef/>
      </w:r>
      <w:r>
        <w:t>I think the paragraph above needs to be reorganized (I mentioned the biological legacies), but also to help lead into this paragraph about insects.</w:t>
      </w:r>
    </w:p>
  </w:comment>
  <w:comment w:id="6" w:author="Perry, Kayla" w:date="2025-11-08T12:43:00Z" w:initials="KP">
    <w:p w14:paraId="6AD7B8A1" w14:textId="77777777" w:rsidR="006E0833" w:rsidRDefault="006E0833" w:rsidP="006E0833">
      <w:pPr>
        <w:pStyle w:val="CommentText1"/>
      </w:pPr>
      <w:r>
        <w:rPr>
          <w:rStyle w:val="CommentReference"/>
        </w:rPr>
        <w:annotationRef/>
      </w:r>
      <w:r>
        <w:t>This is not really relevant</w:t>
      </w:r>
    </w:p>
  </w:comment>
  <w:comment w:id="7" w:author="Perry, Kayla" w:date="2025-04-27T16:55:00Z" w:initials="KP">
    <w:p w14:paraId="70D2EB47" w14:textId="77777777" w:rsidR="006E0833" w:rsidRDefault="006E0833" w:rsidP="006E0833">
      <w:pPr>
        <w:pStyle w:val="CommentText1"/>
      </w:pPr>
      <w:r>
        <w:rPr>
          <w:rStyle w:val="CommentReference"/>
        </w:rPr>
        <w:annotationRef/>
      </w:r>
      <w:r>
        <w:t xml:space="preserve">Do ground beetles respond similarly to windstorms and salvage logging? You made a distinction above that salvage logging removes biological legacies and this could affect environmental conditions on the forest floor. However, this paragraph lumps both disturbances together in many sentences. The concern with salvage logging is that it is a anthropogenic disturbance that follows a natural disturbance. </w:t>
      </w:r>
    </w:p>
  </w:comment>
  <w:comment w:id="9" w:author="Perry, Kayla" w:date="2025-11-08T12:56:00Z" w:initials="KP">
    <w:p w14:paraId="6698E71F" w14:textId="77777777" w:rsidR="006E0833" w:rsidRDefault="006E0833" w:rsidP="006E0833">
      <w:pPr>
        <w:pStyle w:val="CommentText1"/>
      </w:pPr>
      <w:r>
        <w:rPr>
          <w:rStyle w:val="CommentReference"/>
        </w:rPr>
        <w:annotationRef/>
      </w:r>
      <w:r>
        <w:t>Nice introduction to different ground beetle traits and pointing out that we know less about this dimension of biodiversity. I think the one aspect missing is the connection to function. This is one of the reasons why investigating trait responses is so valuable (compared to species only).</w:t>
      </w:r>
    </w:p>
  </w:comment>
  <w:comment w:id="10" w:author="Perry, Kayla" w:date="2025-11-08T13:01:00Z" w:initials="KP">
    <w:p w14:paraId="12E7727F" w14:textId="77777777" w:rsidR="006E0833" w:rsidRDefault="006E0833" w:rsidP="006E0833">
      <w:pPr>
        <w:pStyle w:val="CommentText1"/>
      </w:pPr>
      <w:r>
        <w:rPr>
          <w:rStyle w:val="CommentReference"/>
        </w:rPr>
        <w:annotationRef/>
      </w:r>
      <w:r>
        <w:t>I would flip the structure of this sentence. And, I think we have two objectives. You have identified one of them: characterize the long-term impacts. The other deals with understanding whether two disturbances in quick succession result in different and perhaps sustained impacts on communities. You mention this earlier in the intro but don’t connect it here.</w:t>
      </w:r>
    </w:p>
  </w:comment>
  <w:comment w:id="11" w:author="Perry, Kayla" w:date="2025-11-08T13:05:00Z" w:initials="KP">
    <w:p w14:paraId="54202AA2" w14:textId="77777777" w:rsidR="006E0833" w:rsidRDefault="006E0833" w:rsidP="006E0833">
      <w:pPr>
        <w:pStyle w:val="CommentText1"/>
      </w:pPr>
      <w:r>
        <w:rPr>
          <w:rStyle w:val="CommentReference"/>
        </w:rPr>
        <w:annotationRef/>
      </w:r>
      <w:r>
        <w:t>If you want to truncate the names of the treatments, I would indicate this in the methods, not here</w:t>
      </w:r>
    </w:p>
  </w:comment>
  <w:comment w:id="12" w:author="Perry, Kayla" w:date="2025-11-08T13:03:00Z" w:initials="KP">
    <w:p w14:paraId="7110610A" w14:textId="77777777" w:rsidR="006E0833" w:rsidRDefault="006E0833" w:rsidP="006E0833">
      <w:pPr>
        <w:pStyle w:val="CommentText1"/>
      </w:pPr>
      <w:r>
        <w:rPr>
          <w:rStyle w:val="CommentReference"/>
        </w:rPr>
        <w:annotationRef/>
      </w:r>
      <w:r>
        <w:t>I would avoid using ‘plots’ here because we haven’t outlined the experiment yet</w:t>
      </w:r>
    </w:p>
  </w:comment>
  <w:comment w:id="13" w:author="Perry, Kayla" w:date="2025-11-08T13:07:00Z" w:initials="KP">
    <w:p w14:paraId="1C67B4D2" w14:textId="77777777" w:rsidR="006E0833" w:rsidRDefault="006E0833" w:rsidP="006E0833">
      <w:pPr>
        <w:pStyle w:val="CommentText1"/>
      </w:pPr>
      <w:r>
        <w:rPr>
          <w:rStyle w:val="CommentReference"/>
        </w:rPr>
        <w:annotationRef/>
      </w:r>
      <w:r>
        <w:t>Yes, and… I think you need a little more here. connect to the beetles. Would intermediate levels of disturbance support species found in undisturbed forest and salvage?</w:t>
      </w:r>
    </w:p>
  </w:comment>
  <w:comment w:id="14" w:author="Perry, Kayla" w:date="2025-11-08T13:09:00Z" w:initials="KP">
    <w:p w14:paraId="51909D40" w14:textId="77777777" w:rsidR="006E0833" w:rsidRDefault="006E0833" w:rsidP="006E0833">
      <w:pPr>
        <w:pStyle w:val="CommentText1"/>
      </w:pPr>
      <w:r>
        <w:rPr>
          <w:rStyle w:val="CommentReference"/>
        </w:rPr>
        <w:annotationRef/>
      </w:r>
      <w:r>
        <w:t>Since you have specific predictions about these traits, make sure to cover them in the traits paragraph above. You do mention soil moisture, but call it water affinity here. What about eyes and antennae?</w:t>
      </w:r>
    </w:p>
  </w:comment>
  <w:comment w:id="16" w:author="Perry, Kayla" w:date="2025-11-08T13:13:00Z" w:initials="KP">
    <w:p w14:paraId="3B379616" w14:textId="77777777" w:rsidR="006E0833" w:rsidRDefault="006E0833" w:rsidP="006E0833">
      <w:pPr>
        <w:pStyle w:val="CommentText1"/>
      </w:pPr>
      <w:r>
        <w:rPr>
          <w:rStyle w:val="CommentReference"/>
        </w:rPr>
        <w:annotationRef/>
      </w:r>
      <w:r>
        <w:t>metric</w:t>
      </w:r>
    </w:p>
  </w:comment>
  <w:comment w:id="18" w:author="Perry, Kayla" w:date="2025-11-08T13:19:00Z" w:initials="KP">
    <w:p w14:paraId="44C8F822" w14:textId="77777777" w:rsidR="006E0833" w:rsidRDefault="006E0833" w:rsidP="006E0833">
      <w:pPr>
        <w:pStyle w:val="CommentText1"/>
      </w:pPr>
      <w:r>
        <w:rPr>
          <w:rStyle w:val="CommentReference"/>
        </w:rPr>
        <w:annotationRef/>
      </w:r>
      <w:r>
        <w:t>If you want to abrev treatment names, here is where I would put that</w:t>
      </w:r>
    </w:p>
  </w:comment>
  <w:comment w:id="19" w:author="Aaron Tayal" w:date="2025-05-05T16:52:00Z" w:initials="AT">
    <w:p w14:paraId="6CE4089D" w14:textId="77777777" w:rsidR="006E0833" w:rsidRDefault="006E0833" w:rsidP="006E0833">
      <w:pPr>
        <w:pStyle w:val="CommentText1"/>
      </w:pPr>
      <w:r>
        <w:rPr>
          <w:rStyle w:val="CommentReference"/>
        </w:rPr>
        <w:annotationRef/>
      </w:r>
      <w:r>
        <w:t>Aaron to-do: add size of mesh</w:t>
      </w:r>
    </w:p>
  </w:comment>
  <w:comment w:id="20" w:author="Aaron Tayal" w:date="2025-09-08T15:56:00Z" w:initials="AT">
    <w:p w14:paraId="032B6E31" w14:textId="77777777" w:rsidR="006E0833" w:rsidRDefault="006E0833" w:rsidP="006E0833">
      <w:pPr>
        <w:pStyle w:val="CommentText1"/>
      </w:pPr>
      <w:r>
        <w:rPr>
          <w:rStyle w:val="CommentReference"/>
        </w:rPr>
        <w:annotationRef/>
      </w:r>
      <w:r>
        <w:t>Or isopropanol?</w:t>
      </w:r>
    </w:p>
  </w:comment>
  <w:comment w:id="22" w:author="Perry, Kayla" w:date="2025-11-08T13:33:00Z" w:initials="KP">
    <w:p w14:paraId="204F2DD9" w14:textId="77777777" w:rsidR="006E0833" w:rsidRDefault="006E0833" w:rsidP="006E0833">
      <w:pPr>
        <w:pStyle w:val="CommentText1"/>
      </w:pPr>
      <w:r>
        <w:rPr>
          <w:rStyle w:val="CommentReference"/>
        </w:rPr>
        <w:annotationRef/>
      </w:r>
      <w:r>
        <w:t>Might want to make this landscape so more can fit on one page</w:t>
      </w:r>
    </w:p>
  </w:comment>
  <w:comment w:id="23" w:author="Aaron Tayal" w:date="2025-04-22T17:01:00Z" w:initials="AT">
    <w:p w14:paraId="189EABD6" w14:textId="77777777" w:rsidR="006E0833" w:rsidRDefault="006E0833" w:rsidP="006E0833">
      <w:pPr>
        <w:pStyle w:val="CommentText1"/>
      </w:pPr>
      <w:r>
        <w:rPr>
          <w:rStyle w:val="CommentReference"/>
        </w:rPr>
        <w:annotationRef/>
      </w:r>
      <w:r>
        <w:t>How far away from pitfall trap? Were they the same locations between 2015 and 2022?</w:t>
      </w:r>
    </w:p>
  </w:comment>
  <w:comment w:id="24" w:author="Aaron Tayal" w:date="2025-10-02T18:55:00Z" w:initials="AT">
    <w:p w14:paraId="1A32E798" w14:textId="77777777" w:rsidR="006E0833" w:rsidRDefault="006E0833" w:rsidP="006E0833">
      <w:pPr>
        <w:pStyle w:val="CommentText1"/>
      </w:pPr>
      <w:r>
        <w:rPr>
          <w:rStyle w:val="CommentReference"/>
        </w:rPr>
        <w:annotationRef/>
      </w:r>
      <w:r>
        <w:t>Also, maybe I should remove some of this since I only included veg cover and leaf litter cover in the results</w:t>
      </w:r>
    </w:p>
  </w:comment>
  <w:comment w:id="25" w:author="Perry, Kayla" w:date="2025-11-08T13:35:00Z" w:initials="KP">
    <w:p w14:paraId="2DEB6433" w14:textId="77777777" w:rsidR="006E0833" w:rsidRDefault="006E0833" w:rsidP="006E0833">
      <w:pPr>
        <w:pStyle w:val="CommentText1"/>
      </w:pPr>
      <w:r>
        <w:rPr>
          <w:rStyle w:val="CommentReference"/>
        </w:rPr>
        <w:annotationRef/>
      </w:r>
      <w:r>
        <w:t>1 m away, random direction</w:t>
      </w:r>
    </w:p>
  </w:comment>
  <w:comment w:id="26" w:author="Perry, Kayla" w:date="2025-11-08T13:35:00Z" w:initials="KP">
    <w:p w14:paraId="3A6FB1EC" w14:textId="77777777" w:rsidR="006E0833" w:rsidRDefault="006E0833" w:rsidP="006E0833">
      <w:pPr>
        <w:pStyle w:val="CommentText1"/>
      </w:pPr>
      <w:r>
        <w:rPr>
          <w:rStyle w:val="CommentReference"/>
        </w:rPr>
        <w:annotationRef/>
      </w:r>
      <w:r>
        <w:t>Yes, remove the variables that you do not use/analyze</w:t>
      </w:r>
    </w:p>
  </w:comment>
  <w:comment w:id="27" w:author="Aaron Tayal" w:date="2025-04-05T23:39:00Z" w:initials="AT">
    <w:p w14:paraId="0AF90406" w14:textId="77777777" w:rsidR="006E0833" w:rsidRDefault="006E0833" w:rsidP="006E0833">
      <w:pPr>
        <w:pStyle w:val="CommentText1"/>
      </w:pPr>
      <w:r>
        <w:rPr>
          <w:rStyle w:val="CommentReference"/>
        </w:rPr>
        <w:annotationRef/>
      </w:r>
      <w:r>
        <w:t>At what depth underground?</w:t>
      </w:r>
    </w:p>
  </w:comment>
  <w:comment w:id="28" w:author="Aaron Tayal" w:date="2025-10-02T18:55:00Z" w:initials="AT">
    <w:p w14:paraId="0E1C1FA4" w14:textId="77777777" w:rsidR="006E0833" w:rsidRDefault="006E0833" w:rsidP="006E0833">
      <w:pPr>
        <w:pStyle w:val="CommentText1"/>
      </w:pPr>
      <w:r>
        <w:rPr>
          <w:rStyle w:val="CommentReference"/>
        </w:rPr>
        <w:annotationRef/>
      </w:r>
      <w:r>
        <w:t>A different sensor was used in 2022</w:t>
      </w:r>
    </w:p>
  </w:comment>
  <w:comment w:id="32" w:author="Perry, Kayla" w:date="2025-11-08T13:44:00Z" w:initials="KP">
    <w:p w14:paraId="67F698AA" w14:textId="77777777" w:rsidR="006E0833" w:rsidRDefault="006E0833" w:rsidP="006E0833">
      <w:pPr>
        <w:pStyle w:val="CommentText1"/>
      </w:pPr>
      <w:r>
        <w:rPr>
          <w:rStyle w:val="CommentReference"/>
        </w:rPr>
        <w:annotationRef/>
      </w:r>
      <w:r>
        <w:t>Double check how you are writing out r packages. I think I’ve noticed 3 ways: without quotations, “”, and ‘’.</w:t>
      </w:r>
    </w:p>
  </w:comment>
  <w:comment w:id="33" w:author="Perry, Kayla" w:date="2025-11-08T13:50:00Z" w:initials="KP">
    <w:p w14:paraId="7A4B9389" w14:textId="77777777" w:rsidR="006E0833" w:rsidRDefault="006E0833" w:rsidP="006E0833">
      <w:pPr>
        <w:pStyle w:val="CommentText1"/>
      </w:pPr>
      <w:r>
        <w:rPr>
          <w:rStyle w:val="CommentReference"/>
        </w:rPr>
        <w:annotationRef/>
      </w:r>
      <w:r>
        <w:t>Did you include transect?</w:t>
      </w:r>
    </w:p>
  </w:comment>
  <w:comment w:id="34" w:author="Aaron Tayal" w:date="2025-11-11T19:23:00Z" w:initials="AT">
    <w:p w14:paraId="246A8823" w14:textId="77777777" w:rsidR="00A72628" w:rsidRDefault="00A72628" w:rsidP="00A72628">
      <w:pPr>
        <w:pStyle w:val="CommentText"/>
      </w:pPr>
      <w:r>
        <w:rPr>
          <w:rStyle w:val="CommentReference"/>
        </w:rPr>
        <w:annotationRef/>
      </w:r>
      <w:r>
        <w:t>The GLMM including transect was a singular fit, so I switched to a regular GLM, without transect</w:t>
      </w:r>
    </w:p>
  </w:comment>
  <w:comment w:id="35" w:author="Perry, Kayla" w:date="2025-11-08T13:50:00Z" w:initials="KP">
    <w:p w14:paraId="4067F08C" w14:textId="00447225" w:rsidR="006E0833" w:rsidRDefault="006E0833" w:rsidP="006E0833">
      <w:pPr>
        <w:pStyle w:val="CommentText1"/>
      </w:pPr>
      <w:r>
        <w:rPr>
          <w:rStyle w:val="CommentReference"/>
        </w:rPr>
        <w:annotationRef/>
      </w:r>
      <w:r>
        <w:t>Really? Which function?</w:t>
      </w:r>
    </w:p>
  </w:comment>
  <w:comment w:id="36" w:author="Aaron Tayal" w:date="2025-11-11T19:23:00Z" w:initials="AT">
    <w:p w14:paraId="61B5D64F" w14:textId="77777777" w:rsidR="00A72628" w:rsidRDefault="00A72628" w:rsidP="00A72628">
      <w:pPr>
        <w:pStyle w:val="CommentText"/>
      </w:pPr>
      <w:r>
        <w:rPr>
          <w:rStyle w:val="CommentReference"/>
        </w:rPr>
        <w:annotationRef/>
      </w:r>
      <w:r>
        <w:t>The function was called “glm” in the stats package</w:t>
      </w:r>
    </w:p>
  </w:comment>
  <w:comment w:id="37" w:author="Aaron Tayal" w:date="2025-10-28T14:36:00Z" w:initials="AT">
    <w:p w14:paraId="6E83F569" w14:textId="17552D44" w:rsidR="006E0833" w:rsidRDefault="006E0833" w:rsidP="006E0833">
      <w:pPr>
        <w:pStyle w:val="CommentText1"/>
      </w:pPr>
      <w:r>
        <w:rPr>
          <w:rStyle w:val="CommentReference"/>
        </w:rPr>
        <w:annotationRef/>
      </w:r>
      <w:r>
        <w:t>Not sure about what the authority for this one is</w:t>
      </w:r>
    </w:p>
  </w:comment>
  <w:comment w:id="38" w:author="Perry, Kayla" w:date="2025-11-08T13:53:00Z" w:initials="KP">
    <w:p w14:paraId="576AB315" w14:textId="77777777" w:rsidR="006E0833" w:rsidRDefault="006E0833" w:rsidP="006E0833">
      <w:pPr>
        <w:pStyle w:val="CommentText1"/>
      </w:pPr>
      <w:r>
        <w:rPr>
          <w:rStyle w:val="CommentReference"/>
        </w:rPr>
        <w:annotationRef/>
      </w:r>
      <w:r>
        <w:t>Are both subspecies found in PA? I think we probably have lecontei</w:t>
      </w:r>
    </w:p>
  </w:comment>
  <w:comment w:id="39" w:author="Perry, Kayla" w:date="2025-11-08T14:00:00Z" w:initials="KP">
    <w:p w14:paraId="452C0179" w14:textId="77777777" w:rsidR="006E0833" w:rsidRDefault="006E0833" w:rsidP="006E0833">
      <w:pPr>
        <w:pStyle w:val="CommentText1"/>
      </w:pPr>
      <w:r>
        <w:rPr>
          <w:rStyle w:val="CommentReference"/>
        </w:rPr>
        <w:annotationRef/>
      </w:r>
      <w:r>
        <w:t>Flip these so it matches with the order of graphs in figure (a and b_</w:t>
      </w:r>
    </w:p>
  </w:comment>
  <w:comment w:id="41" w:author="Perry, Kayla" w:date="2025-11-08T14:01:00Z" w:initials="KP">
    <w:p w14:paraId="44415E57" w14:textId="77777777" w:rsidR="006E0833" w:rsidRDefault="006E0833" w:rsidP="006E0833">
      <w:pPr>
        <w:pStyle w:val="CommentText1"/>
      </w:pPr>
      <w:r>
        <w:rPr>
          <w:rStyle w:val="CommentReference"/>
        </w:rPr>
        <w:annotationRef/>
      </w:r>
      <w:r>
        <w:t>You probably only need one legend since it is the same</w:t>
      </w:r>
    </w:p>
  </w:comment>
  <w:comment w:id="42" w:author="Aaron Tayal" w:date="2025-11-21T16:11:00Z" w:initials="AT">
    <w:p w14:paraId="298549E9" w14:textId="77777777" w:rsidR="007303E4" w:rsidRDefault="007303E4" w:rsidP="007303E4">
      <w:pPr>
        <w:pStyle w:val="CommentText"/>
      </w:pPr>
      <w:r>
        <w:rPr>
          <w:rStyle w:val="CommentReference"/>
        </w:rPr>
        <w:annotationRef/>
      </w:r>
      <w:r>
        <w:t>Add statistical significance</w:t>
      </w:r>
    </w:p>
  </w:comment>
  <w:comment w:id="44" w:author="Perry, Kayla" w:date="2025-11-08T14:01:00Z" w:initials="KP">
    <w:p w14:paraId="1ACD1237" w14:textId="14EC669A" w:rsidR="006E0833" w:rsidRDefault="006E0833" w:rsidP="006E0833">
      <w:pPr>
        <w:pStyle w:val="CommentText1"/>
      </w:pPr>
      <w:r>
        <w:rPr>
          <w:rStyle w:val="CommentReference"/>
        </w:rPr>
        <w:annotationRef/>
      </w:r>
      <w:r>
        <w:t>Same here about the legends</w:t>
      </w:r>
    </w:p>
  </w:comment>
  <w:comment w:id="45" w:author="Perry, Kayla" w:date="2025-09-24T08:36:00Z" w:initials="KP">
    <w:p w14:paraId="48407CF4" w14:textId="77777777" w:rsidR="006E0833" w:rsidRDefault="006E0833" w:rsidP="006E0833">
      <w:pPr>
        <w:pStyle w:val="CommentText1"/>
      </w:pPr>
      <w:r>
        <w:rPr>
          <w:rStyle w:val="CommentReference"/>
        </w:rPr>
        <w:annotationRef/>
      </w:r>
      <w:r>
        <w:t>Should be and here and in the figure, right?</w:t>
      </w:r>
    </w:p>
  </w:comment>
  <w:comment w:id="46" w:author="Aaron Tayal" w:date="2025-11-07T00:17:00Z" w:initials="AT">
    <w:p w14:paraId="6D068696" w14:textId="77777777" w:rsidR="006E0833" w:rsidRDefault="006E0833" w:rsidP="006E0833">
      <w:pPr>
        <w:pStyle w:val="CommentText1"/>
      </w:pPr>
      <w:r>
        <w:rPr>
          <w:rStyle w:val="CommentReference"/>
        </w:rPr>
        <w:annotationRef/>
      </w:r>
      <w:r>
        <w:t>Yes, I think so. It is the sum of both. I willl change it.</w:t>
      </w:r>
    </w:p>
  </w:comment>
  <w:comment w:id="48" w:author="Perry, Kayla" w:date="2025-11-08T14:03:00Z" w:initials="KP">
    <w:p w14:paraId="2E66228D" w14:textId="77777777" w:rsidR="006E0833" w:rsidRDefault="006E0833" w:rsidP="006E0833">
      <w:pPr>
        <w:pStyle w:val="CommentText1"/>
      </w:pPr>
      <w:r>
        <w:rPr>
          <w:rStyle w:val="CommentReference"/>
        </w:rPr>
        <w:annotationRef/>
      </w:r>
      <w:r>
        <w:t>You can remove year after authority. I would switch to landscape for this table</w:t>
      </w:r>
    </w:p>
  </w:comment>
  <w:comment w:id="49" w:author="Aaron Tayal" w:date="2025-10-07T12:57:00Z" w:initials="AT">
    <w:p w14:paraId="1F485105" w14:textId="77777777" w:rsidR="006E0833" w:rsidRDefault="006E0833" w:rsidP="006E0833">
      <w:pPr>
        <w:pStyle w:val="CommentText1"/>
      </w:pPr>
      <w:r>
        <w:rPr>
          <w:rStyle w:val="CommentReference"/>
        </w:rPr>
        <w:annotationRef/>
      </w:r>
      <w:r>
        <w:t>Abbreviate names and remove year?</w:t>
      </w:r>
    </w:p>
  </w:comment>
  <w:comment w:id="50" w:author="Aaron Tayal" w:date="2025-08-29T10:00:00Z" w:initials="AT">
    <w:p w14:paraId="3458DF78" w14:textId="77777777" w:rsidR="006E0833" w:rsidRDefault="006E0833" w:rsidP="006E0833">
      <w:pPr>
        <w:pStyle w:val="CommentText1"/>
      </w:pPr>
      <w:r>
        <w:rPr>
          <w:rStyle w:val="CommentReference"/>
        </w:rPr>
        <w:annotationRef/>
      </w:r>
      <w:r>
        <w:t>As I did not identify these to subspecies, there are two options for authors, depending on the subspecies</w:t>
      </w:r>
    </w:p>
  </w:comment>
  <w:comment w:id="51" w:author="Aaron Tayal" w:date="2025-10-15T16:16:00Z" w:initials="AT">
    <w:p w14:paraId="5081D057" w14:textId="77777777" w:rsidR="006E0833" w:rsidRDefault="006E0833" w:rsidP="006E0833">
      <w:pPr>
        <w:pStyle w:val="CommentText1"/>
      </w:pPr>
      <w:r>
        <w:rPr>
          <w:rStyle w:val="CommentReference"/>
        </w:rPr>
        <w:annotationRef/>
      </w:r>
      <w:r>
        <w:t xml:space="preserve">A recent paper indicates that this species is in the Zabrini (with Amara): </w:t>
      </w:r>
      <w:r>
        <w:rPr>
          <w:color w:val="000000"/>
          <w:highlight w:val="white"/>
        </w:rPr>
        <w:t>Are Miquihuana rhadiniformis Barr, 1982 and Pseudamara arenaria (LeConte, 1847) (Coleoptera, Carabidae) sphodrines? Phylogenetic analysis of data from next-generation sequencing of museum specimens resolves the tribal-group relationships of these enigmatic taxa.</w:t>
      </w:r>
      <w:r>
        <w:t xml:space="preserve"> </w:t>
      </w:r>
    </w:p>
    <w:p w14:paraId="1F2279F7" w14:textId="77777777" w:rsidR="006E0833" w:rsidRDefault="006E0833" w:rsidP="006E0833">
      <w:pPr>
        <w:pStyle w:val="CommentText1"/>
      </w:pPr>
    </w:p>
    <w:p w14:paraId="08ADC2D7" w14:textId="77777777" w:rsidR="006E0833" w:rsidRDefault="006E0833" w:rsidP="006E0833">
      <w:pPr>
        <w:pStyle w:val="CommentText1"/>
      </w:pPr>
      <w:r>
        <w:t>So, Bousquet lists them as Sphodrini, but maybe they should be Zabrini</w:t>
      </w:r>
    </w:p>
  </w:comment>
  <w:comment w:id="53" w:author="Perry, Kayla" w:date="2025-11-08T14:13:00Z" w:initials="KP">
    <w:p w14:paraId="79EFCE77" w14:textId="77777777" w:rsidR="006E0833" w:rsidRDefault="006E0833" w:rsidP="006E0833">
      <w:pPr>
        <w:pStyle w:val="CommentText1"/>
      </w:pPr>
      <w:r>
        <w:rPr>
          <w:rStyle w:val="CommentReference"/>
        </w:rPr>
        <w:annotationRef/>
      </w:r>
      <w:r>
        <w:t>Remove proportional from the y axes</w:t>
      </w:r>
    </w:p>
  </w:comment>
  <w:comment w:id="54" w:author="Aaron Tayal" w:date="2025-10-15T21:39:00Z" w:initials="AT">
    <w:p w14:paraId="7FD09DDE" w14:textId="77777777" w:rsidR="006E0833" w:rsidRDefault="006E0833" w:rsidP="006E0833">
      <w:pPr>
        <w:pStyle w:val="CommentText1"/>
      </w:pPr>
      <w:r>
        <w:rPr>
          <w:rStyle w:val="CommentReference"/>
        </w:rPr>
        <w:annotationRef/>
      </w:r>
      <w:r>
        <w:t>I want to include a legend, but not sure where to put it!</w:t>
      </w:r>
    </w:p>
  </w:comment>
  <w:comment w:id="55" w:author="Perry, Kayla" w:date="2025-11-08T14:14:00Z" w:initials="KP">
    <w:p w14:paraId="01454A8F" w14:textId="77777777" w:rsidR="006E0833" w:rsidRDefault="006E0833" w:rsidP="006E0833">
      <w:pPr>
        <w:pStyle w:val="CommentText1"/>
      </w:pPr>
      <w:r>
        <w:rPr>
          <w:rStyle w:val="CommentReference"/>
        </w:rPr>
        <w:annotationRef/>
      </w:r>
      <w:r>
        <w:t>Is this included in the methods?</w:t>
      </w:r>
    </w:p>
  </w:comment>
  <w:comment w:id="56" w:author="Perry, Kayla" w:date="2025-11-08T14:15:00Z" w:initials="KP">
    <w:p w14:paraId="5A49FBA2" w14:textId="77777777" w:rsidR="006E0833" w:rsidRDefault="006E0833" w:rsidP="006E0833">
      <w:pPr>
        <w:pStyle w:val="CommentText1"/>
      </w:pPr>
      <w:r>
        <w:rPr>
          <w:rStyle w:val="CommentReference"/>
        </w:rPr>
        <w:annotationRef/>
      </w:r>
      <w:r>
        <w:t>Add ref here or include a statement that covers both</w:t>
      </w:r>
    </w:p>
  </w:comment>
  <w:comment w:id="62" w:author="Aaron Tayal" w:date="2025-08-29T09:22:00Z" w:initials="AT">
    <w:p w14:paraId="39299549" w14:textId="77777777" w:rsidR="006E0833" w:rsidRDefault="006E0833" w:rsidP="006E0833">
      <w:pPr>
        <w:pStyle w:val="CommentText1"/>
      </w:pPr>
      <w:r>
        <w:rPr>
          <w:rStyle w:val="CommentReference"/>
        </w:rPr>
        <w:annotationRef/>
      </w:r>
      <w:r>
        <w:t>I don’t know what the unit is for this. Here I just wrote down the maximum value in the data</w:t>
      </w:r>
    </w:p>
  </w:comment>
  <w:comment w:id="64" w:author="Perry, Kayla" w:date="2025-11-08T14:36:00Z" w:initials="KP">
    <w:p w14:paraId="370960A2" w14:textId="77777777" w:rsidR="006E0833" w:rsidRDefault="006E0833" w:rsidP="006E0833">
      <w:pPr>
        <w:pStyle w:val="CommentText1"/>
      </w:pPr>
      <w:r>
        <w:rPr>
          <w:rStyle w:val="CommentReference"/>
        </w:rPr>
        <w:annotationRef/>
      </w:r>
      <w:r>
        <w:t>Hypothesis: larger rear trochanters were advantageous in salvaged sites due to higher soil compaction</w:t>
      </w:r>
    </w:p>
  </w:comment>
  <w:comment w:id="65" w:author="Perry, Kayla" w:date="2025-11-08T14:38:00Z" w:initials="KP">
    <w:p w14:paraId="7DCD00B0" w14:textId="77777777" w:rsidR="006E0833" w:rsidRDefault="006E0833" w:rsidP="006E0833">
      <w:pPr>
        <w:pStyle w:val="CommentText1"/>
      </w:pPr>
      <w:r>
        <w:rPr>
          <w:rStyle w:val="CommentReference"/>
        </w:rPr>
        <w:annotationRef/>
      </w:r>
      <w:r>
        <w:t xml:space="preserve">So needed to seek shelter in soil? </w:t>
      </w:r>
    </w:p>
  </w:comment>
  <w:comment w:id="66" w:author="Perry, Kayla" w:date="2025-11-08T14:26:00Z" w:initials="KP">
    <w:p w14:paraId="6E5BC4FE" w14:textId="77777777" w:rsidR="006E0833" w:rsidRDefault="006E0833" w:rsidP="006E0833">
      <w:pPr>
        <w:pStyle w:val="CommentText1"/>
      </w:pPr>
      <w:r>
        <w:rPr>
          <w:rStyle w:val="CommentReference"/>
        </w:rPr>
        <w:annotationRef/>
      </w:r>
      <w:r>
        <w:t>References should be consistent across the two chapters, so be sure to mirror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D50D68" w15:done="0"/>
  <w15:commentEx w15:paraId="54701E94" w15:done="0"/>
  <w15:commentEx w15:paraId="6C51FEC3" w15:done="0"/>
  <w15:commentEx w15:paraId="20A7675E" w15:done="0"/>
  <w15:commentEx w15:paraId="5135439C" w15:done="0"/>
  <w15:commentEx w15:paraId="036F95F0" w15:done="0"/>
  <w15:commentEx w15:paraId="6AD7B8A1" w15:done="0"/>
  <w15:commentEx w15:paraId="70D2EB47" w15:done="0"/>
  <w15:commentEx w15:paraId="6698E71F" w15:done="0"/>
  <w15:commentEx w15:paraId="12E7727F" w15:done="0"/>
  <w15:commentEx w15:paraId="54202AA2" w15:done="0"/>
  <w15:commentEx w15:paraId="7110610A" w15:done="0"/>
  <w15:commentEx w15:paraId="1C67B4D2" w15:done="0"/>
  <w15:commentEx w15:paraId="51909D40" w15:done="0"/>
  <w15:commentEx w15:paraId="3B379616" w15:done="0"/>
  <w15:commentEx w15:paraId="44C8F822" w15:done="0"/>
  <w15:commentEx w15:paraId="6CE4089D" w15:done="0"/>
  <w15:commentEx w15:paraId="032B6E31" w15:done="0"/>
  <w15:commentEx w15:paraId="204F2DD9" w15:done="0"/>
  <w15:commentEx w15:paraId="189EABD6" w15:done="0"/>
  <w15:commentEx w15:paraId="1A32E798" w15:paraIdParent="189EABD6" w15:done="0"/>
  <w15:commentEx w15:paraId="2DEB6433" w15:paraIdParent="189EABD6" w15:done="0"/>
  <w15:commentEx w15:paraId="3A6FB1EC" w15:paraIdParent="189EABD6" w15:done="0"/>
  <w15:commentEx w15:paraId="0AF90406" w15:done="0"/>
  <w15:commentEx w15:paraId="0E1C1FA4" w15:paraIdParent="0AF90406" w15:done="0"/>
  <w15:commentEx w15:paraId="67F698AA" w15:done="0"/>
  <w15:commentEx w15:paraId="7A4B9389" w15:done="0"/>
  <w15:commentEx w15:paraId="246A8823" w15:paraIdParent="7A4B9389" w15:done="0"/>
  <w15:commentEx w15:paraId="4067F08C" w15:done="0"/>
  <w15:commentEx w15:paraId="61B5D64F" w15:paraIdParent="4067F08C" w15:done="0"/>
  <w15:commentEx w15:paraId="6E83F569" w15:done="0"/>
  <w15:commentEx w15:paraId="576AB315" w15:paraIdParent="6E83F569" w15:done="0"/>
  <w15:commentEx w15:paraId="452C0179" w15:done="0"/>
  <w15:commentEx w15:paraId="44415E57" w15:done="0"/>
  <w15:commentEx w15:paraId="298549E9" w15:done="0"/>
  <w15:commentEx w15:paraId="1ACD1237" w15:done="0"/>
  <w15:commentEx w15:paraId="48407CF4" w15:done="0"/>
  <w15:commentEx w15:paraId="6D068696" w15:paraIdParent="48407CF4" w15:done="0"/>
  <w15:commentEx w15:paraId="2E66228D" w15:done="0"/>
  <w15:commentEx w15:paraId="1F485105" w15:done="0"/>
  <w15:commentEx w15:paraId="3458DF78" w15:done="0"/>
  <w15:commentEx w15:paraId="08ADC2D7" w15:done="0"/>
  <w15:commentEx w15:paraId="79EFCE77" w15:done="0"/>
  <w15:commentEx w15:paraId="7FD09DDE" w15:done="0"/>
  <w15:commentEx w15:paraId="01454A8F" w15:done="0"/>
  <w15:commentEx w15:paraId="5A49FBA2" w15:done="0"/>
  <w15:commentEx w15:paraId="39299549" w15:done="0"/>
  <w15:commentEx w15:paraId="370960A2" w15:done="0"/>
  <w15:commentEx w15:paraId="7DCD00B0" w15:done="0"/>
  <w15:commentEx w15:paraId="6E5BC4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233452" w16cex:dateUtc="2025-11-08T17:32:00Z"/>
  <w16cex:commentExtensible w16cex:durableId="27C347D4" w16cex:dateUtc="2025-11-08T17:34:00Z"/>
  <w16cex:commentExtensible w16cex:durableId="58AF6C8D" w16cex:dateUtc="2025-11-08T17:35:00Z"/>
  <w16cex:commentExtensible w16cex:durableId="425E2CDF" w16cex:dateUtc="2025-11-08T17:37:00Z"/>
  <w16cex:commentExtensible w16cex:durableId="73E705FD" w16cex:dateUtc="2025-11-08T17:42:00Z"/>
  <w16cex:commentExtensible w16cex:durableId="7ED787BC" w16cex:dateUtc="2025-11-08T17:41:00Z"/>
  <w16cex:commentExtensible w16cex:durableId="795C6652" w16cex:dateUtc="2025-11-08T17:43:00Z"/>
  <w16cex:commentExtensible w16cex:durableId="72A269B9" w16cex:dateUtc="2025-04-27T20:55:00Z"/>
  <w16cex:commentExtensible w16cex:durableId="0F4400A0" w16cex:dateUtc="2025-11-08T17:56:00Z"/>
  <w16cex:commentExtensible w16cex:durableId="1D97F154" w16cex:dateUtc="2025-11-08T18:01:00Z"/>
  <w16cex:commentExtensible w16cex:durableId="5BBE7DAC" w16cex:dateUtc="2025-11-08T18:05:00Z"/>
  <w16cex:commentExtensible w16cex:durableId="411CA2EC" w16cex:dateUtc="2025-11-08T18:03:00Z"/>
  <w16cex:commentExtensible w16cex:durableId="5D0E793D" w16cex:dateUtc="2025-11-08T18:07:00Z"/>
  <w16cex:commentExtensible w16cex:durableId="5E135E4A" w16cex:dateUtc="2025-11-08T18:09:00Z"/>
  <w16cex:commentExtensible w16cex:durableId="2A8E5B72" w16cex:dateUtc="2025-11-08T18:13:00Z"/>
  <w16cex:commentExtensible w16cex:durableId="3AE31976" w16cex:dateUtc="2025-11-08T18:19:00Z"/>
  <w16cex:commentExtensible w16cex:durableId="64662F97" w16cex:dateUtc="2025-05-05T20:52:00Z"/>
  <w16cex:commentExtensible w16cex:durableId="3717EE3B" w16cex:dateUtc="2025-09-08T19:56:00Z"/>
  <w16cex:commentExtensible w16cex:durableId="5A445947" w16cex:dateUtc="2025-11-08T18:33:00Z"/>
  <w16cex:commentExtensible w16cex:durableId="4BA9957F" w16cex:dateUtc="2025-04-22T21:01:00Z"/>
  <w16cex:commentExtensible w16cex:durableId="1F45097E" w16cex:dateUtc="2025-10-02T22:55:00Z"/>
  <w16cex:commentExtensible w16cex:durableId="1C7BD499" w16cex:dateUtc="2025-11-08T18:35:00Z"/>
  <w16cex:commentExtensible w16cex:durableId="7BCCCD4E" w16cex:dateUtc="2025-11-08T18:35:00Z"/>
  <w16cex:commentExtensible w16cex:durableId="3281DAEB" w16cex:dateUtc="2025-04-06T03:39:00Z"/>
  <w16cex:commentExtensible w16cex:durableId="30BB03F8" w16cex:dateUtc="2025-10-02T22:55:00Z"/>
  <w16cex:commentExtensible w16cex:durableId="191F4C66" w16cex:dateUtc="2025-11-08T18:44:00Z"/>
  <w16cex:commentExtensible w16cex:durableId="71C472BD" w16cex:dateUtc="2025-11-08T18:50:00Z"/>
  <w16cex:commentExtensible w16cex:durableId="6F1D49F2" w16cex:dateUtc="2025-11-12T00:23:00Z"/>
  <w16cex:commentExtensible w16cex:durableId="3D8C651A" w16cex:dateUtc="2025-11-08T18:50:00Z"/>
  <w16cex:commentExtensible w16cex:durableId="29235883" w16cex:dateUtc="2025-11-12T00:23:00Z"/>
  <w16cex:commentExtensible w16cex:durableId="0909A90C" w16cex:dateUtc="2025-10-28T18:36:00Z"/>
  <w16cex:commentExtensible w16cex:durableId="27A46ECE" w16cex:dateUtc="2025-11-08T18:53:00Z"/>
  <w16cex:commentExtensible w16cex:durableId="52DC813C" w16cex:dateUtc="2025-11-08T19:00:00Z"/>
  <w16cex:commentExtensible w16cex:durableId="3DD4D516" w16cex:dateUtc="2025-11-08T19:01:00Z"/>
  <w16cex:commentExtensible w16cex:durableId="0BA3EB26" w16cex:dateUtc="2025-11-21T21:11:00Z"/>
  <w16cex:commentExtensible w16cex:durableId="2392AE80" w16cex:dateUtc="2025-11-08T19:01:00Z"/>
  <w16cex:commentExtensible w16cex:durableId="0F6BC9A2" w16cex:dateUtc="2025-09-24T12:36:00Z"/>
  <w16cex:commentExtensible w16cex:durableId="6DC0FDE7" w16cex:dateUtc="2025-11-07T05:17:00Z"/>
  <w16cex:commentExtensible w16cex:durableId="6D6FB074" w16cex:dateUtc="2025-11-08T19:03:00Z"/>
  <w16cex:commentExtensible w16cex:durableId="3222BE17" w16cex:dateUtc="2025-10-07T16:57:00Z"/>
  <w16cex:commentExtensible w16cex:durableId="5466F03B" w16cex:dateUtc="2025-08-29T14:00:00Z"/>
  <w16cex:commentExtensible w16cex:durableId="7063ECAB" w16cex:dateUtc="2025-10-15T20:16:00Z"/>
  <w16cex:commentExtensible w16cex:durableId="0E03D5D4" w16cex:dateUtc="2025-11-08T19:13:00Z"/>
  <w16cex:commentExtensible w16cex:durableId="16A15969" w16cex:dateUtc="2025-10-16T01:39:00Z"/>
  <w16cex:commentExtensible w16cex:durableId="589CF67E" w16cex:dateUtc="2025-11-08T19:14:00Z"/>
  <w16cex:commentExtensible w16cex:durableId="4CBE725A" w16cex:dateUtc="2025-11-08T19:15:00Z"/>
  <w16cex:commentExtensible w16cex:durableId="653B4093" w16cex:dateUtc="2025-08-29T13:22:00Z"/>
  <w16cex:commentExtensible w16cex:durableId="304B6993" w16cex:dateUtc="2025-11-08T19:36:00Z"/>
  <w16cex:commentExtensible w16cex:durableId="692D44F5" w16cex:dateUtc="2025-11-08T19:38:00Z"/>
  <w16cex:commentExtensible w16cex:durableId="33E3EABB" w16cex:dateUtc="2025-11-08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D50D68" w16cid:durableId="67233452"/>
  <w16cid:commentId w16cid:paraId="54701E94" w16cid:durableId="27C347D4"/>
  <w16cid:commentId w16cid:paraId="6C51FEC3" w16cid:durableId="58AF6C8D"/>
  <w16cid:commentId w16cid:paraId="20A7675E" w16cid:durableId="425E2CDF"/>
  <w16cid:commentId w16cid:paraId="5135439C" w16cid:durableId="73E705FD"/>
  <w16cid:commentId w16cid:paraId="036F95F0" w16cid:durableId="7ED787BC"/>
  <w16cid:commentId w16cid:paraId="6AD7B8A1" w16cid:durableId="795C6652"/>
  <w16cid:commentId w16cid:paraId="70D2EB47" w16cid:durableId="72A269B9"/>
  <w16cid:commentId w16cid:paraId="6698E71F" w16cid:durableId="0F4400A0"/>
  <w16cid:commentId w16cid:paraId="12E7727F" w16cid:durableId="1D97F154"/>
  <w16cid:commentId w16cid:paraId="54202AA2" w16cid:durableId="5BBE7DAC"/>
  <w16cid:commentId w16cid:paraId="7110610A" w16cid:durableId="411CA2EC"/>
  <w16cid:commentId w16cid:paraId="1C67B4D2" w16cid:durableId="5D0E793D"/>
  <w16cid:commentId w16cid:paraId="51909D40" w16cid:durableId="5E135E4A"/>
  <w16cid:commentId w16cid:paraId="3B379616" w16cid:durableId="2A8E5B72"/>
  <w16cid:commentId w16cid:paraId="44C8F822" w16cid:durableId="3AE31976"/>
  <w16cid:commentId w16cid:paraId="6CE4089D" w16cid:durableId="64662F97"/>
  <w16cid:commentId w16cid:paraId="032B6E31" w16cid:durableId="3717EE3B"/>
  <w16cid:commentId w16cid:paraId="204F2DD9" w16cid:durableId="5A445947"/>
  <w16cid:commentId w16cid:paraId="189EABD6" w16cid:durableId="4BA9957F"/>
  <w16cid:commentId w16cid:paraId="1A32E798" w16cid:durableId="1F45097E"/>
  <w16cid:commentId w16cid:paraId="2DEB6433" w16cid:durableId="1C7BD499"/>
  <w16cid:commentId w16cid:paraId="3A6FB1EC" w16cid:durableId="7BCCCD4E"/>
  <w16cid:commentId w16cid:paraId="0AF90406" w16cid:durableId="3281DAEB"/>
  <w16cid:commentId w16cid:paraId="0E1C1FA4" w16cid:durableId="30BB03F8"/>
  <w16cid:commentId w16cid:paraId="67F698AA" w16cid:durableId="191F4C66"/>
  <w16cid:commentId w16cid:paraId="7A4B9389" w16cid:durableId="71C472BD"/>
  <w16cid:commentId w16cid:paraId="246A8823" w16cid:durableId="6F1D49F2"/>
  <w16cid:commentId w16cid:paraId="4067F08C" w16cid:durableId="3D8C651A"/>
  <w16cid:commentId w16cid:paraId="61B5D64F" w16cid:durableId="29235883"/>
  <w16cid:commentId w16cid:paraId="6E83F569" w16cid:durableId="0909A90C"/>
  <w16cid:commentId w16cid:paraId="576AB315" w16cid:durableId="27A46ECE"/>
  <w16cid:commentId w16cid:paraId="452C0179" w16cid:durableId="52DC813C"/>
  <w16cid:commentId w16cid:paraId="44415E57" w16cid:durableId="3DD4D516"/>
  <w16cid:commentId w16cid:paraId="298549E9" w16cid:durableId="0BA3EB26"/>
  <w16cid:commentId w16cid:paraId="1ACD1237" w16cid:durableId="2392AE80"/>
  <w16cid:commentId w16cid:paraId="48407CF4" w16cid:durableId="0F6BC9A2"/>
  <w16cid:commentId w16cid:paraId="6D068696" w16cid:durableId="6DC0FDE7"/>
  <w16cid:commentId w16cid:paraId="2E66228D" w16cid:durableId="6D6FB074"/>
  <w16cid:commentId w16cid:paraId="1F485105" w16cid:durableId="3222BE17"/>
  <w16cid:commentId w16cid:paraId="3458DF78" w16cid:durableId="5466F03B"/>
  <w16cid:commentId w16cid:paraId="08ADC2D7" w16cid:durableId="7063ECAB"/>
  <w16cid:commentId w16cid:paraId="79EFCE77" w16cid:durableId="0E03D5D4"/>
  <w16cid:commentId w16cid:paraId="7FD09DDE" w16cid:durableId="16A15969"/>
  <w16cid:commentId w16cid:paraId="01454A8F" w16cid:durableId="589CF67E"/>
  <w16cid:commentId w16cid:paraId="5A49FBA2" w16cid:durableId="4CBE725A"/>
  <w16cid:commentId w16cid:paraId="39299549" w16cid:durableId="653B4093"/>
  <w16cid:commentId w16cid:paraId="370960A2" w16cid:durableId="304B6993"/>
  <w16cid:commentId w16cid:paraId="7DCD00B0" w16cid:durableId="692D44F5"/>
  <w16cid:commentId w16cid:paraId="6E5BC4FE" w16cid:durableId="33E3EA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F3"/>
    <w:rsid w:val="0000012B"/>
    <w:rsid w:val="00003A2F"/>
    <w:rsid w:val="000050E1"/>
    <w:rsid w:val="00014AD7"/>
    <w:rsid w:val="00050DD0"/>
    <w:rsid w:val="000666FB"/>
    <w:rsid w:val="00070D24"/>
    <w:rsid w:val="000A324E"/>
    <w:rsid w:val="000A3500"/>
    <w:rsid w:val="000A4347"/>
    <w:rsid w:val="000A7AFC"/>
    <w:rsid w:val="000B7BC4"/>
    <w:rsid w:val="00114A0F"/>
    <w:rsid w:val="00114EB8"/>
    <w:rsid w:val="001206DA"/>
    <w:rsid w:val="001375CF"/>
    <w:rsid w:val="00167D6D"/>
    <w:rsid w:val="00190806"/>
    <w:rsid w:val="00197BBD"/>
    <w:rsid w:val="001A2241"/>
    <w:rsid w:val="001C067C"/>
    <w:rsid w:val="001C4C0B"/>
    <w:rsid w:val="001D4F8B"/>
    <w:rsid w:val="001F5233"/>
    <w:rsid w:val="001F5BCA"/>
    <w:rsid w:val="001F7D8E"/>
    <w:rsid w:val="00214C2D"/>
    <w:rsid w:val="00255C13"/>
    <w:rsid w:val="002626B0"/>
    <w:rsid w:val="0026657D"/>
    <w:rsid w:val="00266706"/>
    <w:rsid w:val="002766CC"/>
    <w:rsid w:val="002A3FBB"/>
    <w:rsid w:val="002A479E"/>
    <w:rsid w:val="002C5D5F"/>
    <w:rsid w:val="002E46E9"/>
    <w:rsid w:val="002E5959"/>
    <w:rsid w:val="002E5ED9"/>
    <w:rsid w:val="00330CF3"/>
    <w:rsid w:val="0035237C"/>
    <w:rsid w:val="00367E14"/>
    <w:rsid w:val="0037143B"/>
    <w:rsid w:val="00374AA0"/>
    <w:rsid w:val="003A6804"/>
    <w:rsid w:val="003C2D53"/>
    <w:rsid w:val="003C58DE"/>
    <w:rsid w:val="003D60F1"/>
    <w:rsid w:val="003D6CA6"/>
    <w:rsid w:val="003F6E17"/>
    <w:rsid w:val="00442989"/>
    <w:rsid w:val="00450866"/>
    <w:rsid w:val="004716E8"/>
    <w:rsid w:val="00473BE5"/>
    <w:rsid w:val="004818F2"/>
    <w:rsid w:val="004860E1"/>
    <w:rsid w:val="00487904"/>
    <w:rsid w:val="004935ED"/>
    <w:rsid w:val="004B2F59"/>
    <w:rsid w:val="004E5660"/>
    <w:rsid w:val="00526940"/>
    <w:rsid w:val="00531250"/>
    <w:rsid w:val="00543B05"/>
    <w:rsid w:val="00547889"/>
    <w:rsid w:val="00564822"/>
    <w:rsid w:val="00582013"/>
    <w:rsid w:val="005A1623"/>
    <w:rsid w:val="005A79B0"/>
    <w:rsid w:val="005B6A29"/>
    <w:rsid w:val="005C31DF"/>
    <w:rsid w:val="005C6F93"/>
    <w:rsid w:val="005D388C"/>
    <w:rsid w:val="005F7998"/>
    <w:rsid w:val="006015A5"/>
    <w:rsid w:val="0062281F"/>
    <w:rsid w:val="0064092F"/>
    <w:rsid w:val="0065021E"/>
    <w:rsid w:val="00651837"/>
    <w:rsid w:val="00660B76"/>
    <w:rsid w:val="00691B71"/>
    <w:rsid w:val="00695CA9"/>
    <w:rsid w:val="006B199B"/>
    <w:rsid w:val="006B3562"/>
    <w:rsid w:val="006D25B4"/>
    <w:rsid w:val="006E0833"/>
    <w:rsid w:val="006F1A03"/>
    <w:rsid w:val="006F2D7B"/>
    <w:rsid w:val="006F4DF2"/>
    <w:rsid w:val="007019FD"/>
    <w:rsid w:val="00712D79"/>
    <w:rsid w:val="007303E4"/>
    <w:rsid w:val="00732ECC"/>
    <w:rsid w:val="007868E2"/>
    <w:rsid w:val="007B0BED"/>
    <w:rsid w:val="007C6D15"/>
    <w:rsid w:val="007D1692"/>
    <w:rsid w:val="007E3BFB"/>
    <w:rsid w:val="00803954"/>
    <w:rsid w:val="00817274"/>
    <w:rsid w:val="0081748D"/>
    <w:rsid w:val="00820AA1"/>
    <w:rsid w:val="00827CE5"/>
    <w:rsid w:val="00834F9A"/>
    <w:rsid w:val="00850F23"/>
    <w:rsid w:val="00851EA7"/>
    <w:rsid w:val="008612FF"/>
    <w:rsid w:val="0088090B"/>
    <w:rsid w:val="008B2FFE"/>
    <w:rsid w:val="008C54A1"/>
    <w:rsid w:val="008E6C1F"/>
    <w:rsid w:val="008F0C3F"/>
    <w:rsid w:val="008F2A47"/>
    <w:rsid w:val="008F3DB5"/>
    <w:rsid w:val="0090096C"/>
    <w:rsid w:val="009231EE"/>
    <w:rsid w:val="0099241F"/>
    <w:rsid w:val="009A44AB"/>
    <w:rsid w:val="009A6E14"/>
    <w:rsid w:val="009F1A29"/>
    <w:rsid w:val="00A243DD"/>
    <w:rsid w:val="00A32462"/>
    <w:rsid w:val="00A454CD"/>
    <w:rsid w:val="00A72628"/>
    <w:rsid w:val="00A82E68"/>
    <w:rsid w:val="00AB0041"/>
    <w:rsid w:val="00AB1484"/>
    <w:rsid w:val="00AC76F7"/>
    <w:rsid w:val="00B1570D"/>
    <w:rsid w:val="00B15C5B"/>
    <w:rsid w:val="00B26412"/>
    <w:rsid w:val="00B34CD6"/>
    <w:rsid w:val="00B5290D"/>
    <w:rsid w:val="00B629A2"/>
    <w:rsid w:val="00B81A6C"/>
    <w:rsid w:val="00B9425C"/>
    <w:rsid w:val="00BA0D5A"/>
    <w:rsid w:val="00BA46C5"/>
    <w:rsid w:val="00BC1454"/>
    <w:rsid w:val="00BC71D0"/>
    <w:rsid w:val="00BF6D4D"/>
    <w:rsid w:val="00C07F02"/>
    <w:rsid w:val="00C176DA"/>
    <w:rsid w:val="00C40FC8"/>
    <w:rsid w:val="00C85C82"/>
    <w:rsid w:val="00CB3667"/>
    <w:rsid w:val="00CB62F7"/>
    <w:rsid w:val="00CC5397"/>
    <w:rsid w:val="00CD25C5"/>
    <w:rsid w:val="00CD455E"/>
    <w:rsid w:val="00CF6624"/>
    <w:rsid w:val="00D242C8"/>
    <w:rsid w:val="00D40F6D"/>
    <w:rsid w:val="00D76419"/>
    <w:rsid w:val="00D858F3"/>
    <w:rsid w:val="00D9721D"/>
    <w:rsid w:val="00DB14D0"/>
    <w:rsid w:val="00DC69DF"/>
    <w:rsid w:val="00DD2490"/>
    <w:rsid w:val="00DE74D4"/>
    <w:rsid w:val="00E246AB"/>
    <w:rsid w:val="00E248E6"/>
    <w:rsid w:val="00E92AAE"/>
    <w:rsid w:val="00E945D4"/>
    <w:rsid w:val="00EB7254"/>
    <w:rsid w:val="00ED5533"/>
    <w:rsid w:val="00EE5E2D"/>
    <w:rsid w:val="00EF01A5"/>
    <w:rsid w:val="00EF5504"/>
    <w:rsid w:val="00EF6C0C"/>
    <w:rsid w:val="00F036FF"/>
    <w:rsid w:val="00F60A3F"/>
    <w:rsid w:val="00F804E1"/>
    <w:rsid w:val="00FA0F91"/>
    <w:rsid w:val="00FA2022"/>
    <w:rsid w:val="00FA233F"/>
    <w:rsid w:val="00FD7003"/>
    <w:rsid w:val="00FE4BF9"/>
    <w:rsid w:val="00FF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45E4"/>
  <w15:chartTrackingRefBased/>
  <w15:docId w15:val="{23B6CCDC-DF24-4238-AEF3-9A8D095D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6E0833"/>
  </w:style>
  <w:style w:type="paragraph" w:customStyle="1" w:styleId="Caption1">
    <w:name w:val="Caption1"/>
    <w:basedOn w:val="Normal"/>
    <w:next w:val="Normal"/>
    <w:autoRedefine/>
    <w:uiPriority w:val="35"/>
    <w:unhideWhenUsed/>
    <w:qFormat/>
    <w:rsid w:val="006E0833"/>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6E0833"/>
    <w:pPr>
      <w:tabs>
        <w:tab w:val="center" w:pos="4680"/>
        <w:tab w:val="right" w:pos="9360"/>
      </w:tabs>
    </w:pPr>
  </w:style>
  <w:style w:type="character" w:customStyle="1" w:styleId="HeaderChar">
    <w:name w:val="Header Char"/>
    <w:basedOn w:val="DefaultParagraphFont"/>
    <w:link w:val="Header1"/>
    <w:uiPriority w:val="99"/>
    <w:rsid w:val="006E0833"/>
    <w:rPr>
      <w:rFonts w:ascii="Times New Roman" w:hAnsi="Times New Roman"/>
    </w:rPr>
  </w:style>
  <w:style w:type="paragraph" w:customStyle="1" w:styleId="Footer1">
    <w:name w:val="Footer1"/>
    <w:basedOn w:val="Normal"/>
    <w:next w:val="Footer"/>
    <w:link w:val="FooterChar"/>
    <w:uiPriority w:val="99"/>
    <w:unhideWhenUsed/>
    <w:rsid w:val="006E0833"/>
    <w:pPr>
      <w:tabs>
        <w:tab w:val="center" w:pos="4680"/>
        <w:tab w:val="right" w:pos="9360"/>
      </w:tabs>
    </w:pPr>
  </w:style>
  <w:style w:type="character" w:customStyle="1" w:styleId="FooterChar">
    <w:name w:val="Footer Char"/>
    <w:basedOn w:val="DefaultParagraphFont"/>
    <w:link w:val="Footer1"/>
    <w:uiPriority w:val="99"/>
    <w:rsid w:val="006E0833"/>
    <w:rPr>
      <w:rFonts w:ascii="Times New Roman" w:hAnsi="Times New Roman"/>
    </w:rPr>
  </w:style>
  <w:style w:type="paragraph" w:customStyle="1" w:styleId="TOCHeading1">
    <w:name w:val="TOC Heading1"/>
    <w:basedOn w:val="Heading1"/>
    <w:next w:val="Normal"/>
    <w:uiPriority w:val="39"/>
    <w:unhideWhenUsed/>
    <w:qFormat/>
    <w:rsid w:val="006E0833"/>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6E0833"/>
    <w:pPr>
      <w:spacing w:after="100"/>
    </w:pPr>
    <w:rPr>
      <w:kern w:val="0"/>
      <w:sz w:val="24"/>
      <w:szCs w:val="24"/>
      <w14:ligatures w14:val="none"/>
    </w:rPr>
  </w:style>
  <w:style w:type="character" w:customStyle="1" w:styleId="Hyperlink1">
    <w:name w:val="Hyperlink1"/>
    <w:basedOn w:val="DefaultParagraphFont"/>
    <w:uiPriority w:val="99"/>
    <w:unhideWhenUsed/>
    <w:rsid w:val="006E0833"/>
    <w:rPr>
      <w:color w:val="0563C1"/>
      <w:u w:val="single"/>
    </w:rPr>
  </w:style>
  <w:style w:type="paragraph" w:customStyle="1" w:styleId="TableofFigures1">
    <w:name w:val="Table of Figures1"/>
    <w:basedOn w:val="Normal"/>
    <w:next w:val="Normal"/>
    <w:uiPriority w:val="99"/>
    <w:unhideWhenUsed/>
    <w:rsid w:val="006E0833"/>
    <w:rPr>
      <w:kern w:val="0"/>
      <w:sz w:val="24"/>
      <w:szCs w:val="24"/>
      <w14:ligatures w14:val="none"/>
    </w:rPr>
  </w:style>
  <w:style w:type="paragraph" w:customStyle="1" w:styleId="TOC21">
    <w:name w:val="TOC 21"/>
    <w:basedOn w:val="Normal"/>
    <w:next w:val="Normal"/>
    <w:autoRedefine/>
    <w:uiPriority w:val="39"/>
    <w:unhideWhenUsed/>
    <w:rsid w:val="006E0833"/>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6E0833"/>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6E0833"/>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6E0833"/>
    <w:rPr>
      <w:color w:val="954F72"/>
      <w:u w:val="single"/>
    </w:rPr>
  </w:style>
  <w:style w:type="character" w:styleId="PlaceholderText">
    <w:name w:val="Placeholder Text"/>
    <w:basedOn w:val="DefaultParagraphFont"/>
    <w:uiPriority w:val="99"/>
    <w:semiHidden/>
    <w:rsid w:val="006E0833"/>
    <w:rPr>
      <w:color w:val="808080"/>
    </w:rPr>
  </w:style>
  <w:style w:type="paragraph" w:customStyle="1" w:styleId="BalloonText1">
    <w:name w:val="Balloon Text1"/>
    <w:basedOn w:val="Normal"/>
    <w:next w:val="BalloonText"/>
    <w:link w:val="BalloonTextChar"/>
    <w:uiPriority w:val="99"/>
    <w:semiHidden/>
    <w:unhideWhenUsed/>
    <w:rsid w:val="006E0833"/>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6E0833"/>
    <w:rPr>
      <w:rFonts w:ascii="Segoe UI" w:hAnsi="Segoe UI" w:cs="Segoe UI"/>
      <w:sz w:val="18"/>
      <w:szCs w:val="18"/>
    </w:rPr>
  </w:style>
  <w:style w:type="character" w:styleId="UnresolvedMention">
    <w:name w:val="Unresolved Mention"/>
    <w:basedOn w:val="DefaultParagraphFont"/>
    <w:uiPriority w:val="99"/>
    <w:semiHidden/>
    <w:unhideWhenUsed/>
    <w:rsid w:val="006E0833"/>
    <w:rPr>
      <w:color w:val="605E5C"/>
      <w:shd w:val="clear" w:color="auto" w:fill="E1DFDD"/>
    </w:rPr>
  </w:style>
  <w:style w:type="paragraph" w:customStyle="1" w:styleId="Bibliography1">
    <w:name w:val="Bibliography1"/>
    <w:basedOn w:val="Normal"/>
    <w:next w:val="Normal"/>
    <w:uiPriority w:val="37"/>
    <w:unhideWhenUsed/>
    <w:rsid w:val="006E0833"/>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6E0833"/>
    <w:rPr>
      <w:sz w:val="16"/>
      <w:szCs w:val="16"/>
    </w:rPr>
  </w:style>
  <w:style w:type="paragraph" w:customStyle="1" w:styleId="CommentText1">
    <w:name w:val="Comment Text1"/>
    <w:basedOn w:val="Normal"/>
    <w:next w:val="CommentText"/>
    <w:link w:val="CommentTextChar"/>
    <w:uiPriority w:val="99"/>
    <w:unhideWhenUsed/>
    <w:rsid w:val="006E0833"/>
  </w:style>
  <w:style w:type="character" w:customStyle="1" w:styleId="CommentTextChar">
    <w:name w:val="Comment Text Char"/>
    <w:basedOn w:val="DefaultParagraphFont"/>
    <w:link w:val="CommentText1"/>
    <w:uiPriority w:val="99"/>
    <w:rsid w:val="006E0833"/>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6E0833"/>
    <w:rPr>
      <w:b/>
      <w:bCs/>
    </w:rPr>
  </w:style>
  <w:style w:type="character" w:customStyle="1" w:styleId="CommentSubjectChar">
    <w:name w:val="Comment Subject Char"/>
    <w:basedOn w:val="CommentTextChar"/>
    <w:link w:val="CommentSubject"/>
    <w:uiPriority w:val="99"/>
    <w:semiHidden/>
    <w:rsid w:val="006E0833"/>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6E0833"/>
    <w:rPr>
      <w:sz w:val="24"/>
      <w:szCs w:val="24"/>
    </w:rPr>
  </w:style>
  <w:style w:type="paragraph" w:customStyle="1" w:styleId="msonormal0">
    <w:name w:val="msonormal"/>
    <w:basedOn w:val="Normal"/>
    <w:rsid w:val="006E0833"/>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6E0833"/>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6E0833"/>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6E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6E0833"/>
  </w:style>
  <w:style w:type="character" w:customStyle="1" w:styleId="FootnoteTextChar">
    <w:name w:val="Footnote Text Char"/>
    <w:basedOn w:val="DefaultParagraphFont"/>
    <w:link w:val="FootnoteText1"/>
    <w:uiPriority w:val="99"/>
    <w:semiHidden/>
    <w:rsid w:val="006E0833"/>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6E0833"/>
    <w:rPr>
      <w:vertAlign w:val="superscript"/>
    </w:rPr>
  </w:style>
  <w:style w:type="paragraph" w:styleId="NormalWeb">
    <w:name w:val="Normal (Web)"/>
    <w:basedOn w:val="Normal"/>
    <w:uiPriority w:val="99"/>
    <w:unhideWhenUsed/>
    <w:rsid w:val="006E0833"/>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6E0833"/>
    <w:pPr>
      <w:tabs>
        <w:tab w:val="center" w:pos="4680"/>
        <w:tab w:val="right" w:pos="9360"/>
      </w:tabs>
    </w:pPr>
  </w:style>
  <w:style w:type="character" w:customStyle="1" w:styleId="HeaderChar1">
    <w:name w:val="Header Char1"/>
    <w:basedOn w:val="DefaultParagraphFont"/>
    <w:link w:val="Header"/>
    <w:uiPriority w:val="99"/>
    <w:semiHidden/>
    <w:rsid w:val="006E0833"/>
  </w:style>
  <w:style w:type="paragraph" w:styleId="Footer">
    <w:name w:val="footer"/>
    <w:basedOn w:val="Normal"/>
    <w:link w:val="FooterChar1"/>
    <w:uiPriority w:val="99"/>
    <w:semiHidden/>
    <w:unhideWhenUsed/>
    <w:rsid w:val="006E0833"/>
    <w:pPr>
      <w:tabs>
        <w:tab w:val="center" w:pos="4680"/>
        <w:tab w:val="right" w:pos="9360"/>
      </w:tabs>
    </w:pPr>
  </w:style>
  <w:style w:type="character" w:customStyle="1" w:styleId="FooterChar1">
    <w:name w:val="Footer Char1"/>
    <w:basedOn w:val="DefaultParagraphFont"/>
    <w:link w:val="Footer"/>
    <w:uiPriority w:val="99"/>
    <w:semiHidden/>
    <w:rsid w:val="006E0833"/>
  </w:style>
  <w:style w:type="character" w:styleId="Hyperlink">
    <w:name w:val="Hyperlink"/>
    <w:basedOn w:val="DefaultParagraphFont"/>
    <w:uiPriority w:val="99"/>
    <w:semiHidden/>
    <w:unhideWhenUsed/>
    <w:rsid w:val="006E0833"/>
    <w:rPr>
      <w:color w:val="467886" w:themeColor="hyperlink"/>
      <w:u w:val="single"/>
    </w:rPr>
  </w:style>
  <w:style w:type="character" w:styleId="FollowedHyperlink">
    <w:name w:val="FollowedHyperlink"/>
    <w:basedOn w:val="DefaultParagraphFont"/>
    <w:uiPriority w:val="99"/>
    <w:semiHidden/>
    <w:unhideWhenUsed/>
    <w:rsid w:val="006E0833"/>
    <w:rPr>
      <w:color w:val="96607D" w:themeColor="followedHyperlink"/>
      <w:u w:val="single"/>
    </w:rPr>
  </w:style>
  <w:style w:type="paragraph" w:styleId="BalloonText">
    <w:name w:val="Balloon Text"/>
    <w:basedOn w:val="Normal"/>
    <w:link w:val="BalloonTextChar1"/>
    <w:uiPriority w:val="99"/>
    <w:semiHidden/>
    <w:unhideWhenUsed/>
    <w:rsid w:val="006E0833"/>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6E0833"/>
    <w:rPr>
      <w:rFonts w:ascii="Segoe UI" w:hAnsi="Segoe UI" w:cs="Segoe UI"/>
      <w:sz w:val="18"/>
      <w:szCs w:val="18"/>
    </w:rPr>
  </w:style>
  <w:style w:type="paragraph" w:styleId="CommentText">
    <w:name w:val="annotation text"/>
    <w:basedOn w:val="Normal"/>
    <w:link w:val="CommentTextChar1"/>
    <w:uiPriority w:val="99"/>
    <w:unhideWhenUsed/>
    <w:rsid w:val="006E0833"/>
  </w:style>
  <w:style w:type="character" w:customStyle="1" w:styleId="CommentTextChar1">
    <w:name w:val="Comment Text Char1"/>
    <w:basedOn w:val="DefaultParagraphFont"/>
    <w:link w:val="CommentText"/>
    <w:uiPriority w:val="99"/>
    <w:rsid w:val="006E0833"/>
  </w:style>
  <w:style w:type="paragraph" w:styleId="CommentSubject">
    <w:name w:val="annotation subject"/>
    <w:basedOn w:val="CommentText"/>
    <w:next w:val="CommentText"/>
    <w:link w:val="CommentSubjectChar"/>
    <w:uiPriority w:val="99"/>
    <w:semiHidden/>
    <w:unhideWhenUsed/>
    <w:rsid w:val="006E0833"/>
    <w:rPr>
      <w:b/>
      <w:bCs/>
    </w:rPr>
  </w:style>
  <w:style w:type="character" w:customStyle="1" w:styleId="CommentSubjectChar1">
    <w:name w:val="Comment Subject Char1"/>
    <w:basedOn w:val="CommentTextChar1"/>
    <w:uiPriority w:val="99"/>
    <w:semiHidden/>
    <w:rsid w:val="006E0833"/>
    <w:rPr>
      <w:b/>
      <w:bCs/>
    </w:rPr>
  </w:style>
  <w:style w:type="paragraph" w:styleId="Revision">
    <w:name w:val="Revision"/>
    <w:hidden/>
    <w:uiPriority w:val="99"/>
    <w:semiHidden/>
    <w:rsid w:val="006E0833"/>
  </w:style>
  <w:style w:type="paragraph" w:styleId="FootnoteText">
    <w:name w:val="footnote text"/>
    <w:basedOn w:val="Normal"/>
    <w:link w:val="FootnoteTextChar1"/>
    <w:uiPriority w:val="99"/>
    <w:semiHidden/>
    <w:unhideWhenUsed/>
    <w:rsid w:val="006E0833"/>
  </w:style>
  <w:style w:type="character" w:customStyle="1" w:styleId="FootnoteTextChar1">
    <w:name w:val="Footnote Text Char1"/>
    <w:basedOn w:val="DefaultParagraphFont"/>
    <w:link w:val="FootnoteText"/>
    <w:uiPriority w:val="99"/>
    <w:semiHidden/>
    <w:rsid w:val="006E0833"/>
  </w:style>
  <w:style w:type="paragraph" w:styleId="Bibliography">
    <w:name w:val="Bibliography"/>
    <w:basedOn w:val="Normal"/>
    <w:next w:val="Normal"/>
    <w:uiPriority w:val="37"/>
    <w:unhideWhenUsed/>
    <w:rsid w:val="00C85C8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svg"/><Relationship Id="rId5" Type="http://schemas.openxmlformats.org/officeDocument/2006/relationships/comments" Target="comments.xml"/><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1629</TotalTime>
  <Pages>45</Pages>
  <Words>48350</Words>
  <Characters>275599</Characters>
  <Application>Microsoft Office Word</Application>
  <DocSecurity>0</DocSecurity>
  <Lines>2296</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133</cp:revision>
  <dcterms:created xsi:type="dcterms:W3CDTF">2025-11-10T20:13:00Z</dcterms:created>
  <dcterms:modified xsi:type="dcterms:W3CDTF">2025-11-27T00:32:00Z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id="Mduaq9Rp"/&gt;&lt;style id="http://www.zotero.org/styles/ecology" hasBibliography="1" bibliographyStyleHasBeenSet="1"/&gt;&lt;prefs&gt;&lt;pref name="fieldType" value="Field"/&gt;&lt;/prefs&gt;&lt;/data&gt;</vt:lpwstr>
  </property>
</Properties>
</file>